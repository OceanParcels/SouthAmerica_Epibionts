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A4CF3" w14:textId="77777777" w:rsidR="00D65787" w:rsidRPr="00E60FE3" w:rsidRDefault="00D65787" w:rsidP="00D65787">
      <w:pPr>
        <w:rPr>
          <w:rFonts w:ascii="Times New Roman" w:hAnsi="Times New Roman" w:cs="Times New Roman"/>
          <w:b/>
          <w:sz w:val="24"/>
          <w:szCs w:val="24"/>
          <w:lang w:val="en-GB"/>
        </w:rPr>
      </w:pPr>
      <w:r w:rsidRPr="00E60FE3">
        <w:rPr>
          <w:rFonts w:ascii="Times New Roman" w:hAnsi="Times New Roman" w:cs="Times New Roman"/>
          <w:b/>
          <w:sz w:val="24"/>
          <w:szCs w:val="24"/>
          <w:lang w:val="en-GB"/>
        </w:rPr>
        <w:t>ELECTRONIC SUPPLEMENT</w:t>
      </w:r>
    </w:p>
    <w:p w14:paraId="494BA21D" w14:textId="77777777" w:rsidR="00E60FE3" w:rsidRDefault="00E60FE3" w:rsidP="00D65787">
      <w:pPr>
        <w:rPr>
          <w:rFonts w:ascii="Times New Roman" w:hAnsi="Times New Roman" w:cs="Times New Roman"/>
          <w:b/>
          <w:sz w:val="24"/>
          <w:szCs w:val="24"/>
          <w:lang w:val="en-GB"/>
        </w:rPr>
      </w:pPr>
    </w:p>
    <w:p w14:paraId="6E82D346" w14:textId="3FD0705F" w:rsidR="00D65787" w:rsidRPr="00E60FE3" w:rsidRDefault="00D65787" w:rsidP="00D65787">
      <w:pPr>
        <w:rPr>
          <w:rFonts w:ascii="Times New Roman" w:hAnsi="Times New Roman" w:cs="Times New Roman"/>
          <w:b/>
          <w:i/>
          <w:iCs/>
          <w:sz w:val="24"/>
          <w:szCs w:val="24"/>
          <w:lang w:val="en-GB"/>
        </w:rPr>
      </w:pPr>
      <w:r w:rsidRPr="00E60FE3">
        <w:rPr>
          <w:rFonts w:ascii="Times New Roman" w:hAnsi="Times New Roman" w:cs="Times New Roman"/>
          <w:b/>
          <w:sz w:val="24"/>
          <w:szCs w:val="24"/>
          <w:lang w:val="en-GB"/>
        </w:rPr>
        <w:t xml:space="preserve">Appendix 1: </w:t>
      </w:r>
      <w:r w:rsidR="00E60FE3" w:rsidRPr="00E60FE3">
        <w:rPr>
          <w:rFonts w:ascii="Times New Roman" w:hAnsi="Times New Roman" w:cs="Times New Roman"/>
          <w:b/>
          <w:i/>
          <w:iCs/>
          <w:sz w:val="24"/>
          <w:szCs w:val="24"/>
          <w:lang w:val="en-GB"/>
        </w:rPr>
        <w:t xml:space="preserve">The </w:t>
      </w:r>
      <w:r w:rsidRPr="00E60FE3">
        <w:rPr>
          <w:rFonts w:ascii="Times New Roman" w:hAnsi="Times New Roman" w:cs="Times New Roman"/>
          <w:b/>
          <w:i/>
          <w:iCs/>
          <w:sz w:val="24"/>
          <w:szCs w:val="24"/>
          <w:lang w:val="en-GB"/>
        </w:rPr>
        <w:t>central and southern East Pacific coast</w:t>
      </w:r>
      <w:r w:rsidR="00E60FE3" w:rsidRPr="00E60FE3">
        <w:rPr>
          <w:rFonts w:ascii="Times New Roman" w:hAnsi="Times New Roman" w:cs="Times New Roman"/>
          <w:b/>
          <w:i/>
          <w:iCs/>
          <w:sz w:val="24"/>
          <w:szCs w:val="24"/>
          <w:lang w:val="en-GB"/>
        </w:rPr>
        <w:t xml:space="preserve"> as</w:t>
      </w:r>
      <w:r w:rsidR="00FC0469">
        <w:rPr>
          <w:rFonts w:ascii="Times New Roman" w:hAnsi="Times New Roman" w:cs="Times New Roman"/>
          <w:b/>
          <w:i/>
          <w:iCs/>
          <w:sz w:val="24"/>
          <w:szCs w:val="24"/>
          <w:lang w:val="en-GB"/>
        </w:rPr>
        <w:t xml:space="preserve"> a</w:t>
      </w:r>
      <w:r w:rsidR="00E60FE3" w:rsidRPr="00E60FE3">
        <w:rPr>
          <w:rFonts w:ascii="Times New Roman" w:hAnsi="Times New Roman" w:cs="Times New Roman"/>
          <w:b/>
          <w:i/>
          <w:iCs/>
          <w:sz w:val="24"/>
          <w:szCs w:val="24"/>
          <w:lang w:val="en-GB"/>
        </w:rPr>
        <w:t xml:space="preserve"> model system</w:t>
      </w:r>
    </w:p>
    <w:p w14:paraId="2BF0144D" w14:textId="36F9D471" w:rsidR="00D65787" w:rsidRPr="0087333D" w:rsidRDefault="00D65787" w:rsidP="00D65787">
      <w:pPr>
        <w:rPr>
          <w:rFonts w:ascii="Times New Roman" w:hAnsi="Times New Roman" w:cs="Times New Roman"/>
          <w:sz w:val="24"/>
          <w:szCs w:val="24"/>
          <w:lang w:val="en-GB"/>
        </w:rPr>
      </w:pPr>
      <w:r w:rsidRPr="0087333D">
        <w:rPr>
          <w:rFonts w:ascii="Times New Roman" w:hAnsi="Times New Roman" w:cs="Times New Roman"/>
          <w:sz w:val="24"/>
          <w:szCs w:val="24"/>
          <w:lang w:val="en-GB"/>
        </w:rPr>
        <w:t xml:space="preserve">The </w:t>
      </w:r>
      <w:r w:rsidR="008D4D10">
        <w:rPr>
          <w:rFonts w:ascii="Times New Roman" w:hAnsi="Times New Roman" w:cs="Times New Roman"/>
          <w:sz w:val="24"/>
          <w:szCs w:val="24"/>
          <w:lang w:val="en-GB"/>
        </w:rPr>
        <w:t xml:space="preserve">large-scale </w:t>
      </w:r>
      <w:r w:rsidRPr="0087333D">
        <w:rPr>
          <w:rFonts w:ascii="Times New Roman" w:hAnsi="Times New Roman" w:cs="Times New Roman"/>
          <w:sz w:val="24"/>
          <w:szCs w:val="24"/>
          <w:lang w:val="en-GB"/>
        </w:rPr>
        <w:t>oceanographic circulation along the East Pacific coast is dominated by the California Current System (CCS)</w:t>
      </w:r>
      <w:r w:rsidR="00FC0469">
        <w:rPr>
          <w:rFonts w:ascii="Times New Roman" w:hAnsi="Times New Roman" w:cs="Times New Roman"/>
          <w:sz w:val="24"/>
          <w:szCs w:val="24"/>
          <w:lang w:val="en-GB"/>
        </w:rPr>
        <w:t>,</w:t>
      </w:r>
      <w:r w:rsidRPr="0087333D">
        <w:rPr>
          <w:rFonts w:ascii="Times New Roman" w:hAnsi="Times New Roman" w:cs="Times New Roman"/>
          <w:sz w:val="24"/>
          <w:szCs w:val="24"/>
          <w:lang w:val="en-GB"/>
        </w:rPr>
        <w:t xml:space="preserve"> </w:t>
      </w:r>
      <w:r w:rsidR="009778A8" w:rsidRPr="0087333D">
        <w:rPr>
          <w:rFonts w:ascii="Times New Roman" w:hAnsi="Times New Roman" w:cs="Times New Roman"/>
          <w:sz w:val="24"/>
          <w:szCs w:val="24"/>
          <w:lang w:val="en-GB"/>
        </w:rPr>
        <w:t>flowing</w:t>
      </w:r>
      <w:r w:rsidRPr="0087333D">
        <w:rPr>
          <w:rFonts w:ascii="Times New Roman" w:hAnsi="Times New Roman" w:cs="Times New Roman"/>
          <w:sz w:val="24"/>
          <w:szCs w:val="24"/>
          <w:lang w:val="en-GB"/>
        </w:rPr>
        <w:t xml:space="preserve"> </w:t>
      </w:r>
      <w:r w:rsidR="008D4D10">
        <w:rPr>
          <w:rFonts w:ascii="Times New Roman" w:hAnsi="Times New Roman" w:cs="Times New Roman"/>
          <w:sz w:val="24"/>
          <w:szCs w:val="24"/>
          <w:lang w:val="en-GB"/>
        </w:rPr>
        <w:t xml:space="preserve">from the north </w:t>
      </w:r>
      <w:r w:rsidRPr="0087333D">
        <w:rPr>
          <w:rFonts w:ascii="Times New Roman" w:hAnsi="Times New Roman" w:cs="Times New Roman"/>
          <w:sz w:val="24"/>
          <w:szCs w:val="24"/>
          <w:lang w:val="en-GB"/>
        </w:rPr>
        <w:t xml:space="preserve">in equatorward direction along the coast of </w:t>
      </w:r>
      <w:r w:rsidR="008D4D10">
        <w:rPr>
          <w:rFonts w:ascii="Times New Roman" w:hAnsi="Times New Roman" w:cs="Times New Roman"/>
          <w:sz w:val="24"/>
          <w:szCs w:val="24"/>
          <w:lang w:val="en-GB"/>
        </w:rPr>
        <w:t xml:space="preserve">California and </w:t>
      </w:r>
      <w:r w:rsidRPr="0087333D">
        <w:rPr>
          <w:rFonts w:ascii="Times New Roman" w:hAnsi="Times New Roman" w:cs="Times New Roman"/>
          <w:sz w:val="24"/>
          <w:szCs w:val="24"/>
          <w:lang w:val="en-GB"/>
        </w:rPr>
        <w:t>Baja California (Mexico), the Equatorial Current System (ECS)</w:t>
      </w:r>
      <w:r w:rsidR="009778A8" w:rsidRPr="0087333D">
        <w:rPr>
          <w:rFonts w:ascii="Times New Roman" w:hAnsi="Times New Roman" w:cs="Times New Roman"/>
          <w:sz w:val="24"/>
          <w:szCs w:val="24"/>
          <w:lang w:val="en-GB"/>
        </w:rPr>
        <w:t>,</w:t>
      </w:r>
      <w:r w:rsidRPr="0087333D">
        <w:rPr>
          <w:rFonts w:ascii="Times New Roman" w:hAnsi="Times New Roman" w:cs="Times New Roman"/>
          <w:sz w:val="24"/>
          <w:szCs w:val="24"/>
          <w:lang w:val="en-GB"/>
        </w:rPr>
        <w:t xml:space="preserve"> and the Humboldt Current System (HCS), which flows </w:t>
      </w:r>
      <w:r w:rsidR="008D4D10">
        <w:rPr>
          <w:rFonts w:ascii="Times New Roman" w:hAnsi="Times New Roman" w:cs="Times New Roman"/>
          <w:sz w:val="24"/>
          <w:szCs w:val="24"/>
          <w:lang w:val="en-GB"/>
        </w:rPr>
        <w:t xml:space="preserve">from the south </w:t>
      </w:r>
      <w:r w:rsidRPr="0087333D">
        <w:rPr>
          <w:rFonts w:ascii="Times New Roman" w:hAnsi="Times New Roman" w:cs="Times New Roman"/>
          <w:sz w:val="24"/>
          <w:szCs w:val="24"/>
          <w:lang w:val="en-GB"/>
        </w:rPr>
        <w:t>in equatorward direction along the coasts of Chile, Peru</w:t>
      </w:r>
      <w:r w:rsidR="00F1759E">
        <w:rPr>
          <w:rFonts w:ascii="Times New Roman" w:hAnsi="Times New Roman" w:cs="Times New Roman"/>
          <w:sz w:val="24"/>
          <w:szCs w:val="24"/>
          <w:lang w:val="en-GB"/>
        </w:rPr>
        <w:t>,</w:t>
      </w:r>
      <w:r w:rsidRPr="0087333D">
        <w:rPr>
          <w:rFonts w:ascii="Times New Roman" w:hAnsi="Times New Roman" w:cs="Times New Roman"/>
          <w:sz w:val="24"/>
          <w:szCs w:val="24"/>
          <w:lang w:val="en-GB"/>
        </w:rPr>
        <w:t xml:space="preserve"> and Ecuador. The CCS and the HCS are Eastern Boundary Currents with intense coastal upwelling, </w:t>
      </w:r>
      <w:r w:rsidR="008D4D10">
        <w:rPr>
          <w:rFonts w:ascii="Times New Roman" w:hAnsi="Times New Roman" w:cs="Times New Roman"/>
          <w:sz w:val="24"/>
          <w:szCs w:val="24"/>
          <w:lang w:val="en-GB"/>
        </w:rPr>
        <w:t>where</w:t>
      </w:r>
      <w:r w:rsidRPr="0087333D">
        <w:rPr>
          <w:rFonts w:ascii="Times New Roman" w:hAnsi="Times New Roman" w:cs="Times New Roman"/>
          <w:sz w:val="24"/>
          <w:szCs w:val="24"/>
          <w:lang w:val="en-GB"/>
        </w:rPr>
        <w:t xml:space="preserve"> </w:t>
      </w:r>
      <w:r w:rsidR="00FA2D7E" w:rsidRPr="0087333D">
        <w:rPr>
          <w:rFonts w:ascii="Times New Roman" w:hAnsi="Times New Roman" w:cs="Times New Roman"/>
          <w:sz w:val="24"/>
          <w:szCs w:val="24"/>
          <w:lang w:val="en-GB"/>
        </w:rPr>
        <w:t xml:space="preserve">broad-scale </w:t>
      </w:r>
      <w:r w:rsidRPr="0087333D">
        <w:rPr>
          <w:rFonts w:ascii="Times New Roman" w:hAnsi="Times New Roman" w:cs="Times New Roman"/>
          <w:sz w:val="24"/>
          <w:szCs w:val="24"/>
          <w:lang w:val="en-GB"/>
        </w:rPr>
        <w:t xml:space="preserve">offshore transport of surface waters pushes floating items </w:t>
      </w:r>
      <w:r w:rsidR="00F5065A">
        <w:rPr>
          <w:rFonts w:ascii="Times New Roman" w:hAnsi="Times New Roman" w:cs="Times New Roman"/>
          <w:sz w:val="24"/>
          <w:szCs w:val="24"/>
          <w:lang w:val="en-GB"/>
        </w:rPr>
        <w:t xml:space="preserve">away </w:t>
      </w:r>
      <w:r w:rsidRPr="0087333D">
        <w:rPr>
          <w:rFonts w:ascii="Times New Roman" w:hAnsi="Times New Roman" w:cs="Times New Roman"/>
          <w:sz w:val="24"/>
          <w:szCs w:val="24"/>
          <w:lang w:val="en-GB"/>
        </w:rPr>
        <w:t>from the coast towards the open ocean (Miranda-Urbina et al. 2015; van Gennip et al. 2019)</w:t>
      </w:r>
      <w:r w:rsidR="007205F8">
        <w:rPr>
          <w:rFonts w:ascii="Times New Roman" w:hAnsi="Times New Roman" w:cs="Times New Roman"/>
          <w:sz w:val="24"/>
          <w:szCs w:val="24"/>
          <w:lang w:val="en-GB"/>
        </w:rPr>
        <w:t xml:space="preserve"> or blocks oceanic litter from reaching the coast (</w:t>
      </w:r>
      <w:proofErr w:type="spellStart"/>
      <w:r w:rsidR="007205F8">
        <w:rPr>
          <w:rFonts w:ascii="Times New Roman" w:hAnsi="Times New Roman" w:cs="Times New Roman"/>
          <w:sz w:val="24"/>
          <w:szCs w:val="24"/>
          <w:lang w:val="en-GB"/>
        </w:rPr>
        <w:t>Ribi</w:t>
      </w:r>
      <w:r w:rsidR="006F519C">
        <w:rPr>
          <w:rFonts w:ascii="Times New Roman" w:hAnsi="Times New Roman" w:cs="Times New Roman"/>
          <w:sz w:val="24"/>
          <w:szCs w:val="24"/>
          <w:lang w:val="en-GB"/>
        </w:rPr>
        <w:t>c</w:t>
      </w:r>
      <w:proofErr w:type="spellEnd"/>
      <w:r w:rsidR="006F519C">
        <w:rPr>
          <w:rFonts w:ascii="Times New Roman" w:hAnsi="Times New Roman" w:cs="Times New Roman"/>
          <w:sz w:val="24"/>
          <w:szCs w:val="24"/>
          <w:lang w:val="en-GB"/>
        </w:rPr>
        <w:t xml:space="preserve"> et al. 2012</w:t>
      </w:r>
      <w:r w:rsidR="007205F8">
        <w:rPr>
          <w:rFonts w:ascii="Times New Roman" w:hAnsi="Times New Roman" w:cs="Times New Roman"/>
          <w:sz w:val="24"/>
          <w:szCs w:val="24"/>
          <w:lang w:val="en-GB"/>
        </w:rPr>
        <w:t>)</w:t>
      </w:r>
      <w:r w:rsidRPr="0087333D">
        <w:rPr>
          <w:rFonts w:ascii="Times New Roman" w:hAnsi="Times New Roman" w:cs="Times New Roman"/>
          <w:sz w:val="24"/>
          <w:szCs w:val="24"/>
          <w:lang w:val="en-GB"/>
        </w:rPr>
        <w:t xml:space="preserve">. </w:t>
      </w:r>
      <w:r w:rsidR="00F5065A">
        <w:rPr>
          <w:rFonts w:ascii="Times New Roman" w:hAnsi="Times New Roman" w:cs="Times New Roman"/>
          <w:sz w:val="24"/>
          <w:szCs w:val="24"/>
          <w:lang w:val="en-GB"/>
        </w:rPr>
        <w:t>Consequently, the litter found on the shores of these countries does not come from the ocean, as is being reflected in the high proportion of local sources (</w:t>
      </w:r>
      <w:r w:rsidR="00244E64">
        <w:rPr>
          <w:rFonts w:ascii="Times New Roman" w:hAnsi="Times New Roman" w:cs="Times New Roman"/>
          <w:sz w:val="24"/>
          <w:szCs w:val="24"/>
          <w:lang w:val="en-GB"/>
        </w:rPr>
        <w:t xml:space="preserve">80% </w:t>
      </w:r>
      <w:r w:rsidR="00F5065A">
        <w:rPr>
          <w:rFonts w:ascii="Times New Roman" w:hAnsi="Times New Roman" w:cs="Times New Roman"/>
          <w:sz w:val="24"/>
          <w:szCs w:val="24"/>
          <w:lang w:val="en-GB"/>
        </w:rPr>
        <w:t xml:space="preserve">- 100%; </w:t>
      </w:r>
      <w:proofErr w:type="spellStart"/>
      <w:r w:rsidR="00D25360">
        <w:rPr>
          <w:rFonts w:ascii="Times New Roman" w:hAnsi="Times New Roman" w:cs="Times New Roman"/>
          <w:sz w:val="24"/>
          <w:szCs w:val="24"/>
          <w:lang w:val="en-GB"/>
        </w:rPr>
        <w:t>Onink</w:t>
      </w:r>
      <w:proofErr w:type="spellEnd"/>
      <w:r w:rsidR="00D25360">
        <w:rPr>
          <w:rFonts w:ascii="Times New Roman" w:hAnsi="Times New Roman" w:cs="Times New Roman"/>
          <w:sz w:val="24"/>
          <w:szCs w:val="24"/>
          <w:lang w:val="en-GB"/>
        </w:rPr>
        <w:t xml:space="preserve"> et al. 2021). </w:t>
      </w:r>
      <w:r w:rsidR="00D82567">
        <w:rPr>
          <w:rFonts w:ascii="Times New Roman" w:hAnsi="Times New Roman" w:cs="Times New Roman"/>
          <w:sz w:val="24"/>
          <w:szCs w:val="24"/>
          <w:lang w:val="en-GB"/>
        </w:rPr>
        <w:t>Generally, l</w:t>
      </w:r>
      <w:r w:rsidR="00173DD4">
        <w:rPr>
          <w:rFonts w:ascii="Times New Roman" w:hAnsi="Times New Roman" w:cs="Times New Roman"/>
          <w:sz w:val="24"/>
          <w:szCs w:val="24"/>
          <w:lang w:val="en-GB"/>
        </w:rPr>
        <w:t xml:space="preserve">and sources are </w:t>
      </w:r>
      <w:r w:rsidR="000216DC">
        <w:rPr>
          <w:rFonts w:ascii="Times New Roman" w:hAnsi="Times New Roman" w:cs="Times New Roman"/>
          <w:sz w:val="24"/>
          <w:szCs w:val="24"/>
          <w:lang w:val="en-GB"/>
        </w:rPr>
        <w:t xml:space="preserve">activities on the coast </w:t>
      </w:r>
      <w:r w:rsidR="00D82567">
        <w:rPr>
          <w:rFonts w:ascii="Times New Roman" w:hAnsi="Times New Roman" w:cs="Times New Roman"/>
          <w:sz w:val="24"/>
          <w:szCs w:val="24"/>
          <w:lang w:val="en-GB"/>
        </w:rPr>
        <w:t>where</w:t>
      </w:r>
      <w:r w:rsidRPr="0087333D">
        <w:rPr>
          <w:rFonts w:ascii="Times New Roman" w:hAnsi="Times New Roman" w:cs="Times New Roman"/>
          <w:sz w:val="24"/>
          <w:szCs w:val="24"/>
          <w:lang w:val="en-GB"/>
        </w:rPr>
        <w:t xml:space="preserve"> the contribution of litter via rivers is comparatively low because many mountain-fed watersheds are short and/or dry (California, Peru, C</w:t>
      </w:r>
      <w:r w:rsidR="0087333D" w:rsidRPr="0087333D">
        <w:rPr>
          <w:rFonts w:ascii="Times New Roman" w:hAnsi="Times New Roman" w:cs="Times New Roman"/>
          <w:sz w:val="24"/>
          <w:szCs w:val="24"/>
          <w:lang w:val="en-GB"/>
        </w:rPr>
        <w:t>hile). Coastal population</w:t>
      </w:r>
      <w:r w:rsidRPr="0087333D">
        <w:rPr>
          <w:rFonts w:ascii="Times New Roman" w:hAnsi="Times New Roman" w:cs="Times New Roman"/>
          <w:sz w:val="24"/>
          <w:szCs w:val="24"/>
          <w:lang w:val="en-GB"/>
        </w:rPr>
        <w:t>s (</w:t>
      </w:r>
      <w:proofErr w:type="spellStart"/>
      <w:r w:rsidRPr="0087333D">
        <w:rPr>
          <w:rFonts w:ascii="Times New Roman" w:hAnsi="Times New Roman" w:cs="Times New Roman"/>
          <w:sz w:val="24"/>
          <w:szCs w:val="24"/>
          <w:lang w:val="en-GB"/>
        </w:rPr>
        <w:t>Chenillat</w:t>
      </w:r>
      <w:proofErr w:type="spellEnd"/>
      <w:r w:rsidRPr="0087333D">
        <w:rPr>
          <w:rFonts w:ascii="Times New Roman" w:hAnsi="Times New Roman" w:cs="Times New Roman"/>
          <w:sz w:val="24"/>
          <w:szCs w:val="24"/>
          <w:lang w:val="en-GB"/>
        </w:rPr>
        <w:t xml:space="preserve"> et al. 2021) or fisheries off the coasts of Peru and northern Chile (van Gennip et al. 2019) are important sources of floating marine litter that ends up in the South Pacific Subtropical Gyre (SPSG). Oceanographic models described similar dynamics of litter </w:t>
      </w:r>
      <w:r w:rsidR="00010C4D">
        <w:rPr>
          <w:rFonts w:ascii="Times New Roman" w:hAnsi="Times New Roman" w:cs="Times New Roman"/>
          <w:sz w:val="24"/>
          <w:szCs w:val="24"/>
          <w:lang w:val="en-GB"/>
        </w:rPr>
        <w:t>transport</w:t>
      </w:r>
      <w:r w:rsidR="00010C4D" w:rsidRPr="0087333D">
        <w:rPr>
          <w:rFonts w:ascii="Times New Roman" w:hAnsi="Times New Roman" w:cs="Times New Roman"/>
          <w:sz w:val="24"/>
          <w:szCs w:val="24"/>
          <w:lang w:val="en-GB"/>
        </w:rPr>
        <w:t xml:space="preserve"> </w:t>
      </w:r>
      <w:r w:rsidRPr="0087333D">
        <w:rPr>
          <w:rFonts w:ascii="Times New Roman" w:hAnsi="Times New Roman" w:cs="Times New Roman"/>
          <w:sz w:val="24"/>
          <w:szCs w:val="24"/>
          <w:lang w:val="en-GB"/>
        </w:rPr>
        <w:t xml:space="preserve">in the North Pacific Ocean where buoyant plastics </w:t>
      </w:r>
      <w:r w:rsidR="00010C4D">
        <w:rPr>
          <w:rFonts w:ascii="Times New Roman" w:hAnsi="Times New Roman" w:cs="Times New Roman"/>
          <w:sz w:val="24"/>
          <w:szCs w:val="24"/>
          <w:lang w:val="en-GB"/>
        </w:rPr>
        <w:t>accumulate</w:t>
      </w:r>
      <w:r w:rsidRPr="0087333D">
        <w:rPr>
          <w:rFonts w:ascii="Times New Roman" w:hAnsi="Times New Roman" w:cs="Times New Roman"/>
          <w:sz w:val="24"/>
          <w:szCs w:val="24"/>
          <w:lang w:val="en-GB"/>
        </w:rPr>
        <w:t xml:space="preserve"> off the coast (Wilcox et al. 2015; Good et al. 2020) and within the North Pacific Subtropical Gyre (NPSG), eventually stranding on the Hawaiian coast (Kubota 1994). </w:t>
      </w:r>
      <w:r w:rsidR="006F4E1F">
        <w:rPr>
          <w:rFonts w:ascii="Times New Roman" w:hAnsi="Times New Roman" w:cs="Times New Roman"/>
          <w:sz w:val="24"/>
          <w:szCs w:val="24"/>
          <w:lang w:val="en-GB"/>
        </w:rPr>
        <w:t xml:space="preserve">Even though large-scale models predict that litter in the open ocean is accumulated in the </w:t>
      </w:r>
      <w:proofErr w:type="spellStart"/>
      <w:r w:rsidR="006F4E1F">
        <w:rPr>
          <w:rFonts w:ascii="Times New Roman" w:hAnsi="Times New Roman" w:cs="Times New Roman"/>
          <w:sz w:val="24"/>
          <w:szCs w:val="24"/>
          <w:lang w:val="en-GB"/>
        </w:rPr>
        <w:t>center</w:t>
      </w:r>
      <w:proofErr w:type="spellEnd"/>
      <w:r w:rsidR="006F4E1F">
        <w:rPr>
          <w:rFonts w:ascii="Times New Roman" w:hAnsi="Times New Roman" w:cs="Times New Roman"/>
          <w:sz w:val="24"/>
          <w:szCs w:val="24"/>
          <w:lang w:val="en-GB"/>
        </w:rPr>
        <w:t xml:space="preserve"> of the gyres, </w:t>
      </w:r>
      <w:r w:rsidR="0079047D">
        <w:rPr>
          <w:rFonts w:ascii="Times New Roman" w:hAnsi="Times New Roman" w:cs="Times New Roman"/>
          <w:sz w:val="24"/>
          <w:szCs w:val="24"/>
          <w:lang w:val="en-GB"/>
        </w:rPr>
        <w:t xml:space="preserve">recent </w:t>
      </w:r>
      <w:r w:rsidR="006F4E1F">
        <w:rPr>
          <w:rFonts w:ascii="Times New Roman" w:hAnsi="Times New Roman" w:cs="Times New Roman"/>
          <w:sz w:val="24"/>
          <w:szCs w:val="24"/>
          <w:lang w:val="en-GB"/>
        </w:rPr>
        <w:t>modelling efforts</w:t>
      </w:r>
      <w:r w:rsidR="0079047D">
        <w:rPr>
          <w:rFonts w:ascii="Times New Roman" w:hAnsi="Times New Roman" w:cs="Times New Roman"/>
          <w:sz w:val="24"/>
          <w:szCs w:val="24"/>
          <w:lang w:val="en-GB"/>
        </w:rPr>
        <w:t xml:space="preserve"> </w:t>
      </w:r>
      <w:r w:rsidR="0083503F">
        <w:rPr>
          <w:rFonts w:ascii="Times New Roman" w:hAnsi="Times New Roman" w:cs="Times New Roman"/>
          <w:sz w:val="24"/>
          <w:szCs w:val="24"/>
          <w:lang w:val="en-GB"/>
        </w:rPr>
        <w:t xml:space="preserve">indicate that </w:t>
      </w:r>
      <w:r w:rsidR="006F4E1F">
        <w:rPr>
          <w:rFonts w:ascii="Times New Roman" w:hAnsi="Times New Roman" w:cs="Times New Roman"/>
          <w:sz w:val="24"/>
          <w:szCs w:val="24"/>
          <w:lang w:val="en-GB"/>
        </w:rPr>
        <w:t>large</w:t>
      </w:r>
      <w:r w:rsidR="00E62D9A">
        <w:rPr>
          <w:rFonts w:ascii="Times New Roman" w:hAnsi="Times New Roman" w:cs="Times New Roman"/>
          <w:sz w:val="24"/>
          <w:szCs w:val="24"/>
          <w:lang w:val="en-GB"/>
        </w:rPr>
        <w:t xml:space="preserve"> amounts of</w:t>
      </w:r>
      <w:r w:rsidR="0079047D">
        <w:rPr>
          <w:rFonts w:ascii="Times New Roman" w:hAnsi="Times New Roman" w:cs="Times New Roman"/>
          <w:sz w:val="24"/>
          <w:szCs w:val="24"/>
          <w:lang w:val="en-GB"/>
        </w:rPr>
        <w:t xml:space="preserve"> buoyant plastic </w:t>
      </w:r>
      <w:r w:rsidR="0079047D">
        <w:rPr>
          <w:rFonts w:ascii="Times New Roman" w:hAnsi="Times New Roman" w:cs="Times New Roman"/>
          <w:sz w:val="24"/>
          <w:szCs w:val="24"/>
          <w:lang w:val="en-GB"/>
        </w:rPr>
        <w:lastRenderedPageBreak/>
        <w:t xml:space="preserve">litter remain </w:t>
      </w:r>
      <w:r w:rsidR="00B67321">
        <w:rPr>
          <w:rFonts w:ascii="Times New Roman" w:hAnsi="Times New Roman" w:cs="Times New Roman"/>
          <w:sz w:val="24"/>
          <w:szCs w:val="24"/>
          <w:lang w:val="en-GB"/>
        </w:rPr>
        <w:t>close to the shorelines</w:t>
      </w:r>
      <w:r w:rsidR="00841AD7">
        <w:rPr>
          <w:rFonts w:ascii="Times New Roman" w:hAnsi="Times New Roman" w:cs="Times New Roman"/>
          <w:sz w:val="24"/>
          <w:szCs w:val="24"/>
          <w:lang w:val="en-GB"/>
        </w:rPr>
        <w:t xml:space="preserve"> </w:t>
      </w:r>
      <w:r w:rsidR="00365870">
        <w:rPr>
          <w:rFonts w:ascii="Times New Roman" w:hAnsi="Times New Roman" w:cs="Times New Roman"/>
          <w:sz w:val="24"/>
          <w:szCs w:val="24"/>
          <w:lang w:val="en-GB"/>
        </w:rPr>
        <w:t xml:space="preserve">during </w:t>
      </w:r>
      <w:r w:rsidR="00E3525C">
        <w:rPr>
          <w:rFonts w:ascii="Times New Roman" w:hAnsi="Times New Roman" w:cs="Times New Roman"/>
          <w:sz w:val="24"/>
          <w:szCs w:val="24"/>
          <w:lang w:val="en-GB"/>
        </w:rPr>
        <w:t>the first years after release from land sources (</w:t>
      </w:r>
      <w:proofErr w:type="spellStart"/>
      <w:r w:rsidR="00365870">
        <w:rPr>
          <w:rFonts w:ascii="Times New Roman" w:hAnsi="Times New Roman" w:cs="Times New Roman"/>
          <w:sz w:val="24"/>
          <w:szCs w:val="24"/>
          <w:lang w:val="en-GB"/>
        </w:rPr>
        <w:t>Onink</w:t>
      </w:r>
      <w:proofErr w:type="spellEnd"/>
      <w:r w:rsidR="00365870">
        <w:rPr>
          <w:rFonts w:ascii="Times New Roman" w:hAnsi="Times New Roman" w:cs="Times New Roman"/>
          <w:sz w:val="24"/>
          <w:szCs w:val="24"/>
          <w:lang w:val="en-GB"/>
        </w:rPr>
        <w:t xml:space="preserve"> et al. 2021). </w:t>
      </w:r>
    </w:p>
    <w:p w14:paraId="37579DC7" w14:textId="204800E6" w:rsidR="00D65787" w:rsidRPr="0087333D" w:rsidRDefault="00D65787" w:rsidP="00984B65">
      <w:pPr>
        <w:ind w:firstLine="708"/>
        <w:rPr>
          <w:rFonts w:ascii="Times New Roman" w:hAnsi="Times New Roman" w:cs="Times New Roman"/>
          <w:sz w:val="24"/>
          <w:szCs w:val="24"/>
          <w:lang w:val="en-GB"/>
        </w:rPr>
      </w:pPr>
      <w:r w:rsidRPr="0087333D">
        <w:rPr>
          <w:rFonts w:ascii="Times New Roman" w:hAnsi="Times New Roman" w:cs="Times New Roman"/>
          <w:sz w:val="24"/>
          <w:szCs w:val="24"/>
          <w:lang w:val="en-GB"/>
        </w:rPr>
        <w:t xml:space="preserve">The ECS is located between latitudes of </w:t>
      </w:r>
      <w:r w:rsidR="00366BCD">
        <w:rPr>
          <w:rFonts w:ascii="Times New Roman" w:hAnsi="Times New Roman" w:cs="Times New Roman"/>
          <w:sz w:val="24"/>
          <w:szCs w:val="24"/>
          <w:lang w:val="en-GB"/>
        </w:rPr>
        <w:t>15</w:t>
      </w:r>
      <w:r w:rsidRPr="0087333D">
        <w:rPr>
          <w:rFonts w:ascii="Times New Roman" w:hAnsi="Times New Roman" w:cs="Times New Roman"/>
          <w:sz w:val="24"/>
          <w:szCs w:val="24"/>
          <w:lang w:val="en-GB"/>
        </w:rPr>
        <w:t xml:space="preserve">°N and 5°S and includes a complex system of east- and westward currents, the North Equatorial Current (NEC), the North Equatorial </w:t>
      </w:r>
      <w:proofErr w:type="spellStart"/>
      <w:r w:rsidRPr="0087333D">
        <w:rPr>
          <w:rFonts w:ascii="Times New Roman" w:hAnsi="Times New Roman" w:cs="Times New Roman"/>
          <w:sz w:val="24"/>
          <w:szCs w:val="24"/>
          <w:lang w:val="en-GB"/>
        </w:rPr>
        <w:t>Countercurrent</w:t>
      </w:r>
      <w:proofErr w:type="spellEnd"/>
      <w:r w:rsidRPr="0087333D">
        <w:rPr>
          <w:rFonts w:ascii="Times New Roman" w:hAnsi="Times New Roman" w:cs="Times New Roman"/>
          <w:sz w:val="24"/>
          <w:szCs w:val="24"/>
          <w:lang w:val="en-GB"/>
        </w:rPr>
        <w:t xml:space="preserve"> (NECC)</w:t>
      </w:r>
      <w:r w:rsidR="00B66291">
        <w:rPr>
          <w:rFonts w:ascii="Times New Roman" w:hAnsi="Times New Roman" w:cs="Times New Roman"/>
          <w:sz w:val="24"/>
          <w:szCs w:val="24"/>
          <w:lang w:val="en-GB"/>
        </w:rPr>
        <w:t>,</w:t>
      </w:r>
      <w:r w:rsidRPr="0087333D">
        <w:rPr>
          <w:rFonts w:ascii="Times New Roman" w:hAnsi="Times New Roman" w:cs="Times New Roman"/>
          <w:sz w:val="24"/>
          <w:szCs w:val="24"/>
          <w:lang w:val="en-GB"/>
        </w:rPr>
        <w:t xml:space="preserve"> and the South Equatorial Current (SEC) (Fiedler &amp; Lavin 2017).</w:t>
      </w:r>
      <w:r w:rsidR="00702C78">
        <w:rPr>
          <w:rFonts w:ascii="Times New Roman" w:hAnsi="Times New Roman" w:cs="Times New Roman"/>
          <w:sz w:val="24"/>
          <w:szCs w:val="24"/>
          <w:lang w:val="en-GB"/>
        </w:rPr>
        <w:t xml:space="preserve"> </w:t>
      </w:r>
      <w:r w:rsidR="00CB4F6B">
        <w:rPr>
          <w:rFonts w:ascii="Times New Roman" w:hAnsi="Times New Roman" w:cs="Times New Roman"/>
          <w:sz w:val="24"/>
          <w:szCs w:val="24"/>
          <w:lang w:val="en-GB"/>
        </w:rPr>
        <w:t>Oceanographic models indicate that</w:t>
      </w:r>
      <w:r w:rsidR="00AB4F6A">
        <w:rPr>
          <w:rFonts w:ascii="Times New Roman" w:hAnsi="Times New Roman" w:cs="Times New Roman"/>
          <w:sz w:val="24"/>
          <w:szCs w:val="24"/>
          <w:lang w:val="en-GB"/>
        </w:rPr>
        <w:t xml:space="preserve"> </w:t>
      </w:r>
      <w:r w:rsidR="0033013B">
        <w:rPr>
          <w:rFonts w:ascii="Times New Roman" w:hAnsi="Times New Roman" w:cs="Times New Roman"/>
          <w:sz w:val="24"/>
          <w:szCs w:val="24"/>
          <w:lang w:val="en-GB"/>
        </w:rPr>
        <w:t xml:space="preserve">the </w:t>
      </w:r>
      <w:r w:rsidR="00AB4F6A">
        <w:rPr>
          <w:rFonts w:ascii="Times New Roman" w:hAnsi="Times New Roman" w:cs="Times New Roman"/>
          <w:sz w:val="24"/>
          <w:szCs w:val="24"/>
          <w:lang w:val="en-GB"/>
        </w:rPr>
        <w:t>Central America</w:t>
      </w:r>
      <w:r w:rsidR="0033013B">
        <w:rPr>
          <w:rFonts w:ascii="Times New Roman" w:hAnsi="Times New Roman" w:cs="Times New Roman"/>
          <w:sz w:val="24"/>
          <w:szCs w:val="24"/>
          <w:lang w:val="en-GB"/>
        </w:rPr>
        <w:t>n</w:t>
      </w:r>
      <w:r w:rsidR="00AB4F6A">
        <w:rPr>
          <w:rFonts w:ascii="Times New Roman" w:hAnsi="Times New Roman" w:cs="Times New Roman"/>
          <w:sz w:val="24"/>
          <w:szCs w:val="24"/>
          <w:lang w:val="en-GB"/>
        </w:rPr>
        <w:t xml:space="preserve"> </w:t>
      </w:r>
      <w:r w:rsidR="00CB4F6B">
        <w:rPr>
          <w:rFonts w:ascii="Times New Roman" w:hAnsi="Times New Roman" w:cs="Times New Roman"/>
          <w:sz w:val="24"/>
          <w:szCs w:val="24"/>
          <w:lang w:val="en-GB"/>
        </w:rPr>
        <w:t xml:space="preserve">coast </w:t>
      </w:r>
      <w:r w:rsidR="00AB4F6A">
        <w:rPr>
          <w:rFonts w:ascii="Times New Roman" w:hAnsi="Times New Roman" w:cs="Times New Roman"/>
          <w:sz w:val="24"/>
          <w:szCs w:val="24"/>
          <w:lang w:val="en-GB"/>
        </w:rPr>
        <w:t xml:space="preserve">is receiving </w:t>
      </w:r>
      <w:r w:rsidR="00CB4F6B">
        <w:rPr>
          <w:rFonts w:ascii="Times New Roman" w:hAnsi="Times New Roman" w:cs="Times New Roman"/>
          <w:sz w:val="24"/>
          <w:szCs w:val="24"/>
          <w:lang w:val="en-GB"/>
        </w:rPr>
        <w:t>floating plastic from the ocean</w:t>
      </w:r>
      <w:r w:rsidR="00F65CA0">
        <w:rPr>
          <w:rFonts w:ascii="Times New Roman" w:hAnsi="Times New Roman" w:cs="Times New Roman"/>
          <w:sz w:val="24"/>
          <w:szCs w:val="24"/>
          <w:lang w:val="en-GB"/>
        </w:rPr>
        <w:t xml:space="preserve"> </w:t>
      </w:r>
      <w:r w:rsidR="00AB4F6A">
        <w:rPr>
          <w:rFonts w:ascii="Times New Roman" w:hAnsi="Times New Roman" w:cs="Times New Roman"/>
          <w:sz w:val="24"/>
          <w:szCs w:val="24"/>
          <w:lang w:val="en-GB"/>
        </w:rPr>
        <w:t>wit</w:t>
      </w:r>
      <w:r w:rsidR="0033013B">
        <w:rPr>
          <w:rFonts w:ascii="Times New Roman" w:hAnsi="Times New Roman" w:cs="Times New Roman"/>
          <w:sz w:val="24"/>
          <w:szCs w:val="24"/>
          <w:lang w:val="en-GB"/>
        </w:rPr>
        <w:t>h</w:t>
      </w:r>
      <w:r w:rsidR="00F5065A">
        <w:rPr>
          <w:rFonts w:ascii="Times New Roman" w:hAnsi="Times New Roman" w:cs="Times New Roman"/>
          <w:sz w:val="24"/>
          <w:szCs w:val="24"/>
          <w:lang w:val="en-GB"/>
        </w:rPr>
        <w:t xml:space="preserve"> estimate</w:t>
      </w:r>
      <w:r w:rsidR="00AB4F6A">
        <w:rPr>
          <w:rFonts w:ascii="Times New Roman" w:hAnsi="Times New Roman" w:cs="Times New Roman"/>
          <w:sz w:val="24"/>
          <w:szCs w:val="24"/>
          <w:lang w:val="en-GB"/>
        </w:rPr>
        <w:t xml:space="preserve">s </w:t>
      </w:r>
      <w:r w:rsidR="00AC5868">
        <w:rPr>
          <w:rFonts w:ascii="Times New Roman" w:hAnsi="Times New Roman" w:cs="Times New Roman"/>
          <w:sz w:val="24"/>
          <w:szCs w:val="24"/>
          <w:lang w:val="en-GB"/>
        </w:rPr>
        <w:t>ranging</w:t>
      </w:r>
      <w:r w:rsidR="00F65CA0">
        <w:rPr>
          <w:rFonts w:ascii="Times New Roman" w:hAnsi="Times New Roman" w:cs="Times New Roman"/>
          <w:sz w:val="24"/>
          <w:szCs w:val="24"/>
          <w:lang w:val="en-GB"/>
        </w:rPr>
        <w:t xml:space="preserve"> </w:t>
      </w:r>
      <w:r w:rsidR="00F5065A">
        <w:rPr>
          <w:rFonts w:ascii="Times New Roman" w:hAnsi="Times New Roman" w:cs="Times New Roman"/>
          <w:sz w:val="24"/>
          <w:szCs w:val="24"/>
          <w:lang w:val="en-GB"/>
        </w:rPr>
        <w:t>from</w:t>
      </w:r>
      <w:r w:rsidR="00F65CA0">
        <w:rPr>
          <w:rFonts w:ascii="Times New Roman" w:hAnsi="Times New Roman" w:cs="Times New Roman"/>
          <w:sz w:val="24"/>
          <w:szCs w:val="24"/>
          <w:lang w:val="en-GB"/>
        </w:rPr>
        <w:t xml:space="preserve"> </w:t>
      </w:r>
      <w:r w:rsidR="0033013B">
        <w:rPr>
          <w:rFonts w:ascii="Times New Roman" w:hAnsi="Times New Roman" w:cs="Times New Roman"/>
          <w:sz w:val="24"/>
          <w:szCs w:val="24"/>
          <w:lang w:val="en-GB"/>
        </w:rPr>
        <w:t>20</w:t>
      </w:r>
      <w:r w:rsidR="008649B8">
        <w:rPr>
          <w:rFonts w:ascii="Times New Roman" w:hAnsi="Times New Roman" w:cs="Times New Roman"/>
          <w:sz w:val="24"/>
          <w:szCs w:val="24"/>
          <w:lang w:val="en-GB"/>
        </w:rPr>
        <w:t xml:space="preserve">% </w:t>
      </w:r>
      <w:r w:rsidR="00F5065A">
        <w:rPr>
          <w:rFonts w:ascii="Times New Roman" w:hAnsi="Times New Roman" w:cs="Times New Roman"/>
          <w:sz w:val="24"/>
          <w:szCs w:val="24"/>
          <w:lang w:val="en-GB"/>
        </w:rPr>
        <w:t>to</w:t>
      </w:r>
      <w:r w:rsidR="008649B8">
        <w:rPr>
          <w:rFonts w:ascii="Times New Roman" w:hAnsi="Times New Roman" w:cs="Times New Roman"/>
          <w:sz w:val="24"/>
          <w:szCs w:val="24"/>
          <w:lang w:val="en-GB"/>
        </w:rPr>
        <w:t xml:space="preserve"> </w:t>
      </w:r>
      <w:r w:rsidR="0033013B">
        <w:rPr>
          <w:rFonts w:ascii="Times New Roman" w:hAnsi="Times New Roman" w:cs="Times New Roman"/>
          <w:sz w:val="24"/>
          <w:szCs w:val="24"/>
          <w:lang w:val="en-GB"/>
        </w:rPr>
        <w:t>80</w:t>
      </w:r>
      <w:r w:rsidR="004F482E">
        <w:rPr>
          <w:rFonts w:ascii="Times New Roman" w:hAnsi="Times New Roman" w:cs="Times New Roman"/>
          <w:sz w:val="24"/>
          <w:szCs w:val="24"/>
          <w:lang w:val="en-GB"/>
        </w:rPr>
        <w:t xml:space="preserve">% of </w:t>
      </w:r>
      <w:r w:rsidR="00F5065A">
        <w:rPr>
          <w:rFonts w:ascii="Times New Roman" w:hAnsi="Times New Roman" w:cs="Times New Roman"/>
          <w:sz w:val="24"/>
          <w:szCs w:val="24"/>
          <w:lang w:val="en-GB"/>
        </w:rPr>
        <w:t>strand</w:t>
      </w:r>
      <w:r w:rsidR="004F482E">
        <w:rPr>
          <w:rFonts w:ascii="Times New Roman" w:hAnsi="Times New Roman" w:cs="Times New Roman"/>
          <w:sz w:val="24"/>
          <w:szCs w:val="24"/>
          <w:lang w:val="en-GB"/>
        </w:rPr>
        <w:t xml:space="preserve">ed floating plastic coming from </w:t>
      </w:r>
      <w:r w:rsidR="00F5065A">
        <w:rPr>
          <w:rFonts w:ascii="Times New Roman" w:hAnsi="Times New Roman" w:cs="Times New Roman"/>
          <w:sz w:val="24"/>
          <w:szCs w:val="24"/>
          <w:lang w:val="en-GB"/>
        </w:rPr>
        <w:t>distant</w:t>
      </w:r>
      <w:r w:rsidR="004F482E">
        <w:rPr>
          <w:rFonts w:ascii="Times New Roman" w:hAnsi="Times New Roman" w:cs="Times New Roman"/>
          <w:sz w:val="24"/>
          <w:szCs w:val="24"/>
          <w:lang w:val="en-GB"/>
        </w:rPr>
        <w:t xml:space="preserve"> sources</w:t>
      </w:r>
      <w:r w:rsidR="00AC5868">
        <w:rPr>
          <w:rFonts w:ascii="Times New Roman" w:hAnsi="Times New Roman" w:cs="Times New Roman"/>
          <w:sz w:val="24"/>
          <w:szCs w:val="24"/>
          <w:lang w:val="en-GB"/>
        </w:rPr>
        <w:t xml:space="preserve"> (</w:t>
      </w:r>
      <w:proofErr w:type="spellStart"/>
      <w:r w:rsidR="00AC5868">
        <w:rPr>
          <w:rFonts w:ascii="Times New Roman" w:hAnsi="Times New Roman" w:cs="Times New Roman"/>
          <w:sz w:val="24"/>
          <w:szCs w:val="24"/>
          <w:lang w:val="en-GB"/>
        </w:rPr>
        <w:t>Onink</w:t>
      </w:r>
      <w:proofErr w:type="spellEnd"/>
      <w:r w:rsidR="00AC5868">
        <w:rPr>
          <w:rFonts w:ascii="Times New Roman" w:hAnsi="Times New Roman" w:cs="Times New Roman"/>
          <w:sz w:val="24"/>
          <w:szCs w:val="24"/>
          <w:lang w:val="en-GB"/>
        </w:rPr>
        <w:t xml:space="preserve"> et al. 2021).</w:t>
      </w:r>
      <w:r w:rsidR="004F482E">
        <w:rPr>
          <w:rFonts w:ascii="Times New Roman" w:hAnsi="Times New Roman" w:cs="Times New Roman"/>
          <w:sz w:val="24"/>
          <w:szCs w:val="24"/>
          <w:lang w:val="en-GB"/>
        </w:rPr>
        <w:t xml:space="preserve"> </w:t>
      </w:r>
      <w:r w:rsidRPr="0087333D">
        <w:rPr>
          <w:rFonts w:ascii="Times New Roman" w:hAnsi="Times New Roman" w:cs="Times New Roman"/>
          <w:sz w:val="24"/>
          <w:szCs w:val="24"/>
          <w:lang w:val="en-GB"/>
        </w:rPr>
        <w:t>In this region</w:t>
      </w:r>
      <w:r w:rsidR="00094652">
        <w:rPr>
          <w:rFonts w:ascii="Times New Roman" w:hAnsi="Times New Roman" w:cs="Times New Roman"/>
          <w:sz w:val="24"/>
          <w:szCs w:val="24"/>
          <w:lang w:val="en-GB"/>
        </w:rPr>
        <w:t>,</w:t>
      </w:r>
      <w:r w:rsidRPr="0087333D">
        <w:rPr>
          <w:rFonts w:ascii="Times New Roman" w:hAnsi="Times New Roman" w:cs="Times New Roman"/>
          <w:sz w:val="24"/>
          <w:szCs w:val="24"/>
          <w:lang w:val="en-GB"/>
        </w:rPr>
        <w:t xml:space="preserve"> the large-scale oceanic circulation overlaps with meso-scale processes </w:t>
      </w:r>
      <w:r w:rsidR="00366BCD">
        <w:rPr>
          <w:rFonts w:ascii="Times New Roman" w:hAnsi="Times New Roman" w:cs="Times New Roman"/>
          <w:sz w:val="24"/>
          <w:szCs w:val="24"/>
          <w:lang w:val="en-GB"/>
        </w:rPr>
        <w:t>over</w:t>
      </w:r>
      <w:r w:rsidRPr="0087333D">
        <w:rPr>
          <w:rFonts w:ascii="Times New Roman" w:hAnsi="Times New Roman" w:cs="Times New Roman"/>
          <w:sz w:val="24"/>
          <w:szCs w:val="24"/>
          <w:lang w:val="en-GB"/>
        </w:rPr>
        <w:t xml:space="preserve"> the continental shelf</w:t>
      </w:r>
      <w:r w:rsidR="00FF6ACE">
        <w:rPr>
          <w:rFonts w:ascii="Times New Roman" w:hAnsi="Times New Roman" w:cs="Times New Roman"/>
          <w:sz w:val="24"/>
          <w:szCs w:val="24"/>
          <w:lang w:val="en-GB"/>
        </w:rPr>
        <w:t xml:space="preserve"> (Rodríguez</w:t>
      </w:r>
      <w:r w:rsidR="0040709B">
        <w:rPr>
          <w:rFonts w:ascii="Times New Roman" w:hAnsi="Times New Roman" w:cs="Times New Roman"/>
          <w:sz w:val="24"/>
          <w:szCs w:val="24"/>
          <w:lang w:val="en-GB"/>
        </w:rPr>
        <w:t>-Rubio &amp; Schneider, 2003)</w:t>
      </w:r>
      <w:r w:rsidRPr="0087333D">
        <w:rPr>
          <w:rFonts w:ascii="Times New Roman" w:hAnsi="Times New Roman" w:cs="Times New Roman"/>
          <w:sz w:val="24"/>
          <w:szCs w:val="24"/>
          <w:lang w:val="en-GB"/>
        </w:rPr>
        <w:t xml:space="preserve">, where </w:t>
      </w:r>
      <w:r w:rsidR="00366BCD">
        <w:rPr>
          <w:rFonts w:ascii="Times New Roman" w:hAnsi="Times New Roman" w:cs="Times New Roman"/>
          <w:sz w:val="24"/>
          <w:szCs w:val="24"/>
          <w:lang w:val="en-GB"/>
        </w:rPr>
        <w:t xml:space="preserve">local </w:t>
      </w:r>
      <w:r w:rsidRPr="0087333D">
        <w:rPr>
          <w:rFonts w:ascii="Times New Roman" w:hAnsi="Times New Roman" w:cs="Times New Roman"/>
          <w:sz w:val="24"/>
          <w:szCs w:val="24"/>
          <w:lang w:val="en-GB"/>
        </w:rPr>
        <w:t xml:space="preserve">eddies </w:t>
      </w:r>
      <w:r w:rsidR="00A26E42">
        <w:rPr>
          <w:rFonts w:ascii="Times New Roman" w:hAnsi="Times New Roman" w:cs="Times New Roman"/>
          <w:sz w:val="24"/>
          <w:szCs w:val="24"/>
          <w:lang w:val="en-GB"/>
        </w:rPr>
        <w:t>could be</w:t>
      </w:r>
      <w:r w:rsidR="00A26E42" w:rsidRPr="0087333D">
        <w:rPr>
          <w:rFonts w:ascii="Times New Roman" w:hAnsi="Times New Roman" w:cs="Times New Roman"/>
          <w:sz w:val="24"/>
          <w:szCs w:val="24"/>
          <w:lang w:val="en-GB"/>
        </w:rPr>
        <w:t xml:space="preserve"> </w:t>
      </w:r>
      <w:r w:rsidRPr="0087333D">
        <w:rPr>
          <w:rFonts w:ascii="Times New Roman" w:hAnsi="Times New Roman" w:cs="Times New Roman"/>
          <w:sz w:val="24"/>
          <w:szCs w:val="24"/>
          <w:lang w:val="en-GB"/>
        </w:rPr>
        <w:t>retain</w:t>
      </w:r>
      <w:r w:rsidR="00A26E42">
        <w:rPr>
          <w:rFonts w:ascii="Times New Roman" w:hAnsi="Times New Roman" w:cs="Times New Roman"/>
          <w:sz w:val="24"/>
          <w:szCs w:val="24"/>
          <w:lang w:val="en-GB"/>
        </w:rPr>
        <w:t>ing</w:t>
      </w:r>
      <w:r w:rsidRPr="0087333D">
        <w:rPr>
          <w:rFonts w:ascii="Times New Roman" w:hAnsi="Times New Roman" w:cs="Times New Roman"/>
          <w:sz w:val="24"/>
          <w:szCs w:val="24"/>
          <w:lang w:val="en-GB"/>
        </w:rPr>
        <w:t xml:space="preserve"> floating litter before expelling it</w:t>
      </w:r>
      <w:r w:rsidR="00A26E42">
        <w:rPr>
          <w:rFonts w:ascii="Times New Roman" w:hAnsi="Times New Roman" w:cs="Times New Roman"/>
          <w:sz w:val="24"/>
          <w:szCs w:val="24"/>
          <w:lang w:val="en-GB"/>
        </w:rPr>
        <w:t>, similar</w:t>
      </w:r>
      <w:r w:rsidR="00780045">
        <w:rPr>
          <w:rFonts w:ascii="Times New Roman" w:hAnsi="Times New Roman" w:cs="Times New Roman"/>
          <w:sz w:val="24"/>
          <w:szCs w:val="24"/>
          <w:lang w:val="en-GB"/>
        </w:rPr>
        <w:t xml:space="preserve"> to eddies in the North Atlanti</w:t>
      </w:r>
      <w:r w:rsidR="00FE1A24">
        <w:rPr>
          <w:rFonts w:ascii="Times New Roman" w:hAnsi="Times New Roman" w:cs="Times New Roman"/>
          <w:sz w:val="24"/>
          <w:szCs w:val="24"/>
          <w:lang w:val="en-GB"/>
        </w:rPr>
        <w:t>c</w:t>
      </w:r>
      <w:r w:rsidRPr="0087333D">
        <w:rPr>
          <w:rFonts w:ascii="Times New Roman" w:hAnsi="Times New Roman" w:cs="Times New Roman"/>
          <w:sz w:val="24"/>
          <w:szCs w:val="24"/>
          <w:lang w:val="en-GB"/>
        </w:rPr>
        <w:t xml:space="preserve"> </w:t>
      </w:r>
      <w:r w:rsidR="002B5C19">
        <w:rPr>
          <w:rFonts w:ascii="Times New Roman" w:hAnsi="Times New Roman" w:cs="Times New Roman"/>
          <w:sz w:val="24"/>
          <w:szCs w:val="24"/>
          <w:lang w:val="en-GB"/>
        </w:rPr>
        <w:t>(Brach et al. 2018)</w:t>
      </w:r>
      <w:r w:rsidR="002F68D7">
        <w:rPr>
          <w:rFonts w:ascii="Times New Roman" w:hAnsi="Times New Roman" w:cs="Times New Roman"/>
          <w:sz w:val="24"/>
          <w:szCs w:val="24"/>
          <w:lang w:val="en-GB"/>
        </w:rPr>
        <w:t xml:space="preserve">, as </w:t>
      </w:r>
      <w:r w:rsidR="00094652">
        <w:rPr>
          <w:rFonts w:ascii="Times New Roman" w:hAnsi="Times New Roman" w:cs="Times New Roman"/>
          <w:sz w:val="24"/>
          <w:szCs w:val="24"/>
          <w:lang w:val="en-GB"/>
        </w:rPr>
        <w:t xml:space="preserve">they </w:t>
      </w:r>
      <w:r w:rsidR="002F68D7">
        <w:rPr>
          <w:rFonts w:ascii="Times New Roman" w:hAnsi="Times New Roman" w:cs="Times New Roman"/>
          <w:sz w:val="24"/>
          <w:szCs w:val="24"/>
          <w:lang w:val="en-GB"/>
        </w:rPr>
        <w:t xml:space="preserve">occur </w:t>
      </w:r>
      <w:r w:rsidR="008E5A85">
        <w:rPr>
          <w:rFonts w:ascii="Times New Roman" w:hAnsi="Times New Roman" w:cs="Times New Roman"/>
          <w:sz w:val="24"/>
          <w:szCs w:val="24"/>
          <w:lang w:val="en-GB"/>
        </w:rPr>
        <w:t>at similar latitud</w:t>
      </w:r>
      <w:r w:rsidR="007205F8">
        <w:rPr>
          <w:rFonts w:ascii="Times New Roman" w:hAnsi="Times New Roman" w:cs="Times New Roman"/>
          <w:sz w:val="24"/>
          <w:szCs w:val="24"/>
          <w:lang w:val="en-GB"/>
        </w:rPr>
        <w:t>es</w:t>
      </w:r>
      <w:r w:rsidR="00D05920">
        <w:rPr>
          <w:rFonts w:ascii="Times New Roman" w:hAnsi="Times New Roman" w:cs="Times New Roman"/>
          <w:sz w:val="24"/>
          <w:szCs w:val="24"/>
          <w:lang w:val="en-GB"/>
        </w:rPr>
        <w:t xml:space="preserve"> along</w:t>
      </w:r>
      <w:r w:rsidR="002F68D7">
        <w:rPr>
          <w:rFonts w:ascii="Times New Roman" w:hAnsi="Times New Roman" w:cs="Times New Roman"/>
          <w:sz w:val="24"/>
          <w:szCs w:val="24"/>
          <w:lang w:val="en-GB"/>
        </w:rPr>
        <w:t xml:space="preserve"> </w:t>
      </w:r>
      <w:r w:rsidR="005F72FE">
        <w:rPr>
          <w:rFonts w:ascii="Times New Roman" w:hAnsi="Times New Roman" w:cs="Times New Roman"/>
          <w:sz w:val="24"/>
          <w:szCs w:val="24"/>
          <w:lang w:val="en-GB"/>
        </w:rPr>
        <w:t xml:space="preserve">the </w:t>
      </w:r>
      <w:r w:rsidR="008E5A85">
        <w:rPr>
          <w:rFonts w:ascii="Times New Roman" w:hAnsi="Times New Roman" w:cs="Times New Roman"/>
          <w:sz w:val="24"/>
          <w:szCs w:val="24"/>
          <w:lang w:val="en-GB"/>
        </w:rPr>
        <w:t>W</w:t>
      </w:r>
      <w:r w:rsidR="006A724B">
        <w:rPr>
          <w:rFonts w:ascii="Times New Roman" w:hAnsi="Times New Roman" w:cs="Times New Roman"/>
          <w:sz w:val="24"/>
          <w:szCs w:val="24"/>
          <w:lang w:val="en-GB"/>
        </w:rPr>
        <w:t>estern coast of the Pacific</w:t>
      </w:r>
      <w:r w:rsidR="00AD3F60">
        <w:rPr>
          <w:rFonts w:ascii="Times New Roman" w:hAnsi="Times New Roman" w:cs="Times New Roman"/>
          <w:sz w:val="24"/>
          <w:szCs w:val="24"/>
          <w:lang w:val="en-GB"/>
        </w:rPr>
        <w:t xml:space="preserve"> (Ko et al. 20</w:t>
      </w:r>
      <w:r w:rsidR="00616169">
        <w:rPr>
          <w:rFonts w:ascii="Times New Roman" w:hAnsi="Times New Roman" w:cs="Times New Roman"/>
          <w:sz w:val="24"/>
          <w:szCs w:val="24"/>
          <w:lang w:val="en-GB"/>
        </w:rPr>
        <w:t>18).</w:t>
      </w:r>
      <w:r w:rsidR="007205F8">
        <w:rPr>
          <w:rFonts w:ascii="Times New Roman" w:hAnsi="Times New Roman" w:cs="Times New Roman"/>
          <w:sz w:val="24"/>
          <w:szCs w:val="24"/>
          <w:lang w:val="en-GB"/>
        </w:rPr>
        <w:t xml:space="preserve"> </w:t>
      </w:r>
      <w:r w:rsidRPr="0087333D">
        <w:rPr>
          <w:rFonts w:ascii="Times New Roman" w:hAnsi="Times New Roman" w:cs="Times New Roman"/>
          <w:sz w:val="24"/>
          <w:szCs w:val="24"/>
          <w:lang w:val="en-GB"/>
        </w:rPr>
        <w:t xml:space="preserve">The effects of meso-scale processes transporting floating litter can </w:t>
      </w:r>
      <w:r w:rsidR="007205F8">
        <w:rPr>
          <w:rFonts w:ascii="Times New Roman" w:hAnsi="Times New Roman" w:cs="Times New Roman"/>
          <w:sz w:val="24"/>
          <w:szCs w:val="24"/>
          <w:lang w:val="en-GB"/>
        </w:rPr>
        <w:t xml:space="preserve">also </w:t>
      </w:r>
      <w:r w:rsidRPr="0087333D">
        <w:rPr>
          <w:rFonts w:ascii="Times New Roman" w:hAnsi="Times New Roman" w:cs="Times New Roman"/>
          <w:sz w:val="24"/>
          <w:szCs w:val="24"/>
          <w:lang w:val="en-GB"/>
        </w:rPr>
        <w:t xml:space="preserve">be influenced by </w:t>
      </w:r>
      <w:r w:rsidR="0010570B">
        <w:rPr>
          <w:rFonts w:ascii="Times New Roman" w:hAnsi="Times New Roman" w:cs="Times New Roman"/>
          <w:sz w:val="24"/>
          <w:szCs w:val="24"/>
          <w:lang w:val="en-GB"/>
        </w:rPr>
        <w:t>temporal</w:t>
      </w:r>
      <w:r w:rsidR="0010570B" w:rsidRPr="0087333D">
        <w:rPr>
          <w:rFonts w:ascii="Times New Roman" w:hAnsi="Times New Roman" w:cs="Times New Roman"/>
          <w:sz w:val="24"/>
          <w:szCs w:val="24"/>
          <w:lang w:val="en-GB"/>
        </w:rPr>
        <w:t xml:space="preserve"> </w:t>
      </w:r>
      <w:r w:rsidRPr="0087333D">
        <w:rPr>
          <w:rFonts w:ascii="Times New Roman" w:hAnsi="Times New Roman" w:cs="Times New Roman"/>
          <w:sz w:val="24"/>
          <w:szCs w:val="24"/>
          <w:lang w:val="en-GB"/>
        </w:rPr>
        <w:t>variations (</w:t>
      </w:r>
      <w:proofErr w:type="spellStart"/>
      <w:r w:rsidR="000C6798">
        <w:rPr>
          <w:rFonts w:ascii="Times New Roman" w:hAnsi="Times New Roman" w:cs="Times New Roman"/>
          <w:sz w:val="24"/>
          <w:szCs w:val="24"/>
          <w:lang w:val="en-GB"/>
        </w:rPr>
        <w:t>Hajbane</w:t>
      </w:r>
      <w:proofErr w:type="spellEnd"/>
      <w:r w:rsidR="000C6798">
        <w:rPr>
          <w:rFonts w:ascii="Times New Roman" w:hAnsi="Times New Roman" w:cs="Times New Roman"/>
          <w:sz w:val="24"/>
          <w:szCs w:val="24"/>
          <w:lang w:val="en-GB"/>
        </w:rPr>
        <w:t xml:space="preserve"> et al. 2021; </w:t>
      </w:r>
      <w:r w:rsidR="000957F2">
        <w:rPr>
          <w:rFonts w:ascii="Times New Roman" w:hAnsi="Times New Roman" w:cs="Times New Roman"/>
          <w:sz w:val="24"/>
          <w:szCs w:val="24"/>
          <w:lang w:val="en-GB"/>
        </w:rPr>
        <w:t>van Sebille et al. 2020</w:t>
      </w:r>
      <w:r w:rsidRPr="0087333D">
        <w:rPr>
          <w:rFonts w:ascii="Times New Roman" w:hAnsi="Times New Roman" w:cs="Times New Roman"/>
          <w:sz w:val="24"/>
          <w:szCs w:val="24"/>
          <w:lang w:val="en-GB"/>
        </w:rPr>
        <w:t xml:space="preserve">), </w:t>
      </w:r>
      <w:r w:rsidR="0087333D">
        <w:rPr>
          <w:rFonts w:ascii="Times New Roman" w:hAnsi="Times New Roman" w:cs="Times New Roman"/>
          <w:sz w:val="24"/>
          <w:szCs w:val="24"/>
          <w:lang w:val="en-GB"/>
        </w:rPr>
        <w:t>which</w:t>
      </w:r>
      <w:r w:rsidRPr="0087333D">
        <w:rPr>
          <w:rFonts w:ascii="Times New Roman" w:hAnsi="Times New Roman" w:cs="Times New Roman"/>
          <w:sz w:val="24"/>
          <w:szCs w:val="24"/>
          <w:lang w:val="en-GB"/>
        </w:rPr>
        <w:t xml:space="preserve"> are still poorly </w:t>
      </w:r>
      <w:r w:rsidR="00366BCD">
        <w:rPr>
          <w:rFonts w:ascii="Times New Roman" w:hAnsi="Times New Roman" w:cs="Times New Roman"/>
          <w:sz w:val="24"/>
          <w:szCs w:val="24"/>
          <w:lang w:val="en-GB"/>
        </w:rPr>
        <w:t xml:space="preserve">understood </w:t>
      </w:r>
      <w:r w:rsidRPr="0087333D">
        <w:rPr>
          <w:rFonts w:ascii="Times New Roman" w:hAnsi="Times New Roman" w:cs="Times New Roman"/>
          <w:sz w:val="24"/>
          <w:szCs w:val="24"/>
          <w:lang w:val="en-GB"/>
        </w:rPr>
        <w:t xml:space="preserve">along the Pacific Coast of Central America. </w:t>
      </w:r>
    </w:p>
    <w:p w14:paraId="374CA074" w14:textId="151259DF" w:rsidR="00D65787" w:rsidRPr="0087333D" w:rsidRDefault="00593D79" w:rsidP="0087333D">
      <w:pPr>
        <w:ind w:firstLine="708"/>
        <w:rPr>
          <w:rFonts w:ascii="Times New Roman" w:hAnsi="Times New Roman" w:cs="Times New Roman"/>
          <w:sz w:val="24"/>
          <w:szCs w:val="24"/>
          <w:lang w:val="en-GB"/>
        </w:rPr>
      </w:pPr>
      <w:r>
        <w:rPr>
          <w:rFonts w:ascii="Times New Roman" w:hAnsi="Times New Roman" w:cs="Times New Roman"/>
          <w:sz w:val="24"/>
          <w:szCs w:val="24"/>
          <w:lang w:val="en-GB"/>
        </w:rPr>
        <w:t>Due to its longevity, f</w:t>
      </w:r>
      <w:r w:rsidR="00D65787" w:rsidRPr="0087333D">
        <w:rPr>
          <w:rFonts w:ascii="Times New Roman" w:hAnsi="Times New Roman" w:cs="Times New Roman"/>
          <w:sz w:val="24"/>
          <w:szCs w:val="24"/>
          <w:lang w:val="en-GB"/>
        </w:rPr>
        <w:t xml:space="preserve">loating marine litter </w:t>
      </w:r>
      <w:r>
        <w:rPr>
          <w:rFonts w:ascii="Times New Roman" w:hAnsi="Times New Roman" w:cs="Times New Roman"/>
          <w:sz w:val="24"/>
          <w:szCs w:val="24"/>
          <w:lang w:val="en-GB"/>
        </w:rPr>
        <w:t>can potentially be</w:t>
      </w:r>
      <w:r w:rsidR="00D65787" w:rsidRPr="0087333D">
        <w:rPr>
          <w:rFonts w:ascii="Times New Roman" w:hAnsi="Times New Roman" w:cs="Times New Roman"/>
          <w:sz w:val="24"/>
          <w:szCs w:val="24"/>
          <w:lang w:val="en-GB"/>
        </w:rPr>
        <w:t xml:space="preserve"> transported </w:t>
      </w:r>
      <w:r>
        <w:rPr>
          <w:rFonts w:ascii="Times New Roman" w:hAnsi="Times New Roman" w:cs="Times New Roman"/>
          <w:sz w:val="24"/>
          <w:szCs w:val="24"/>
          <w:lang w:val="en-GB"/>
        </w:rPr>
        <w:t>over</w:t>
      </w:r>
      <w:r w:rsidR="00D65787" w:rsidRPr="0087333D">
        <w:rPr>
          <w:rFonts w:ascii="Times New Roman" w:hAnsi="Times New Roman" w:cs="Times New Roman"/>
          <w:sz w:val="24"/>
          <w:szCs w:val="24"/>
          <w:lang w:val="en-GB"/>
        </w:rPr>
        <w:t xml:space="preserve"> large distances by large-scale and meso-scale oceanographic processes (van Sebille et al. 2020). Oceanographic models have </w:t>
      </w:r>
      <w:r w:rsidR="00E60FE3">
        <w:rPr>
          <w:rFonts w:ascii="Times New Roman" w:hAnsi="Times New Roman" w:cs="Times New Roman"/>
          <w:sz w:val="24"/>
          <w:szCs w:val="24"/>
          <w:lang w:val="en-GB"/>
        </w:rPr>
        <w:t>identifi</w:t>
      </w:r>
      <w:r w:rsidR="00D65787" w:rsidRPr="0087333D">
        <w:rPr>
          <w:rFonts w:ascii="Times New Roman" w:hAnsi="Times New Roman" w:cs="Times New Roman"/>
          <w:sz w:val="24"/>
          <w:szCs w:val="24"/>
          <w:lang w:val="en-GB"/>
        </w:rPr>
        <w:t xml:space="preserve">ed hotspots along the continental coast of Latin America that are receiving higher proportions of floating marine litter from the open ocean (e.g. </w:t>
      </w:r>
      <w:proofErr w:type="spellStart"/>
      <w:r w:rsidR="00D65787" w:rsidRPr="0087333D">
        <w:rPr>
          <w:rFonts w:ascii="Times New Roman" w:hAnsi="Times New Roman" w:cs="Times New Roman"/>
          <w:sz w:val="24"/>
          <w:szCs w:val="24"/>
          <w:lang w:val="en-GB"/>
        </w:rPr>
        <w:t>Chenillat</w:t>
      </w:r>
      <w:proofErr w:type="spellEnd"/>
      <w:r w:rsidR="00D65787" w:rsidRPr="0087333D">
        <w:rPr>
          <w:rFonts w:ascii="Times New Roman" w:hAnsi="Times New Roman" w:cs="Times New Roman"/>
          <w:sz w:val="24"/>
          <w:szCs w:val="24"/>
          <w:lang w:val="en-GB"/>
        </w:rPr>
        <w:t xml:space="preserve"> et al. 2021). However, few studies have examined marine litter along the continental coast of the South-East Pacific and most of these have focused on beach litter composition and densities to identify sources (e.g. Gaibor et al. 2020; Garcés-Ordóñez et al. 2020; Honorato-Zimmer et al. 2019), but did not report organism interactions. Knowing </w:t>
      </w:r>
      <w:r w:rsidR="00D65787" w:rsidRPr="0087333D">
        <w:rPr>
          <w:rFonts w:ascii="Times New Roman" w:hAnsi="Times New Roman" w:cs="Times New Roman"/>
          <w:sz w:val="24"/>
          <w:szCs w:val="24"/>
          <w:lang w:val="en-GB"/>
        </w:rPr>
        <w:lastRenderedPageBreak/>
        <w:t>where floating litter (with epibionts) arrives after extended journeys with ocean currents will help to fine-tune oceanographic models (</w:t>
      </w:r>
      <w:proofErr w:type="spellStart"/>
      <w:r w:rsidR="00D65787" w:rsidRPr="0087333D">
        <w:rPr>
          <w:rFonts w:ascii="Times New Roman" w:hAnsi="Times New Roman" w:cs="Times New Roman"/>
          <w:sz w:val="24"/>
          <w:szCs w:val="24"/>
          <w:lang w:val="en-GB"/>
        </w:rPr>
        <w:t>Viatte</w:t>
      </w:r>
      <w:proofErr w:type="spellEnd"/>
      <w:r w:rsidR="00D65787" w:rsidRPr="0087333D">
        <w:rPr>
          <w:rFonts w:ascii="Times New Roman" w:hAnsi="Times New Roman" w:cs="Times New Roman"/>
          <w:sz w:val="24"/>
          <w:szCs w:val="24"/>
          <w:lang w:val="en-GB"/>
        </w:rPr>
        <w:t xml:space="preserve"> et al. 2020; van Sebille et al. 2020). In order to achieve this goal, in this study, we contrasted the proportion of floating litter items</w:t>
      </w:r>
      <w:r w:rsidR="00A2325C">
        <w:rPr>
          <w:rFonts w:ascii="Times New Roman" w:hAnsi="Times New Roman" w:cs="Times New Roman"/>
          <w:sz w:val="24"/>
          <w:szCs w:val="24"/>
          <w:lang w:val="en-GB"/>
        </w:rPr>
        <w:t>,</w:t>
      </w:r>
      <w:r w:rsidR="00D65787" w:rsidRPr="0087333D">
        <w:rPr>
          <w:rFonts w:ascii="Times New Roman" w:hAnsi="Times New Roman" w:cs="Times New Roman"/>
          <w:sz w:val="24"/>
          <w:szCs w:val="24"/>
          <w:lang w:val="en-GB"/>
        </w:rPr>
        <w:t xml:space="preserve"> with epibionts</w:t>
      </w:r>
      <w:r w:rsidR="00A2325C">
        <w:rPr>
          <w:rFonts w:ascii="Times New Roman" w:hAnsi="Times New Roman" w:cs="Times New Roman"/>
          <w:sz w:val="24"/>
          <w:szCs w:val="24"/>
          <w:lang w:val="en-GB"/>
        </w:rPr>
        <w:t>,</w:t>
      </w:r>
      <w:r w:rsidR="00D65787" w:rsidRPr="0087333D">
        <w:rPr>
          <w:rFonts w:ascii="Times New Roman" w:hAnsi="Times New Roman" w:cs="Times New Roman"/>
          <w:sz w:val="24"/>
          <w:szCs w:val="24"/>
          <w:lang w:val="en-GB"/>
        </w:rPr>
        <w:t xml:space="preserve"> collected on beaches along the </w:t>
      </w:r>
      <w:r w:rsidR="007205F8">
        <w:rPr>
          <w:rFonts w:ascii="Times New Roman" w:hAnsi="Times New Roman" w:cs="Times New Roman"/>
          <w:sz w:val="24"/>
          <w:szCs w:val="24"/>
          <w:lang w:val="en-GB"/>
        </w:rPr>
        <w:t>continental East</w:t>
      </w:r>
      <w:r w:rsidR="00F445E7">
        <w:rPr>
          <w:rFonts w:ascii="Times New Roman" w:hAnsi="Times New Roman" w:cs="Times New Roman"/>
          <w:sz w:val="24"/>
          <w:szCs w:val="24"/>
          <w:lang w:val="en-GB"/>
        </w:rPr>
        <w:t xml:space="preserve"> Coast of the Pacific (from </w:t>
      </w:r>
      <w:r w:rsidR="00E97927">
        <w:rPr>
          <w:rFonts w:ascii="Times New Roman" w:hAnsi="Times New Roman" w:cs="Times New Roman"/>
          <w:sz w:val="24"/>
          <w:szCs w:val="24"/>
          <w:lang w:val="en-GB"/>
        </w:rPr>
        <w:t xml:space="preserve">35°N to 55°S) </w:t>
      </w:r>
      <w:r w:rsidR="00D65787" w:rsidRPr="0087333D">
        <w:rPr>
          <w:rFonts w:ascii="Times New Roman" w:hAnsi="Times New Roman" w:cs="Times New Roman"/>
          <w:sz w:val="24"/>
          <w:szCs w:val="24"/>
          <w:lang w:val="en-GB"/>
        </w:rPr>
        <w:t xml:space="preserve">with oceanographic model predictions.  </w:t>
      </w:r>
    </w:p>
    <w:p w14:paraId="11B44EB8" w14:textId="77777777" w:rsidR="00D65787" w:rsidRPr="0087333D" w:rsidRDefault="00D65787" w:rsidP="00D65787">
      <w:pPr>
        <w:rPr>
          <w:rFonts w:ascii="Times New Roman" w:hAnsi="Times New Roman" w:cs="Times New Roman"/>
          <w:sz w:val="24"/>
          <w:szCs w:val="24"/>
          <w:lang w:val="en-GB"/>
        </w:rPr>
      </w:pPr>
    </w:p>
    <w:p w14:paraId="72428130" w14:textId="77777777" w:rsidR="00D65787" w:rsidRPr="0087333D" w:rsidRDefault="00D65787" w:rsidP="00D65787">
      <w:pPr>
        <w:rPr>
          <w:rFonts w:ascii="Times New Roman" w:hAnsi="Times New Roman" w:cs="Times New Roman"/>
          <w:sz w:val="24"/>
          <w:szCs w:val="24"/>
          <w:lang w:val="en-GB"/>
        </w:rPr>
      </w:pPr>
    </w:p>
    <w:p w14:paraId="670666D9" w14:textId="77777777" w:rsidR="00D65787" w:rsidRPr="0087333D" w:rsidRDefault="00D65787">
      <w:pPr>
        <w:jc w:val="left"/>
        <w:rPr>
          <w:rFonts w:ascii="Times New Roman" w:hAnsi="Times New Roman" w:cs="Times New Roman"/>
          <w:sz w:val="24"/>
          <w:szCs w:val="24"/>
          <w:lang w:val="en-GB"/>
        </w:rPr>
      </w:pPr>
      <w:r w:rsidRPr="0087333D">
        <w:rPr>
          <w:rFonts w:ascii="Times New Roman" w:hAnsi="Times New Roman" w:cs="Times New Roman"/>
          <w:sz w:val="24"/>
          <w:szCs w:val="24"/>
          <w:lang w:val="en-GB"/>
        </w:rPr>
        <w:br w:type="page"/>
      </w:r>
    </w:p>
    <w:p w14:paraId="6A812AEC" w14:textId="5D16C2C8" w:rsidR="00D65787" w:rsidRPr="00B176CC" w:rsidRDefault="00D65787" w:rsidP="00D65787">
      <w:pPr>
        <w:rPr>
          <w:rFonts w:ascii="Times New Roman" w:hAnsi="Times New Roman" w:cs="Times New Roman"/>
          <w:b/>
          <w:sz w:val="24"/>
          <w:szCs w:val="24"/>
          <w:lang w:val="en-GB"/>
        </w:rPr>
      </w:pPr>
      <w:r w:rsidRPr="00B176CC">
        <w:rPr>
          <w:rFonts w:ascii="Times New Roman" w:hAnsi="Times New Roman" w:cs="Times New Roman"/>
          <w:b/>
          <w:sz w:val="24"/>
          <w:szCs w:val="24"/>
          <w:lang w:val="en-GB"/>
        </w:rPr>
        <w:lastRenderedPageBreak/>
        <w:t xml:space="preserve">Appendix 2: </w:t>
      </w:r>
      <w:r w:rsidR="002D3711">
        <w:rPr>
          <w:rFonts w:ascii="Times New Roman" w:hAnsi="Times New Roman" w:cs="Times New Roman"/>
          <w:b/>
          <w:sz w:val="24"/>
          <w:szCs w:val="24"/>
          <w:lang w:val="en-GB"/>
        </w:rPr>
        <w:t>Data quality assurance p</w:t>
      </w:r>
      <w:r w:rsidR="008E4095">
        <w:rPr>
          <w:rFonts w:ascii="Times New Roman" w:hAnsi="Times New Roman" w:cs="Times New Roman"/>
          <w:b/>
          <w:sz w:val="24"/>
          <w:szCs w:val="24"/>
          <w:lang w:val="en-GB"/>
        </w:rPr>
        <w:t>rocedure</w:t>
      </w:r>
    </w:p>
    <w:p w14:paraId="7C9BB59D" w14:textId="3A862FA1" w:rsidR="00AE1378" w:rsidRPr="00B176CC" w:rsidRDefault="00AE1378" w:rsidP="00D65787">
      <w:pPr>
        <w:rPr>
          <w:rFonts w:ascii="Times New Roman" w:hAnsi="Times New Roman" w:cs="Times New Roman"/>
          <w:b/>
          <w:i/>
          <w:sz w:val="24"/>
          <w:szCs w:val="24"/>
          <w:lang w:val="en-GB"/>
        </w:rPr>
      </w:pPr>
      <w:r w:rsidRPr="00B176CC">
        <w:rPr>
          <w:rFonts w:ascii="Times New Roman" w:hAnsi="Times New Roman" w:cs="Times New Roman"/>
          <w:b/>
          <w:i/>
          <w:sz w:val="24"/>
          <w:szCs w:val="24"/>
          <w:lang w:val="en-GB"/>
        </w:rPr>
        <w:t xml:space="preserve">2.1. General description </w:t>
      </w:r>
    </w:p>
    <w:p w14:paraId="1D75C55F" w14:textId="4D3B484C" w:rsidR="00973962" w:rsidRPr="00B176CC" w:rsidRDefault="00E60FE3" w:rsidP="00D65787">
      <w:pPr>
        <w:rPr>
          <w:rFonts w:ascii="Times New Roman" w:hAnsi="Times New Roman" w:cs="Times New Roman"/>
          <w:sz w:val="24"/>
          <w:szCs w:val="24"/>
          <w:lang w:val="en-GB"/>
        </w:rPr>
      </w:pPr>
      <w:r w:rsidRPr="00B176CC">
        <w:rPr>
          <w:rFonts w:ascii="Times New Roman" w:hAnsi="Times New Roman" w:cs="Times New Roman"/>
          <w:sz w:val="24"/>
          <w:szCs w:val="24"/>
          <w:lang w:val="en-GB"/>
        </w:rPr>
        <w:t xml:space="preserve">The field observations of litter items with epibionts were conducted by citizen scientists. This </w:t>
      </w:r>
      <w:r w:rsidR="00F44C13" w:rsidRPr="00B176CC">
        <w:rPr>
          <w:rFonts w:ascii="Times New Roman" w:hAnsi="Times New Roman" w:cs="Times New Roman"/>
          <w:sz w:val="24"/>
          <w:szCs w:val="24"/>
          <w:lang w:val="en-GB"/>
        </w:rPr>
        <w:t xml:space="preserve">protocol describes the </w:t>
      </w:r>
      <w:r w:rsidR="008A535B" w:rsidRPr="00B176CC">
        <w:rPr>
          <w:rFonts w:ascii="Times New Roman" w:hAnsi="Times New Roman" w:cs="Times New Roman"/>
          <w:sz w:val="24"/>
          <w:szCs w:val="24"/>
          <w:lang w:val="en-GB"/>
        </w:rPr>
        <w:t xml:space="preserve">data </w:t>
      </w:r>
      <w:r w:rsidR="002D3711">
        <w:rPr>
          <w:rFonts w:ascii="Times New Roman" w:hAnsi="Times New Roman" w:cs="Times New Roman"/>
          <w:sz w:val="24"/>
          <w:szCs w:val="24"/>
          <w:lang w:val="en-GB"/>
        </w:rPr>
        <w:t xml:space="preserve">quality </w:t>
      </w:r>
      <w:r w:rsidR="004B7AF3">
        <w:rPr>
          <w:rFonts w:ascii="Times New Roman" w:hAnsi="Times New Roman" w:cs="Times New Roman"/>
          <w:sz w:val="24"/>
          <w:szCs w:val="24"/>
          <w:lang w:val="en-GB"/>
        </w:rPr>
        <w:t>assurance</w:t>
      </w:r>
      <w:r w:rsidR="002D3711" w:rsidRPr="00B176CC">
        <w:rPr>
          <w:rFonts w:ascii="Times New Roman" w:hAnsi="Times New Roman" w:cs="Times New Roman"/>
          <w:sz w:val="24"/>
          <w:szCs w:val="24"/>
          <w:lang w:val="en-GB"/>
        </w:rPr>
        <w:t xml:space="preserve"> </w:t>
      </w:r>
      <w:r w:rsidR="004A0A7F">
        <w:rPr>
          <w:rFonts w:ascii="Times New Roman" w:hAnsi="Times New Roman" w:cs="Times New Roman"/>
          <w:sz w:val="24"/>
          <w:szCs w:val="24"/>
          <w:lang w:val="en-GB"/>
        </w:rPr>
        <w:t xml:space="preserve">process </w:t>
      </w:r>
      <w:r w:rsidRPr="00B176CC">
        <w:rPr>
          <w:rFonts w:ascii="Times New Roman" w:hAnsi="Times New Roman" w:cs="Times New Roman"/>
          <w:sz w:val="24"/>
          <w:szCs w:val="24"/>
          <w:lang w:val="en-GB"/>
        </w:rPr>
        <w:t>starting</w:t>
      </w:r>
      <w:r w:rsidR="00F44C13" w:rsidRPr="00B176CC">
        <w:rPr>
          <w:rFonts w:ascii="Times New Roman" w:hAnsi="Times New Roman" w:cs="Times New Roman"/>
          <w:sz w:val="24"/>
          <w:szCs w:val="24"/>
          <w:lang w:val="en-GB"/>
        </w:rPr>
        <w:t xml:space="preserve"> from the total number of litter items </w:t>
      </w:r>
      <w:r w:rsidR="004A0A7F" w:rsidRPr="00B176CC">
        <w:rPr>
          <w:rFonts w:ascii="Times New Roman" w:hAnsi="Times New Roman" w:cs="Times New Roman"/>
          <w:sz w:val="24"/>
          <w:szCs w:val="24"/>
          <w:lang w:val="en-GB"/>
        </w:rPr>
        <w:t xml:space="preserve">on the beach </w:t>
      </w:r>
      <w:r w:rsidR="00F44C13" w:rsidRPr="00B176CC">
        <w:rPr>
          <w:rFonts w:ascii="Times New Roman" w:hAnsi="Times New Roman" w:cs="Times New Roman"/>
          <w:sz w:val="24"/>
          <w:szCs w:val="24"/>
          <w:lang w:val="en-GB"/>
        </w:rPr>
        <w:t>(</w:t>
      </w:r>
      <w:r w:rsidR="004A0A7F">
        <w:rPr>
          <w:rFonts w:ascii="Times New Roman" w:hAnsi="Times New Roman" w:cs="Times New Roman"/>
          <w:sz w:val="24"/>
          <w:szCs w:val="24"/>
          <w:lang w:val="en-GB"/>
        </w:rPr>
        <w:t xml:space="preserve">collected and </w:t>
      </w:r>
      <w:r w:rsidR="00F44C13" w:rsidRPr="00B176CC">
        <w:rPr>
          <w:rFonts w:ascii="Times New Roman" w:hAnsi="Times New Roman" w:cs="Times New Roman"/>
          <w:sz w:val="24"/>
          <w:szCs w:val="24"/>
          <w:lang w:val="en-GB"/>
        </w:rPr>
        <w:t xml:space="preserve">counted by schoolchildren) </w:t>
      </w:r>
      <w:r w:rsidR="004A0A7F">
        <w:rPr>
          <w:rFonts w:ascii="Times New Roman" w:hAnsi="Times New Roman" w:cs="Times New Roman"/>
          <w:sz w:val="24"/>
          <w:szCs w:val="24"/>
          <w:lang w:val="en-GB"/>
        </w:rPr>
        <w:t>concluding with</w:t>
      </w:r>
      <w:r w:rsidR="00F44C13" w:rsidRPr="00B176CC">
        <w:rPr>
          <w:rFonts w:ascii="Times New Roman" w:hAnsi="Times New Roman" w:cs="Times New Roman"/>
          <w:sz w:val="24"/>
          <w:szCs w:val="24"/>
          <w:lang w:val="en-GB"/>
        </w:rPr>
        <w:t xml:space="preserve"> the proportion of litter that could have arrived with marine currents (validated by experts in the laboratory). </w:t>
      </w:r>
      <w:r w:rsidR="00973962" w:rsidRPr="00B176CC">
        <w:rPr>
          <w:rFonts w:ascii="Times New Roman" w:hAnsi="Times New Roman" w:cs="Times New Roman"/>
          <w:sz w:val="24"/>
          <w:szCs w:val="24"/>
          <w:lang w:val="en-GB"/>
        </w:rPr>
        <w:t xml:space="preserve">We are using two proxy variables (buoyancy and </w:t>
      </w:r>
      <w:r w:rsidR="00A95514" w:rsidRPr="00B176CC">
        <w:rPr>
          <w:rFonts w:ascii="Times New Roman" w:hAnsi="Times New Roman" w:cs="Times New Roman"/>
          <w:sz w:val="24"/>
          <w:szCs w:val="24"/>
          <w:lang w:val="en-GB"/>
        </w:rPr>
        <w:t>the presence of</w:t>
      </w:r>
      <w:r w:rsidR="00973962" w:rsidRPr="00B176CC">
        <w:rPr>
          <w:rFonts w:ascii="Times New Roman" w:hAnsi="Times New Roman" w:cs="Times New Roman"/>
          <w:sz w:val="24"/>
          <w:szCs w:val="24"/>
          <w:lang w:val="en-GB"/>
        </w:rPr>
        <w:t xml:space="preserve"> epibionts</w:t>
      </w:r>
      <w:r w:rsidR="00A95514" w:rsidRPr="00B176CC">
        <w:rPr>
          <w:rFonts w:ascii="Times New Roman" w:hAnsi="Times New Roman" w:cs="Times New Roman"/>
          <w:sz w:val="24"/>
          <w:szCs w:val="24"/>
          <w:lang w:val="en-GB"/>
        </w:rPr>
        <w:t xml:space="preserve"> on litter</w:t>
      </w:r>
      <w:r w:rsidR="00973962" w:rsidRPr="00B176CC">
        <w:rPr>
          <w:rFonts w:ascii="Times New Roman" w:hAnsi="Times New Roman" w:cs="Times New Roman"/>
          <w:sz w:val="24"/>
          <w:szCs w:val="24"/>
          <w:lang w:val="en-GB"/>
        </w:rPr>
        <w:t>) to estimate the proportion of litter</w:t>
      </w:r>
      <w:r w:rsidR="004A3280" w:rsidRPr="00B176CC">
        <w:rPr>
          <w:rFonts w:ascii="Times New Roman" w:hAnsi="Times New Roman" w:cs="Times New Roman"/>
          <w:sz w:val="24"/>
          <w:szCs w:val="24"/>
          <w:lang w:val="en-GB"/>
        </w:rPr>
        <w:t xml:space="preserve"> items</w:t>
      </w:r>
      <w:r w:rsidR="00973962" w:rsidRPr="00B176CC">
        <w:rPr>
          <w:rFonts w:ascii="Times New Roman" w:hAnsi="Times New Roman" w:cs="Times New Roman"/>
          <w:sz w:val="24"/>
          <w:szCs w:val="24"/>
          <w:lang w:val="en-GB"/>
        </w:rPr>
        <w:t xml:space="preserve"> that could have arrived at continental and island beaches along the Pacific Coast of Latin American countries via marine currents. This document summarizes the step</w:t>
      </w:r>
      <w:r w:rsidR="00A2325C">
        <w:rPr>
          <w:rFonts w:ascii="Times New Roman" w:hAnsi="Times New Roman" w:cs="Times New Roman"/>
          <w:sz w:val="24"/>
          <w:szCs w:val="24"/>
          <w:lang w:val="en-GB"/>
        </w:rPr>
        <w:t>s taken to measure</w:t>
      </w:r>
      <w:r w:rsidR="00973962" w:rsidRPr="00B176CC">
        <w:rPr>
          <w:rFonts w:ascii="Times New Roman" w:hAnsi="Times New Roman" w:cs="Times New Roman"/>
          <w:sz w:val="24"/>
          <w:szCs w:val="24"/>
          <w:lang w:val="en-GB"/>
        </w:rPr>
        <w:t xml:space="preserve"> the proportion of litter that could have arrived with currents</w:t>
      </w:r>
      <w:r w:rsidR="00A2325C">
        <w:rPr>
          <w:rFonts w:ascii="Times New Roman" w:hAnsi="Times New Roman" w:cs="Times New Roman"/>
          <w:sz w:val="24"/>
          <w:szCs w:val="24"/>
          <w:lang w:val="en-GB"/>
        </w:rPr>
        <w:t xml:space="preserve"> </w:t>
      </w:r>
      <w:r w:rsidR="001373F1">
        <w:rPr>
          <w:rFonts w:ascii="Times New Roman" w:hAnsi="Times New Roman" w:cs="Times New Roman"/>
          <w:sz w:val="24"/>
          <w:szCs w:val="24"/>
          <w:lang w:val="en-GB"/>
        </w:rPr>
        <w:t xml:space="preserve">and </w:t>
      </w:r>
      <w:r w:rsidR="00A2325C">
        <w:rPr>
          <w:rFonts w:ascii="Times New Roman" w:hAnsi="Times New Roman" w:cs="Times New Roman"/>
          <w:sz w:val="24"/>
          <w:szCs w:val="24"/>
          <w:lang w:val="en-GB"/>
        </w:rPr>
        <w:t>was</w:t>
      </w:r>
      <w:r w:rsidR="00973962" w:rsidRPr="00B176CC">
        <w:rPr>
          <w:rFonts w:ascii="Times New Roman" w:hAnsi="Times New Roman" w:cs="Times New Roman"/>
          <w:sz w:val="24"/>
          <w:szCs w:val="24"/>
          <w:lang w:val="en-GB"/>
        </w:rPr>
        <w:t xml:space="preserve"> calculated from data collected by citizen scientist from 47 schools distributed more or less evenly along the </w:t>
      </w:r>
      <w:r w:rsidR="008B79DF" w:rsidRPr="00B176CC">
        <w:rPr>
          <w:rFonts w:ascii="Times New Roman" w:hAnsi="Times New Roman" w:cs="Times New Roman"/>
          <w:sz w:val="24"/>
          <w:szCs w:val="24"/>
          <w:lang w:val="en-GB"/>
        </w:rPr>
        <w:t xml:space="preserve">East Pacific </w:t>
      </w:r>
      <w:r w:rsidR="00973962" w:rsidRPr="00B176CC">
        <w:rPr>
          <w:rFonts w:ascii="Times New Roman" w:hAnsi="Times New Roman" w:cs="Times New Roman"/>
          <w:sz w:val="24"/>
          <w:szCs w:val="24"/>
          <w:lang w:val="en-GB"/>
        </w:rPr>
        <w:t>coast between Mexico and Chile.</w:t>
      </w:r>
    </w:p>
    <w:p w14:paraId="29CC54D2" w14:textId="6145F5A6" w:rsidR="00D709F0" w:rsidRPr="00B176CC" w:rsidRDefault="00D709F0" w:rsidP="00D65787">
      <w:pPr>
        <w:rPr>
          <w:rFonts w:ascii="Times New Roman" w:hAnsi="Times New Roman" w:cs="Times New Roman"/>
          <w:sz w:val="24"/>
          <w:szCs w:val="24"/>
          <w:lang w:val="en-GB"/>
        </w:rPr>
      </w:pPr>
    </w:p>
    <w:p w14:paraId="632E40BB" w14:textId="7BD732B6" w:rsidR="00D709F0" w:rsidRPr="00B176CC" w:rsidRDefault="00AE1378" w:rsidP="00D65787">
      <w:pPr>
        <w:rPr>
          <w:rFonts w:ascii="Times New Roman" w:hAnsi="Times New Roman" w:cs="Times New Roman"/>
          <w:b/>
          <w:i/>
          <w:sz w:val="24"/>
          <w:szCs w:val="24"/>
          <w:lang w:val="en-GB"/>
        </w:rPr>
      </w:pPr>
      <w:r w:rsidRPr="00B176CC">
        <w:rPr>
          <w:rFonts w:ascii="Times New Roman" w:hAnsi="Times New Roman" w:cs="Times New Roman"/>
          <w:b/>
          <w:i/>
          <w:sz w:val="24"/>
          <w:szCs w:val="24"/>
          <w:lang w:val="en-GB"/>
        </w:rPr>
        <w:t>2.2. Objectives</w:t>
      </w:r>
    </w:p>
    <w:p w14:paraId="26CAE940" w14:textId="0C59A73C" w:rsidR="00973962" w:rsidRPr="00B176CC" w:rsidRDefault="00973962" w:rsidP="00D65787">
      <w:pPr>
        <w:rPr>
          <w:rFonts w:ascii="Times New Roman" w:hAnsi="Times New Roman" w:cs="Times New Roman"/>
          <w:sz w:val="24"/>
          <w:szCs w:val="24"/>
          <w:lang w:val="en-GB"/>
        </w:rPr>
      </w:pPr>
      <w:r w:rsidRPr="00B176CC">
        <w:rPr>
          <w:rFonts w:ascii="Times New Roman" w:hAnsi="Times New Roman" w:cs="Times New Roman"/>
          <w:sz w:val="24"/>
          <w:szCs w:val="24"/>
          <w:lang w:val="en-GB"/>
        </w:rPr>
        <w:t xml:space="preserve">1) </w:t>
      </w:r>
      <w:r w:rsidR="001373F1">
        <w:rPr>
          <w:rFonts w:ascii="Times New Roman" w:hAnsi="Times New Roman" w:cs="Times New Roman"/>
          <w:sz w:val="24"/>
          <w:szCs w:val="24"/>
          <w:lang w:val="en-GB"/>
        </w:rPr>
        <w:t>E</w:t>
      </w:r>
      <w:r w:rsidRPr="00B176CC">
        <w:rPr>
          <w:rFonts w:ascii="Times New Roman" w:hAnsi="Times New Roman" w:cs="Times New Roman"/>
          <w:sz w:val="24"/>
          <w:szCs w:val="24"/>
          <w:lang w:val="en-GB"/>
        </w:rPr>
        <w:t xml:space="preserve">nsure the calculations </w:t>
      </w:r>
      <w:r w:rsidR="0056009E" w:rsidRPr="00B176CC">
        <w:rPr>
          <w:rFonts w:ascii="Times New Roman" w:hAnsi="Times New Roman" w:cs="Times New Roman"/>
          <w:sz w:val="24"/>
          <w:szCs w:val="24"/>
          <w:lang w:val="en-GB"/>
        </w:rPr>
        <w:t>done</w:t>
      </w:r>
      <w:r w:rsidRPr="00B176CC">
        <w:rPr>
          <w:rFonts w:ascii="Times New Roman" w:hAnsi="Times New Roman" w:cs="Times New Roman"/>
          <w:sz w:val="24"/>
          <w:szCs w:val="24"/>
          <w:lang w:val="en-GB"/>
        </w:rPr>
        <w:t xml:space="preserve"> by schoolchildren </w:t>
      </w:r>
      <w:r w:rsidR="0056009E" w:rsidRPr="00B176CC">
        <w:rPr>
          <w:rFonts w:ascii="Times New Roman" w:hAnsi="Times New Roman" w:cs="Times New Roman"/>
          <w:sz w:val="24"/>
          <w:szCs w:val="24"/>
          <w:lang w:val="en-GB"/>
        </w:rPr>
        <w:t>in the datasheet are correct and have</w:t>
      </w:r>
      <w:r w:rsidRPr="00B176CC">
        <w:rPr>
          <w:rFonts w:ascii="Times New Roman" w:hAnsi="Times New Roman" w:cs="Times New Roman"/>
          <w:sz w:val="24"/>
          <w:szCs w:val="24"/>
          <w:lang w:val="en-GB"/>
        </w:rPr>
        <w:t xml:space="preserve"> reliable value</w:t>
      </w:r>
      <w:r w:rsidR="0056009E" w:rsidRPr="00B176CC">
        <w:rPr>
          <w:rFonts w:ascii="Times New Roman" w:hAnsi="Times New Roman" w:cs="Times New Roman"/>
          <w:sz w:val="24"/>
          <w:szCs w:val="24"/>
          <w:lang w:val="en-GB"/>
        </w:rPr>
        <w:t>s</w:t>
      </w:r>
      <w:r w:rsidRPr="00B176CC">
        <w:rPr>
          <w:rFonts w:ascii="Times New Roman" w:hAnsi="Times New Roman" w:cs="Times New Roman"/>
          <w:sz w:val="24"/>
          <w:szCs w:val="24"/>
          <w:lang w:val="en-GB"/>
        </w:rPr>
        <w:t xml:space="preserve"> of “Total </w:t>
      </w:r>
      <w:r w:rsidR="00D77097" w:rsidRPr="00B176CC">
        <w:rPr>
          <w:rFonts w:ascii="Times New Roman" w:hAnsi="Times New Roman" w:cs="Times New Roman"/>
          <w:sz w:val="24"/>
          <w:szCs w:val="24"/>
          <w:lang w:val="en-GB"/>
        </w:rPr>
        <w:t xml:space="preserve">number of </w:t>
      </w:r>
      <w:r w:rsidRPr="00B176CC">
        <w:rPr>
          <w:rFonts w:ascii="Times New Roman" w:hAnsi="Times New Roman" w:cs="Times New Roman"/>
          <w:sz w:val="24"/>
          <w:szCs w:val="24"/>
          <w:lang w:val="en-GB"/>
        </w:rPr>
        <w:t xml:space="preserve">litter items” found on the beach. </w:t>
      </w:r>
    </w:p>
    <w:p w14:paraId="2050914D" w14:textId="6DE96379" w:rsidR="00626D15" w:rsidRPr="0087333D" w:rsidRDefault="00973962" w:rsidP="00D65787">
      <w:pPr>
        <w:rPr>
          <w:rFonts w:ascii="Times New Roman" w:hAnsi="Times New Roman" w:cs="Times New Roman"/>
          <w:sz w:val="24"/>
          <w:szCs w:val="24"/>
          <w:lang w:val="en-GB"/>
        </w:rPr>
      </w:pPr>
      <w:r w:rsidRPr="00B176CC">
        <w:rPr>
          <w:rFonts w:ascii="Times New Roman" w:hAnsi="Times New Roman" w:cs="Times New Roman"/>
          <w:sz w:val="24"/>
          <w:szCs w:val="24"/>
          <w:lang w:val="en-GB"/>
        </w:rPr>
        <w:t xml:space="preserve">2) </w:t>
      </w:r>
      <w:r w:rsidR="001373F1">
        <w:rPr>
          <w:rFonts w:ascii="Times New Roman" w:hAnsi="Times New Roman" w:cs="Times New Roman"/>
          <w:sz w:val="24"/>
          <w:szCs w:val="24"/>
          <w:lang w:val="en-GB"/>
        </w:rPr>
        <w:t>E</w:t>
      </w:r>
      <w:r w:rsidRPr="00B176CC">
        <w:rPr>
          <w:rFonts w:ascii="Times New Roman" w:hAnsi="Times New Roman" w:cs="Times New Roman"/>
          <w:sz w:val="24"/>
          <w:szCs w:val="24"/>
          <w:lang w:val="en-GB"/>
        </w:rPr>
        <w:t xml:space="preserve">stimate a reliable </w:t>
      </w:r>
      <w:r w:rsidR="00D0488B" w:rsidRPr="00B176CC">
        <w:rPr>
          <w:rFonts w:ascii="Times New Roman" w:hAnsi="Times New Roman" w:cs="Times New Roman"/>
          <w:sz w:val="24"/>
          <w:szCs w:val="24"/>
          <w:lang w:val="en-GB"/>
        </w:rPr>
        <w:t>percentage</w:t>
      </w:r>
      <w:r w:rsidRPr="00B176CC">
        <w:rPr>
          <w:rFonts w:ascii="Times New Roman" w:hAnsi="Times New Roman" w:cs="Times New Roman"/>
          <w:sz w:val="24"/>
          <w:szCs w:val="24"/>
          <w:lang w:val="en-GB"/>
        </w:rPr>
        <w:t xml:space="preserve"> of</w:t>
      </w:r>
      <w:r w:rsidR="0056009E" w:rsidRPr="00B176CC">
        <w:rPr>
          <w:rFonts w:ascii="Times New Roman" w:hAnsi="Times New Roman" w:cs="Times New Roman"/>
          <w:sz w:val="24"/>
          <w:szCs w:val="24"/>
          <w:lang w:val="en-GB"/>
        </w:rPr>
        <w:t xml:space="preserve"> </w:t>
      </w:r>
      <w:r w:rsidR="00447F76" w:rsidRPr="00B176CC">
        <w:rPr>
          <w:rFonts w:ascii="Times New Roman" w:hAnsi="Times New Roman" w:cs="Times New Roman"/>
          <w:sz w:val="24"/>
          <w:szCs w:val="24"/>
          <w:lang w:val="en-GB"/>
        </w:rPr>
        <w:t xml:space="preserve">floating </w:t>
      </w:r>
      <w:r w:rsidR="0056009E" w:rsidRPr="00B176CC">
        <w:rPr>
          <w:rFonts w:ascii="Times New Roman" w:hAnsi="Times New Roman" w:cs="Times New Roman"/>
          <w:sz w:val="24"/>
          <w:szCs w:val="24"/>
          <w:lang w:val="en-GB"/>
        </w:rPr>
        <w:t>litter</w:t>
      </w:r>
      <w:r w:rsidRPr="00B176CC">
        <w:rPr>
          <w:rFonts w:ascii="Times New Roman" w:hAnsi="Times New Roman" w:cs="Times New Roman"/>
          <w:sz w:val="24"/>
          <w:szCs w:val="24"/>
          <w:lang w:val="en-GB"/>
        </w:rPr>
        <w:t xml:space="preserve"> items</w:t>
      </w:r>
      <w:r w:rsidR="0012632F" w:rsidRPr="00B176CC">
        <w:rPr>
          <w:rFonts w:ascii="Times New Roman" w:hAnsi="Times New Roman" w:cs="Times New Roman"/>
          <w:sz w:val="24"/>
          <w:szCs w:val="24"/>
          <w:lang w:val="en-GB"/>
        </w:rPr>
        <w:t xml:space="preserve"> with epi</w:t>
      </w:r>
      <w:r w:rsidR="00447F76" w:rsidRPr="00B176CC">
        <w:rPr>
          <w:rFonts w:ascii="Times New Roman" w:hAnsi="Times New Roman" w:cs="Times New Roman"/>
          <w:sz w:val="24"/>
          <w:szCs w:val="24"/>
          <w:lang w:val="en-GB"/>
        </w:rPr>
        <w:t>bionts that have</w:t>
      </w:r>
      <w:r w:rsidRPr="00B176CC">
        <w:rPr>
          <w:rFonts w:ascii="Times New Roman" w:hAnsi="Times New Roman" w:cs="Times New Roman"/>
          <w:sz w:val="24"/>
          <w:szCs w:val="24"/>
          <w:lang w:val="en-GB"/>
        </w:rPr>
        <w:t xml:space="preserve"> </w:t>
      </w:r>
      <w:r w:rsidR="0056009E" w:rsidRPr="00B176CC">
        <w:rPr>
          <w:rFonts w:ascii="Times New Roman" w:hAnsi="Times New Roman" w:cs="Times New Roman"/>
          <w:sz w:val="24"/>
          <w:szCs w:val="24"/>
          <w:lang w:val="en-GB"/>
        </w:rPr>
        <w:t xml:space="preserve">a </w:t>
      </w:r>
      <w:r w:rsidRPr="00B176CC">
        <w:rPr>
          <w:rFonts w:ascii="Times New Roman" w:hAnsi="Times New Roman" w:cs="Times New Roman"/>
          <w:sz w:val="24"/>
          <w:szCs w:val="24"/>
          <w:lang w:val="en-GB"/>
        </w:rPr>
        <w:t xml:space="preserve">high probability </w:t>
      </w:r>
      <w:r w:rsidR="001373F1">
        <w:rPr>
          <w:rFonts w:ascii="Times New Roman" w:hAnsi="Times New Roman" w:cs="Times New Roman"/>
          <w:sz w:val="24"/>
          <w:szCs w:val="24"/>
          <w:lang w:val="en-GB"/>
        </w:rPr>
        <w:t xml:space="preserve">of arrival </w:t>
      </w:r>
      <w:r w:rsidR="00B026B0">
        <w:rPr>
          <w:rFonts w:ascii="Times New Roman" w:hAnsi="Times New Roman" w:cs="Times New Roman"/>
          <w:sz w:val="24"/>
          <w:szCs w:val="24"/>
          <w:lang w:val="en-GB"/>
        </w:rPr>
        <w:t>with</w:t>
      </w:r>
      <w:r w:rsidRPr="00B176CC">
        <w:rPr>
          <w:rFonts w:ascii="Times New Roman" w:hAnsi="Times New Roman" w:cs="Times New Roman"/>
          <w:sz w:val="24"/>
          <w:szCs w:val="24"/>
          <w:lang w:val="en-GB"/>
        </w:rPr>
        <w:t xml:space="preserve"> </w:t>
      </w:r>
      <w:r w:rsidR="00E60FE3" w:rsidRPr="00B176CC">
        <w:rPr>
          <w:rFonts w:ascii="Times New Roman" w:hAnsi="Times New Roman" w:cs="Times New Roman"/>
          <w:sz w:val="24"/>
          <w:szCs w:val="24"/>
          <w:lang w:val="en-GB"/>
        </w:rPr>
        <w:t xml:space="preserve">marine </w:t>
      </w:r>
      <w:r w:rsidRPr="00B176CC">
        <w:rPr>
          <w:rFonts w:ascii="Times New Roman" w:hAnsi="Times New Roman" w:cs="Times New Roman"/>
          <w:sz w:val="24"/>
          <w:szCs w:val="24"/>
          <w:lang w:val="en-GB"/>
        </w:rPr>
        <w:t>currents.</w:t>
      </w:r>
    </w:p>
    <w:p w14:paraId="47E3D7FF" w14:textId="77777777" w:rsidR="00CB4953" w:rsidRPr="0087333D" w:rsidRDefault="00CB4953" w:rsidP="00D65787">
      <w:pPr>
        <w:rPr>
          <w:rFonts w:ascii="Times New Roman" w:hAnsi="Times New Roman" w:cs="Times New Roman"/>
          <w:sz w:val="24"/>
          <w:szCs w:val="24"/>
          <w:lang w:val="en-GB"/>
        </w:rPr>
      </w:pPr>
    </w:p>
    <w:p w14:paraId="0AE23166" w14:textId="530DA2C1" w:rsidR="00CB4953" w:rsidRPr="00AE1378" w:rsidRDefault="00AE1378" w:rsidP="00D65787">
      <w:pPr>
        <w:rPr>
          <w:rFonts w:ascii="Times New Roman" w:hAnsi="Times New Roman" w:cs="Times New Roman"/>
          <w:b/>
          <w:bCs/>
          <w:i/>
          <w:sz w:val="24"/>
          <w:szCs w:val="24"/>
          <w:lang w:val="en-GB"/>
        </w:rPr>
      </w:pPr>
      <w:r w:rsidRPr="00AE1378">
        <w:rPr>
          <w:rFonts w:ascii="Times New Roman" w:hAnsi="Times New Roman" w:cs="Times New Roman"/>
          <w:b/>
          <w:bCs/>
          <w:i/>
          <w:sz w:val="24"/>
          <w:szCs w:val="24"/>
          <w:lang w:val="en-GB"/>
        </w:rPr>
        <w:t>2.3. Citizen Science Approach</w:t>
      </w:r>
    </w:p>
    <w:p w14:paraId="2DECFFCC" w14:textId="3F498505" w:rsidR="00E60FE3" w:rsidRDefault="00E60FE3" w:rsidP="00E60FE3">
      <w:pPr>
        <w:rPr>
          <w:rFonts w:ascii="Times New Roman" w:hAnsi="Times New Roman" w:cs="Times New Roman"/>
          <w:sz w:val="24"/>
          <w:szCs w:val="24"/>
          <w:lang w:val="en-GB"/>
        </w:rPr>
      </w:pPr>
      <w:r w:rsidRPr="0087333D">
        <w:rPr>
          <w:rFonts w:ascii="Times New Roman" w:hAnsi="Times New Roman" w:cs="Times New Roman"/>
          <w:sz w:val="24"/>
          <w:szCs w:val="24"/>
          <w:lang w:val="en-GB"/>
        </w:rPr>
        <w:t>The citizen scientists involved in this research were teachers and their schoolchildren age</w:t>
      </w:r>
      <w:r w:rsidR="00C76ECB">
        <w:rPr>
          <w:rFonts w:ascii="Times New Roman" w:hAnsi="Times New Roman" w:cs="Times New Roman"/>
          <w:sz w:val="24"/>
          <w:szCs w:val="24"/>
          <w:lang w:val="en-GB"/>
        </w:rPr>
        <w:t>d</w:t>
      </w:r>
      <w:r w:rsidRPr="0087333D">
        <w:rPr>
          <w:rFonts w:ascii="Times New Roman" w:hAnsi="Times New Roman" w:cs="Times New Roman"/>
          <w:sz w:val="24"/>
          <w:szCs w:val="24"/>
          <w:lang w:val="en-GB"/>
        </w:rPr>
        <w:t xml:space="preserve"> between 10 and 18 years old. Participants belonged to schools from the 11 Latin American </w:t>
      </w:r>
      <w:r w:rsidRPr="0087333D">
        <w:rPr>
          <w:rFonts w:ascii="Times New Roman" w:hAnsi="Times New Roman" w:cs="Times New Roman"/>
          <w:sz w:val="24"/>
          <w:szCs w:val="24"/>
          <w:lang w:val="en-GB"/>
        </w:rPr>
        <w:lastRenderedPageBreak/>
        <w:t>coastal countries along the Pacific Ocean (from Mexico to Chile), and since 2018</w:t>
      </w:r>
      <w:r w:rsidR="00882245">
        <w:rPr>
          <w:rFonts w:ascii="Times New Roman" w:hAnsi="Times New Roman" w:cs="Times New Roman"/>
          <w:sz w:val="24"/>
          <w:szCs w:val="24"/>
          <w:lang w:val="en-GB"/>
        </w:rPr>
        <w:t>,</w:t>
      </w:r>
      <w:r w:rsidRPr="0087333D">
        <w:rPr>
          <w:rFonts w:ascii="Times New Roman" w:hAnsi="Times New Roman" w:cs="Times New Roman"/>
          <w:sz w:val="24"/>
          <w:szCs w:val="24"/>
          <w:lang w:val="en-GB"/>
        </w:rPr>
        <w:t xml:space="preserve"> </w:t>
      </w:r>
      <w:r w:rsidR="00B026B0">
        <w:rPr>
          <w:rFonts w:ascii="Times New Roman" w:hAnsi="Times New Roman" w:cs="Times New Roman"/>
          <w:sz w:val="24"/>
          <w:szCs w:val="24"/>
          <w:lang w:val="en-GB"/>
        </w:rPr>
        <w:t xml:space="preserve">they </w:t>
      </w:r>
      <w:r w:rsidR="00C76ECB">
        <w:rPr>
          <w:rFonts w:ascii="Times New Roman" w:hAnsi="Times New Roman" w:cs="Times New Roman"/>
          <w:sz w:val="24"/>
          <w:szCs w:val="24"/>
          <w:lang w:val="en-GB"/>
        </w:rPr>
        <w:t>have been</w:t>
      </w:r>
      <w:r w:rsidRPr="0087333D">
        <w:rPr>
          <w:rFonts w:ascii="Times New Roman" w:hAnsi="Times New Roman" w:cs="Times New Roman"/>
          <w:sz w:val="24"/>
          <w:szCs w:val="24"/>
          <w:lang w:val="en-GB"/>
        </w:rPr>
        <w:t xml:space="preserve"> part of the ReCiBa </w:t>
      </w:r>
      <w:r w:rsidR="004A0A7F">
        <w:rPr>
          <w:rFonts w:ascii="Times New Roman" w:hAnsi="Times New Roman" w:cs="Times New Roman"/>
          <w:sz w:val="24"/>
          <w:szCs w:val="24"/>
          <w:lang w:val="en-GB"/>
        </w:rPr>
        <w:t xml:space="preserve">network </w:t>
      </w:r>
      <w:r w:rsidRPr="0087333D">
        <w:rPr>
          <w:rFonts w:ascii="Times New Roman" w:hAnsi="Times New Roman" w:cs="Times New Roman"/>
          <w:sz w:val="24"/>
          <w:szCs w:val="24"/>
          <w:lang w:val="en-GB"/>
        </w:rPr>
        <w:t xml:space="preserve">(The international network of litter scientists, or “Red de Científicos de la Basura” in Spanish). </w:t>
      </w:r>
    </w:p>
    <w:p w14:paraId="11BE2E08" w14:textId="77777777" w:rsidR="008A535B" w:rsidRDefault="00DE4378" w:rsidP="008A535B">
      <w:pPr>
        <w:ind w:firstLine="708"/>
        <w:rPr>
          <w:rFonts w:ascii="Times New Roman" w:hAnsi="Times New Roman" w:cs="Times New Roman"/>
          <w:sz w:val="24"/>
          <w:szCs w:val="24"/>
          <w:lang w:val="en-GB"/>
        </w:rPr>
      </w:pPr>
      <w:r w:rsidRPr="0087333D">
        <w:rPr>
          <w:rFonts w:ascii="Times New Roman" w:hAnsi="Times New Roman" w:cs="Times New Roman"/>
          <w:sz w:val="24"/>
          <w:szCs w:val="24"/>
          <w:lang w:val="en-GB"/>
        </w:rPr>
        <w:t>In the second semester of 2019, the scientific team of the program designed (i) a set of 8 educational guides of activities to determine litter with biotic interactions  (</w:t>
      </w:r>
      <w:hyperlink r:id="rId8" w:history="1">
        <w:r w:rsidRPr="0087333D">
          <w:rPr>
            <w:rStyle w:val="Hyperlink"/>
            <w:rFonts w:ascii="Times New Roman" w:hAnsi="Times New Roman" w:cs="Times New Roman"/>
            <w:sz w:val="24"/>
            <w:szCs w:val="24"/>
            <w:lang w:val="en-GB"/>
          </w:rPr>
          <w:t>https://doi.org/10.5281/zenodo.5906766</w:t>
        </w:r>
      </w:hyperlink>
      <w:r w:rsidRPr="0087333D">
        <w:rPr>
          <w:rFonts w:ascii="Times New Roman" w:hAnsi="Times New Roman" w:cs="Times New Roman"/>
          <w:sz w:val="24"/>
          <w:szCs w:val="24"/>
          <w:lang w:val="en-GB"/>
        </w:rPr>
        <w:t>), and (ii) a manual to identify organisms growing on marine litter (</w:t>
      </w:r>
      <w:hyperlink r:id="rId9" w:history="1">
        <w:r w:rsidRPr="0087333D">
          <w:rPr>
            <w:rStyle w:val="Hyperlink"/>
            <w:rFonts w:ascii="Times New Roman" w:hAnsi="Times New Roman" w:cs="Times New Roman"/>
            <w:sz w:val="24"/>
            <w:szCs w:val="24"/>
            <w:lang w:val="en-GB"/>
          </w:rPr>
          <w:t>https://doi.org/10.5281/zenodo.5904156</w:t>
        </w:r>
      </w:hyperlink>
      <w:r w:rsidRPr="0087333D">
        <w:rPr>
          <w:rFonts w:ascii="Times New Roman" w:hAnsi="Times New Roman" w:cs="Times New Roman"/>
          <w:sz w:val="24"/>
          <w:szCs w:val="24"/>
          <w:lang w:val="en-GB"/>
        </w:rPr>
        <w:t xml:space="preserve">). </w:t>
      </w:r>
      <w:r w:rsidR="001C00F6" w:rsidRPr="0087333D">
        <w:rPr>
          <w:rFonts w:ascii="Times New Roman" w:hAnsi="Times New Roman" w:cs="Times New Roman"/>
          <w:sz w:val="24"/>
          <w:szCs w:val="24"/>
          <w:lang w:val="en-GB"/>
        </w:rPr>
        <w:t xml:space="preserve">The </w:t>
      </w:r>
      <w:r w:rsidR="00683A97" w:rsidRPr="0087333D">
        <w:rPr>
          <w:rFonts w:ascii="Times New Roman" w:hAnsi="Times New Roman" w:cs="Times New Roman"/>
          <w:sz w:val="24"/>
          <w:szCs w:val="24"/>
          <w:lang w:val="en-GB"/>
        </w:rPr>
        <w:t xml:space="preserve">educational guides introduce </w:t>
      </w:r>
      <w:r w:rsidR="001C00F6" w:rsidRPr="0087333D">
        <w:rPr>
          <w:rFonts w:ascii="Times New Roman" w:hAnsi="Times New Roman" w:cs="Times New Roman"/>
          <w:sz w:val="24"/>
          <w:szCs w:val="24"/>
          <w:lang w:val="en-GB"/>
        </w:rPr>
        <w:t xml:space="preserve">the issue of marine currents, floating litter, and organism interactions (guides 1-5), the specific sampling procedures (guides 6 &amp; 7), and the evaluation and interpretation of the results (guide 8). </w:t>
      </w:r>
    </w:p>
    <w:p w14:paraId="0895F023" w14:textId="5789B6D8" w:rsidR="00AE1378" w:rsidRDefault="00882245" w:rsidP="00AE1378">
      <w:pPr>
        <w:ind w:firstLine="708"/>
        <w:rPr>
          <w:rFonts w:ascii="Times New Roman" w:hAnsi="Times New Roman" w:cs="Times New Roman"/>
          <w:sz w:val="24"/>
          <w:szCs w:val="24"/>
          <w:lang w:val="en-GB"/>
        </w:rPr>
      </w:pPr>
      <w:r>
        <w:rPr>
          <w:rFonts w:ascii="Times New Roman" w:hAnsi="Times New Roman" w:cs="Times New Roman"/>
          <w:sz w:val="24"/>
          <w:szCs w:val="24"/>
          <w:lang w:val="en-GB"/>
        </w:rPr>
        <w:t>G</w:t>
      </w:r>
      <w:r w:rsidR="00DE4378" w:rsidRPr="0087333D">
        <w:rPr>
          <w:rFonts w:ascii="Times New Roman" w:hAnsi="Times New Roman" w:cs="Times New Roman"/>
          <w:sz w:val="24"/>
          <w:szCs w:val="24"/>
          <w:lang w:val="en-GB"/>
        </w:rPr>
        <w:t xml:space="preserve">uide number 6 </w:t>
      </w:r>
      <w:r w:rsidR="00542AA8" w:rsidRPr="0087333D">
        <w:rPr>
          <w:rFonts w:ascii="Times New Roman" w:hAnsi="Times New Roman" w:cs="Times New Roman"/>
          <w:sz w:val="24"/>
          <w:szCs w:val="24"/>
          <w:lang w:val="en-GB"/>
        </w:rPr>
        <w:t>offers</w:t>
      </w:r>
      <w:r w:rsidR="00DE4378" w:rsidRPr="0087333D">
        <w:rPr>
          <w:rFonts w:ascii="Times New Roman" w:hAnsi="Times New Roman" w:cs="Times New Roman"/>
          <w:sz w:val="24"/>
          <w:szCs w:val="24"/>
          <w:lang w:val="en-GB"/>
        </w:rPr>
        <w:t xml:space="preserve"> instructions </w:t>
      </w:r>
      <w:r w:rsidR="00542AA8" w:rsidRPr="0087333D">
        <w:rPr>
          <w:rFonts w:ascii="Times New Roman" w:hAnsi="Times New Roman" w:cs="Times New Roman"/>
          <w:sz w:val="24"/>
          <w:szCs w:val="24"/>
          <w:lang w:val="en-GB"/>
        </w:rPr>
        <w:t xml:space="preserve">about how </w:t>
      </w:r>
      <w:r w:rsidR="00DE4378" w:rsidRPr="0087333D">
        <w:rPr>
          <w:rFonts w:ascii="Times New Roman" w:hAnsi="Times New Roman" w:cs="Times New Roman"/>
          <w:sz w:val="24"/>
          <w:szCs w:val="24"/>
          <w:lang w:val="en-GB"/>
        </w:rPr>
        <w:t xml:space="preserve">to collect </w:t>
      </w:r>
      <w:r w:rsidR="00415C24" w:rsidRPr="0087333D">
        <w:rPr>
          <w:rFonts w:ascii="Times New Roman" w:hAnsi="Times New Roman" w:cs="Times New Roman"/>
          <w:sz w:val="24"/>
          <w:szCs w:val="24"/>
          <w:lang w:val="en-GB"/>
        </w:rPr>
        <w:t xml:space="preserve">litter </w:t>
      </w:r>
      <w:r w:rsidR="00DE4378" w:rsidRPr="0087333D">
        <w:rPr>
          <w:rFonts w:ascii="Times New Roman" w:hAnsi="Times New Roman" w:cs="Times New Roman"/>
          <w:sz w:val="24"/>
          <w:szCs w:val="24"/>
          <w:lang w:val="en-GB"/>
        </w:rPr>
        <w:t xml:space="preserve">samples </w:t>
      </w:r>
      <w:r w:rsidR="00542AA8" w:rsidRPr="0087333D">
        <w:rPr>
          <w:rFonts w:ascii="Times New Roman" w:hAnsi="Times New Roman" w:cs="Times New Roman"/>
          <w:sz w:val="24"/>
          <w:szCs w:val="24"/>
          <w:lang w:val="en-GB"/>
        </w:rPr>
        <w:t>o</w:t>
      </w:r>
      <w:r w:rsidR="00DE4378" w:rsidRPr="0087333D">
        <w:rPr>
          <w:rFonts w:ascii="Times New Roman" w:hAnsi="Times New Roman" w:cs="Times New Roman"/>
          <w:sz w:val="24"/>
          <w:szCs w:val="24"/>
          <w:lang w:val="en-GB"/>
        </w:rPr>
        <w:t>n the beach (the sampling occurs in one day), whi</w:t>
      </w:r>
      <w:r w:rsidR="00542AA8" w:rsidRPr="0087333D">
        <w:rPr>
          <w:rFonts w:ascii="Times New Roman" w:hAnsi="Times New Roman" w:cs="Times New Roman"/>
          <w:sz w:val="24"/>
          <w:szCs w:val="24"/>
          <w:lang w:val="en-GB"/>
        </w:rPr>
        <w:t>le guide number 7</w:t>
      </w:r>
      <w:r w:rsidR="00DE4378" w:rsidRPr="0087333D">
        <w:rPr>
          <w:rFonts w:ascii="Times New Roman" w:hAnsi="Times New Roman" w:cs="Times New Roman"/>
          <w:sz w:val="24"/>
          <w:szCs w:val="24"/>
          <w:lang w:val="en-GB"/>
        </w:rPr>
        <w:t xml:space="preserve"> allow</w:t>
      </w:r>
      <w:r>
        <w:rPr>
          <w:rFonts w:ascii="Times New Roman" w:hAnsi="Times New Roman" w:cs="Times New Roman"/>
          <w:sz w:val="24"/>
          <w:szCs w:val="24"/>
          <w:lang w:val="en-GB"/>
        </w:rPr>
        <w:t>s</w:t>
      </w:r>
      <w:r w:rsidR="00DE4378" w:rsidRPr="0087333D">
        <w:rPr>
          <w:rFonts w:ascii="Times New Roman" w:hAnsi="Times New Roman" w:cs="Times New Roman"/>
          <w:sz w:val="24"/>
          <w:szCs w:val="24"/>
          <w:lang w:val="en-GB"/>
        </w:rPr>
        <w:t xml:space="preserve"> the schoolchildren to identify the main organisms interacting with the </w:t>
      </w:r>
      <w:r w:rsidR="00C70249" w:rsidRPr="0087333D">
        <w:rPr>
          <w:rFonts w:ascii="Times New Roman" w:hAnsi="Times New Roman" w:cs="Times New Roman"/>
          <w:sz w:val="24"/>
          <w:szCs w:val="24"/>
          <w:lang w:val="en-GB"/>
        </w:rPr>
        <w:t>litter items</w:t>
      </w:r>
      <w:r w:rsidR="00DE4378" w:rsidRPr="0087333D">
        <w:rPr>
          <w:rFonts w:ascii="Times New Roman" w:hAnsi="Times New Roman" w:cs="Times New Roman"/>
          <w:sz w:val="24"/>
          <w:szCs w:val="24"/>
          <w:lang w:val="en-GB"/>
        </w:rPr>
        <w:t>, mainly</w:t>
      </w:r>
      <w:r>
        <w:rPr>
          <w:rFonts w:ascii="Times New Roman" w:hAnsi="Times New Roman" w:cs="Times New Roman"/>
          <w:sz w:val="24"/>
          <w:szCs w:val="24"/>
          <w:lang w:val="en-GB"/>
        </w:rPr>
        <w:t xml:space="preserve"> the</w:t>
      </w:r>
      <w:r w:rsidR="00DE4378" w:rsidRPr="0087333D">
        <w:rPr>
          <w:rFonts w:ascii="Times New Roman" w:hAnsi="Times New Roman" w:cs="Times New Roman"/>
          <w:sz w:val="24"/>
          <w:szCs w:val="24"/>
          <w:lang w:val="en-GB"/>
        </w:rPr>
        <w:t xml:space="preserve"> epibionts growing on </w:t>
      </w:r>
      <w:r w:rsidR="00734056" w:rsidRPr="0087333D">
        <w:rPr>
          <w:rFonts w:ascii="Times New Roman" w:hAnsi="Times New Roman" w:cs="Times New Roman"/>
          <w:sz w:val="24"/>
          <w:szCs w:val="24"/>
          <w:lang w:val="en-GB"/>
        </w:rPr>
        <w:t>them</w:t>
      </w:r>
      <w:r w:rsidR="00DE4378" w:rsidRPr="0087333D">
        <w:rPr>
          <w:rFonts w:ascii="Times New Roman" w:hAnsi="Times New Roman" w:cs="Times New Roman"/>
          <w:sz w:val="24"/>
          <w:szCs w:val="24"/>
          <w:lang w:val="en-GB"/>
        </w:rPr>
        <w:t xml:space="preserve">. </w:t>
      </w:r>
      <w:r w:rsidR="00542AA8" w:rsidRPr="0087333D">
        <w:rPr>
          <w:rFonts w:ascii="Times New Roman" w:hAnsi="Times New Roman" w:cs="Times New Roman"/>
          <w:sz w:val="24"/>
          <w:szCs w:val="24"/>
          <w:lang w:val="en-GB"/>
        </w:rPr>
        <w:t>T</w:t>
      </w:r>
      <w:r w:rsidR="00DE4378" w:rsidRPr="0087333D">
        <w:rPr>
          <w:rFonts w:ascii="Times New Roman" w:hAnsi="Times New Roman" w:cs="Times New Roman"/>
          <w:sz w:val="24"/>
          <w:szCs w:val="24"/>
          <w:lang w:val="en-GB"/>
        </w:rPr>
        <w:t>h</w:t>
      </w:r>
      <w:r w:rsidR="00542AA8" w:rsidRPr="0087333D">
        <w:rPr>
          <w:rFonts w:ascii="Times New Roman" w:hAnsi="Times New Roman" w:cs="Times New Roman"/>
          <w:sz w:val="24"/>
          <w:szCs w:val="24"/>
          <w:lang w:val="en-GB"/>
        </w:rPr>
        <w:t>e first</w:t>
      </w:r>
      <w:r w:rsidR="00DE4378" w:rsidRPr="0087333D">
        <w:rPr>
          <w:rFonts w:ascii="Times New Roman" w:hAnsi="Times New Roman" w:cs="Times New Roman"/>
          <w:sz w:val="24"/>
          <w:szCs w:val="24"/>
          <w:lang w:val="en-GB"/>
        </w:rPr>
        <w:t xml:space="preserve"> activity</w:t>
      </w:r>
      <w:r w:rsidR="00542AA8" w:rsidRPr="0087333D">
        <w:rPr>
          <w:rFonts w:ascii="Times New Roman" w:hAnsi="Times New Roman" w:cs="Times New Roman"/>
          <w:sz w:val="24"/>
          <w:szCs w:val="24"/>
          <w:lang w:val="en-GB"/>
        </w:rPr>
        <w:t xml:space="preserve"> (guide 6)</w:t>
      </w:r>
      <w:r w:rsidR="00DE4378" w:rsidRPr="0087333D">
        <w:rPr>
          <w:rFonts w:ascii="Times New Roman" w:hAnsi="Times New Roman" w:cs="Times New Roman"/>
          <w:sz w:val="24"/>
          <w:szCs w:val="24"/>
          <w:lang w:val="en-GB"/>
        </w:rPr>
        <w:t xml:space="preserve"> took p</w:t>
      </w:r>
      <w:r w:rsidR="00542AA8" w:rsidRPr="0087333D">
        <w:rPr>
          <w:rFonts w:ascii="Times New Roman" w:hAnsi="Times New Roman" w:cs="Times New Roman"/>
          <w:sz w:val="24"/>
          <w:szCs w:val="24"/>
          <w:lang w:val="en-GB"/>
        </w:rPr>
        <w:t>l</w:t>
      </w:r>
      <w:r w:rsidR="00DE4378" w:rsidRPr="0087333D">
        <w:rPr>
          <w:rFonts w:ascii="Times New Roman" w:hAnsi="Times New Roman" w:cs="Times New Roman"/>
          <w:sz w:val="24"/>
          <w:szCs w:val="24"/>
          <w:lang w:val="en-GB"/>
        </w:rPr>
        <w:t xml:space="preserve">ace </w:t>
      </w:r>
      <w:r w:rsidR="00542AA8" w:rsidRPr="0087333D">
        <w:rPr>
          <w:rFonts w:ascii="Times New Roman" w:hAnsi="Times New Roman" w:cs="Times New Roman"/>
          <w:sz w:val="24"/>
          <w:szCs w:val="24"/>
          <w:lang w:val="en-GB"/>
        </w:rPr>
        <w:t>on the</w:t>
      </w:r>
      <w:r w:rsidR="00DE4378" w:rsidRPr="0087333D">
        <w:rPr>
          <w:rFonts w:ascii="Times New Roman" w:hAnsi="Times New Roman" w:cs="Times New Roman"/>
          <w:sz w:val="24"/>
          <w:szCs w:val="24"/>
          <w:lang w:val="en-GB"/>
        </w:rPr>
        <w:t xml:space="preserve"> beach </w:t>
      </w:r>
      <w:r w:rsidR="00542AA8" w:rsidRPr="0087333D">
        <w:rPr>
          <w:rFonts w:ascii="Times New Roman" w:hAnsi="Times New Roman" w:cs="Times New Roman"/>
          <w:sz w:val="24"/>
          <w:szCs w:val="24"/>
          <w:lang w:val="en-GB"/>
        </w:rPr>
        <w:t xml:space="preserve">on </w:t>
      </w:r>
      <w:r w:rsidR="00DE4378" w:rsidRPr="0087333D">
        <w:rPr>
          <w:rFonts w:ascii="Times New Roman" w:hAnsi="Times New Roman" w:cs="Times New Roman"/>
          <w:sz w:val="24"/>
          <w:szCs w:val="24"/>
          <w:lang w:val="en-GB"/>
        </w:rPr>
        <w:t xml:space="preserve">the same day </w:t>
      </w:r>
      <w:r w:rsidR="00542AA8" w:rsidRPr="0087333D">
        <w:rPr>
          <w:rFonts w:ascii="Times New Roman" w:hAnsi="Times New Roman" w:cs="Times New Roman"/>
          <w:sz w:val="24"/>
          <w:szCs w:val="24"/>
          <w:lang w:val="en-GB"/>
        </w:rPr>
        <w:t>of</w:t>
      </w:r>
      <w:r w:rsidR="00DE4378" w:rsidRPr="0087333D">
        <w:rPr>
          <w:rFonts w:ascii="Times New Roman" w:hAnsi="Times New Roman" w:cs="Times New Roman"/>
          <w:sz w:val="24"/>
          <w:szCs w:val="24"/>
          <w:lang w:val="en-GB"/>
        </w:rPr>
        <w:t xml:space="preserve"> the sampling, </w:t>
      </w:r>
      <w:r w:rsidR="00542AA8" w:rsidRPr="0087333D">
        <w:rPr>
          <w:rFonts w:ascii="Times New Roman" w:hAnsi="Times New Roman" w:cs="Times New Roman"/>
          <w:sz w:val="24"/>
          <w:szCs w:val="24"/>
          <w:lang w:val="en-GB"/>
        </w:rPr>
        <w:t>whereas the second activity (guide 7) was done</w:t>
      </w:r>
      <w:r w:rsidR="00DE4378" w:rsidRPr="0087333D">
        <w:rPr>
          <w:rFonts w:ascii="Times New Roman" w:hAnsi="Times New Roman" w:cs="Times New Roman"/>
          <w:sz w:val="24"/>
          <w:szCs w:val="24"/>
          <w:lang w:val="en-GB"/>
        </w:rPr>
        <w:t xml:space="preserve"> another day at the school. Data collection occurred betwe</w:t>
      </w:r>
      <w:r w:rsidR="00AE1378">
        <w:rPr>
          <w:rFonts w:ascii="Times New Roman" w:hAnsi="Times New Roman" w:cs="Times New Roman"/>
          <w:sz w:val="24"/>
          <w:szCs w:val="24"/>
          <w:lang w:val="en-GB"/>
        </w:rPr>
        <w:t>en September and December 2019.</w:t>
      </w:r>
    </w:p>
    <w:p w14:paraId="671E32DE" w14:textId="3B75AD43" w:rsidR="00AE1378" w:rsidRDefault="00BA39E9" w:rsidP="00AE1378">
      <w:pPr>
        <w:ind w:firstLine="708"/>
        <w:rPr>
          <w:rFonts w:ascii="Times New Roman" w:hAnsi="Times New Roman" w:cs="Times New Roman"/>
          <w:sz w:val="24"/>
          <w:szCs w:val="24"/>
          <w:lang w:val="en-GB"/>
        </w:rPr>
      </w:pPr>
      <w:r w:rsidRPr="0087333D">
        <w:rPr>
          <w:rFonts w:ascii="Times New Roman" w:hAnsi="Times New Roman" w:cs="Times New Roman"/>
          <w:sz w:val="24"/>
          <w:szCs w:val="24"/>
          <w:lang w:val="en-GB"/>
        </w:rPr>
        <w:t>On the beach, t</w:t>
      </w:r>
      <w:r w:rsidR="00DE4378" w:rsidRPr="0087333D">
        <w:rPr>
          <w:rFonts w:ascii="Times New Roman" w:hAnsi="Times New Roman" w:cs="Times New Roman"/>
          <w:sz w:val="24"/>
          <w:szCs w:val="24"/>
          <w:lang w:val="en-GB"/>
        </w:rPr>
        <w:t xml:space="preserve">he schoolchildren </w:t>
      </w:r>
      <w:r w:rsidR="00F5065A">
        <w:rPr>
          <w:rFonts w:ascii="Times New Roman" w:hAnsi="Times New Roman" w:cs="Times New Roman"/>
          <w:sz w:val="24"/>
          <w:szCs w:val="24"/>
          <w:lang w:val="en-GB"/>
        </w:rPr>
        <w:t>followed the instructions of</w:t>
      </w:r>
      <w:r w:rsidR="00DE4378" w:rsidRPr="0087333D">
        <w:rPr>
          <w:rFonts w:ascii="Times New Roman" w:hAnsi="Times New Roman" w:cs="Times New Roman"/>
          <w:sz w:val="24"/>
          <w:szCs w:val="24"/>
          <w:lang w:val="en-GB"/>
        </w:rPr>
        <w:t xml:space="preserve"> guide 6 of the educational material</w:t>
      </w:r>
      <w:r w:rsidRPr="0087333D">
        <w:rPr>
          <w:rFonts w:ascii="Times New Roman" w:hAnsi="Times New Roman" w:cs="Times New Roman"/>
          <w:sz w:val="24"/>
          <w:szCs w:val="24"/>
          <w:lang w:val="en-GB"/>
        </w:rPr>
        <w:t xml:space="preserve"> (for</w:t>
      </w:r>
      <w:r w:rsidR="00DE4378" w:rsidRPr="0087333D">
        <w:rPr>
          <w:rFonts w:ascii="Times New Roman" w:hAnsi="Times New Roman" w:cs="Times New Roman"/>
          <w:sz w:val="24"/>
          <w:szCs w:val="24"/>
          <w:lang w:val="en-GB"/>
        </w:rPr>
        <w:t xml:space="preserve"> </w:t>
      </w:r>
      <w:r w:rsidR="001C1C12">
        <w:rPr>
          <w:rFonts w:ascii="Times New Roman" w:hAnsi="Times New Roman" w:cs="Times New Roman"/>
          <w:sz w:val="24"/>
          <w:szCs w:val="24"/>
          <w:lang w:val="en-GB"/>
        </w:rPr>
        <w:t xml:space="preserve">the </w:t>
      </w:r>
      <w:r w:rsidR="00DE4378" w:rsidRPr="0087333D">
        <w:rPr>
          <w:rFonts w:ascii="Times New Roman" w:hAnsi="Times New Roman" w:cs="Times New Roman"/>
          <w:sz w:val="24"/>
          <w:szCs w:val="24"/>
          <w:lang w:val="en-GB"/>
        </w:rPr>
        <w:t xml:space="preserve">complete guide </w:t>
      </w:r>
      <w:r w:rsidRPr="0087333D">
        <w:rPr>
          <w:rFonts w:ascii="Times New Roman" w:hAnsi="Times New Roman" w:cs="Times New Roman"/>
          <w:sz w:val="24"/>
          <w:szCs w:val="24"/>
          <w:lang w:val="en-GB"/>
        </w:rPr>
        <w:t>see</w:t>
      </w:r>
      <w:r w:rsidR="00DE4378" w:rsidRPr="0087333D">
        <w:rPr>
          <w:rFonts w:ascii="Times New Roman" w:hAnsi="Times New Roman" w:cs="Times New Roman"/>
          <w:sz w:val="24"/>
          <w:szCs w:val="24"/>
          <w:lang w:val="en-GB"/>
        </w:rPr>
        <w:t xml:space="preserve"> </w:t>
      </w:r>
      <w:hyperlink r:id="rId10" w:history="1">
        <w:r w:rsidR="00DE4378" w:rsidRPr="0087333D">
          <w:rPr>
            <w:rStyle w:val="Hyperlink"/>
            <w:rFonts w:ascii="Times New Roman" w:hAnsi="Times New Roman" w:cs="Times New Roman"/>
            <w:sz w:val="24"/>
            <w:szCs w:val="24"/>
            <w:lang w:val="en-GB"/>
          </w:rPr>
          <w:t>https://doi.org/10.5281/zenodo.5906766</w:t>
        </w:r>
      </w:hyperlink>
      <w:r w:rsidRPr="0087333D">
        <w:rPr>
          <w:rStyle w:val="Hyperlink"/>
          <w:rFonts w:ascii="Times New Roman" w:hAnsi="Times New Roman" w:cs="Times New Roman"/>
          <w:sz w:val="24"/>
          <w:szCs w:val="24"/>
          <w:lang w:val="en-GB"/>
        </w:rPr>
        <w:t>)</w:t>
      </w:r>
      <w:r w:rsidR="00DE4378" w:rsidRPr="0087333D">
        <w:rPr>
          <w:rFonts w:ascii="Times New Roman" w:hAnsi="Times New Roman" w:cs="Times New Roman"/>
          <w:sz w:val="24"/>
          <w:szCs w:val="24"/>
          <w:lang w:val="en-GB"/>
        </w:rPr>
        <w:t>. On the sampling day</w:t>
      </w:r>
      <w:r w:rsidR="00C249E5">
        <w:rPr>
          <w:rFonts w:ascii="Times New Roman" w:hAnsi="Times New Roman" w:cs="Times New Roman"/>
          <w:sz w:val="24"/>
          <w:szCs w:val="24"/>
          <w:lang w:val="en-GB"/>
        </w:rPr>
        <w:t>,</w:t>
      </w:r>
      <w:r w:rsidR="00DE4378" w:rsidRPr="0087333D">
        <w:rPr>
          <w:rFonts w:ascii="Times New Roman" w:hAnsi="Times New Roman" w:cs="Times New Roman"/>
          <w:sz w:val="24"/>
          <w:szCs w:val="24"/>
          <w:lang w:val="en-GB"/>
        </w:rPr>
        <w:t xml:space="preserve"> the</w:t>
      </w:r>
      <w:r w:rsidRPr="0087333D">
        <w:rPr>
          <w:rFonts w:ascii="Times New Roman" w:hAnsi="Times New Roman" w:cs="Times New Roman"/>
          <w:sz w:val="24"/>
          <w:szCs w:val="24"/>
          <w:lang w:val="en-GB"/>
        </w:rPr>
        <w:t xml:space="preserve"> teachers with their class</w:t>
      </w:r>
      <w:r w:rsidR="00DE4378" w:rsidRPr="0087333D">
        <w:rPr>
          <w:rFonts w:ascii="Times New Roman" w:hAnsi="Times New Roman" w:cs="Times New Roman"/>
          <w:sz w:val="24"/>
          <w:szCs w:val="24"/>
          <w:lang w:val="en-GB"/>
        </w:rPr>
        <w:t xml:space="preserve"> went to their local beach, where they formed small groups of 4 to 5 children. Each group then collected around 100 litter items on the beach, or if they could not gather 100 items, they searched for litter for a maximum of 30 minutes. The total number of items collected by each group was very variable, </w:t>
      </w:r>
      <w:r w:rsidR="001C1C12">
        <w:rPr>
          <w:rFonts w:ascii="Times New Roman" w:hAnsi="Times New Roman" w:cs="Times New Roman"/>
          <w:sz w:val="24"/>
          <w:szCs w:val="24"/>
          <w:lang w:val="en-GB"/>
        </w:rPr>
        <w:t xml:space="preserve">with </w:t>
      </w:r>
      <w:r w:rsidR="00DE4378" w:rsidRPr="0087333D">
        <w:rPr>
          <w:rFonts w:ascii="Times New Roman" w:hAnsi="Times New Roman" w:cs="Times New Roman"/>
          <w:sz w:val="24"/>
          <w:szCs w:val="24"/>
          <w:lang w:val="en-GB"/>
        </w:rPr>
        <w:t xml:space="preserve">some </w:t>
      </w:r>
      <w:r w:rsidR="00DE4378" w:rsidRPr="0087333D">
        <w:rPr>
          <w:rFonts w:ascii="Times New Roman" w:hAnsi="Times New Roman" w:cs="Times New Roman"/>
          <w:sz w:val="24"/>
          <w:szCs w:val="24"/>
          <w:lang w:val="en-GB"/>
        </w:rPr>
        <w:lastRenderedPageBreak/>
        <w:t>groups collect</w:t>
      </w:r>
      <w:r w:rsidR="001C1C12">
        <w:rPr>
          <w:rFonts w:ascii="Times New Roman" w:hAnsi="Times New Roman" w:cs="Times New Roman"/>
          <w:sz w:val="24"/>
          <w:szCs w:val="24"/>
          <w:lang w:val="en-GB"/>
        </w:rPr>
        <w:t>ing</w:t>
      </w:r>
      <w:r w:rsidR="00DE4378" w:rsidRPr="0087333D">
        <w:rPr>
          <w:rFonts w:ascii="Times New Roman" w:hAnsi="Times New Roman" w:cs="Times New Roman"/>
          <w:sz w:val="24"/>
          <w:szCs w:val="24"/>
          <w:lang w:val="en-GB"/>
        </w:rPr>
        <w:t xml:space="preserve"> more than 100 items and other groups not find</w:t>
      </w:r>
      <w:r w:rsidR="001C1C12">
        <w:rPr>
          <w:rFonts w:ascii="Times New Roman" w:hAnsi="Times New Roman" w:cs="Times New Roman"/>
          <w:sz w:val="24"/>
          <w:szCs w:val="24"/>
          <w:lang w:val="en-GB"/>
        </w:rPr>
        <w:t>ing</w:t>
      </w:r>
      <w:r w:rsidR="00DE4378" w:rsidRPr="0087333D">
        <w:rPr>
          <w:rFonts w:ascii="Times New Roman" w:hAnsi="Times New Roman" w:cs="Times New Roman"/>
          <w:sz w:val="24"/>
          <w:szCs w:val="24"/>
          <w:lang w:val="en-GB"/>
        </w:rPr>
        <w:t xml:space="preserve"> that many litter items </w:t>
      </w:r>
      <w:r w:rsidR="00EB7CC6" w:rsidRPr="0087333D">
        <w:rPr>
          <w:rFonts w:ascii="Times New Roman" w:hAnsi="Times New Roman" w:cs="Times New Roman"/>
          <w:sz w:val="24"/>
          <w:szCs w:val="24"/>
          <w:lang w:val="en-GB"/>
        </w:rPr>
        <w:t>o</w:t>
      </w:r>
      <w:r w:rsidR="00AE1378">
        <w:rPr>
          <w:rFonts w:ascii="Times New Roman" w:hAnsi="Times New Roman" w:cs="Times New Roman"/>
          <w:sz w:val="24"/>
          <w:szCs w:val="24"/>
          <w:lang w:val="en-GB"/>
        </w:rPr>
        <w:t>n their beaches.</w:t>
      </w:r>
    </w:p>
    <w:p w14:paraId="785ADCB6" w14:textId="440EBD46" w:rsidR="00AE1378" w:rsidRDefault="00DE4378" w:rsidP="00AE1378">
      <w:pPr>
        <w:ind w:firstLine="708"/>
        <w:rPr>
          <w:rFonts w:ascii="Times New Roman" w:hAnsi="Times New Roman" w:cs="Times New Roman"/>
          <w:sz w:val="24"/>
          <w:szCs w:val="24"/>
          <w:lang w:val="en-GB"/>
        </w:rPr>
      </w:pPr>
      <w:r w:rsidRPr="0087333D">
        <w:rPr>
          <w:rFonts w:ascii="Times New Roman" w:hAnsi="Times New Roman" w:cs="Times New Roman"/>
          <w:sz w:val="24"/>
          <w:szCs w:val="24"/>
          <w:lang w:val="en-GB"/>
        </w:rPr>
        <w:t xml:space="preserve">Following collection, the schoolchildren classified litter items according to material composition, and they counted how many items from each category presented </w:t>
      </w:r>
      <w:r w:rsidR="00BA39E9" w:rsidRPr="0087333D">
        <w:rPr>
          <w:rFonts w:ascii="Times New Roman" w:hAnsi="Times New Roman" w:cs="Times New Roman"/>
          <w:sz w:val="24"/>
          <w:szCs w:val="24"/>
          <w:lang w:val="en-GB"/>
        </w:rPr>
        <w:t>signs of interactions with</w:t>
      </w:r>
      <w:r w:rsidRPr="0087333D">
        <w:rPr>
          <w:rFonts w:ascii="Times New Roman" w:hAnsi="Times New Roman" w:cs="Times New Roman"/>
          <w:sz w:val="24"/>
          <w:szCs w:val="24"/>
          <w:lang w:val="en-GB"/>
        </w:rPr>
        <w:t xml:space="preserve"> marine organisms. The type of registered interactions were adherences of organisms growing on the litter (epibionts), bitemarks, entanglement, or more than one type of interaction at the same time. All these data were registered in a data table. Teachers sent an image or a scann</w:t>
      </w:r>
      <w:r w:rsidR="00AE1378">
        <w:rPr>
          <w:rFonts w:ascii="Times New Roman" w:hAnsi="Times New Roman" w:cs="Times New Roman"/>
          <w:sz w:val="24"/>
          <w:szCs w:val="24"/>
          <w:lang w:val="en-GB"/>
        </w:rPr>
        <w:t>ed copy</w:t>
      </w:r>
      <w:r w:rsidR="00BF7ABC">
        <w:rPr>
          <w:rFonts w:ascii="Times New Roman" w:hAnsi="Times New Roman" w:cs="Times New Roman"/>
          <w:sz w:val="24"/>
          <w:szCs w:val="24"/>
          <w:lang w:val="en-GB"/>
        </w:rPr>
        <w:t xml:space="preserve"> </w:t>
      </w:r>
      <w:r w:rsidR="004A0A7F">
        <w:rPr>
          <w:rFonts w:ascii="Times New Roman" w:hAnsi="Times New Roman" w:cs="Times New Roman"/>
          <w:sz w:val="24"/>
          <w:szCs w:val="24"/>
          <w:lang w:val="en-GB"/>
        </w:rPr>
        <w:t xml:space="preserve">of the completed data table </w:t>
      </w:r>
      <w:r w:rsidR="00AE1378">
        <w:rPr>
          <w:rFonts w:ascii="Times New Roman" w:hAnsi="Times New Roman" w:cs="Times New Roman"/>
          <w:sz w:val="24"/>
          <w:szCs w:val="24"/>
          <w:lang w:val="en-GB"/>
        </w:rPr>
        <w:t>to the scientific team</w:t>
      </w:r>
      <w:r w:rsidR="004A0A7F">
        <w:rPr>
          <w:rFonts w:ascii="Times New Roman" w:hAnsi="Times New Roman" w:cs="Times New Roman"/>
          <w:sz w:val="24"/>
          <w:szCs w:val="24"/>
          <w:lang w:val="en-GB"/>
        </w:rPr>
        <w:t xml:space="preserve"> (per email or </w:t>
      </w:r>
      <w:proofErr w:type="spellStart"/>
      <w:r w:rsidR="004A0A7F">
        <w:rPr>
          <w:rFonts w:ascii="Times New Roman" w:hAnsi="Times New Roman" w:cs="Times New Roman"/>
          <w:sz w:val="24"/>
          <w:szCs w:val="24"/>
          <w:lang w:val="en-GB"/>
        </w:rPr>
        <w:t>whatsapp</w:t>
      </w:r>
      <w:proofErr w:type="spellEnd"/>
      <w:r w:rsidR="004A0A7F">
        <w:rPr>
          <w:rFonts w:ascii="Times New Roman" w:hAnsi="Times New Roman" w:cs="Times New Roman"/>
          <w:sz w:val="24"/>
          <w:szCs w:val="24"/>
          <w:lang w:val="en-GB"/>
        </w:rPr>
        <w:t>)</w:t>
      </w:r>
      <w:r w:rsidR="00AE1378">
        <w:rPr>
          <w:rFonts w:ascii="Times New Roman" w:hAnsi="Times New Roman" w:cs="Times New Roman"/>
          <w:sz w:val="24"/>
          <w:szCs w:val="24"/>
          <w:lang w:val="en-GB"/>
        </w:rPr>
        <w:t>.</w:t>
      </w:r>
    </w:p>
    <w:p w14:paraId="14890C37" w14:textId="611B837C" w:rsidR="008F5CD2" w:rsidRPr="0087333D" w:rsidRDefault="00DE4378" w:rsidP="00AE1378">
      <w:pPr>
        <w:ind w:firstLine="708"/>
        <w:rPr>
          <w:rFonts w:ascii="Times New Roman" w:hAnsi="Times New Roman" w:cs="Times New Roman"/>
          <w:sz w:val="24"/>
          <w:szCs w:val="24"/>
          <w:lang w:val="en-GB"/>
        </w:rPr>
      </w:pPr>
      <w:r w:rsidRPr="0087333D">
        <w:rPr>
          <w:rFonts w:ascii="Times New Roman" w:hAnsi="Times New Roman" w:cs="Times New Roman"/>
          <w:sz w:val="24"/>
          <w:szCs w:val="24"/>
          <w:lang w:val="en-GB"/>
        </w:rPr>
        <w:t>U</w:t>
      </w:r>
      <w:r w:rsidR="004A0A7F">
        <w:rPr>
          <w:rFonts w:ascii="Times New Roman" w:hAnsi="Times New Roman" w:cs="Times New Roman"/>
          <w:sz w:val="24"/>
          <w:szCs w:val="24"/>
          <w:lang w:val="en-GB"/>
        </w:rPr>
        <w:t>sing</w:t>
      </w:r>
      <w:r w:rsidRPr="0087333D">
        <w:rPr>
          <w:rFonts w:ascii="Times New Roman" w:hAnsi="Times New Roman" w:cs="Times New Roman"/>
          <w:sz w:val="24"/>
          <w:szCs w:val="24"/>
          <w:lang w:val="en-GB"/>
        </w:rPr>
        <w:t xml:space="preserve"> guide 7 of the educational material elaborated by Cientificos de la Basura (see guide at </w:t>
      </w:r>
      <w:hyperlink r:id="rId11" w:history="1">
        <w:r w:rsidRPr="0087333D">
          <w:rPr>
            <w:rStyle w:val="Hyperlink"/>
            <w:rFonts w:ascii="Times New Roman" w:hAnsi="Times New Roman" w:cs="Times New Roman"/>
            <w:sz w:val="24"/>
            <w:szCs w:val="24"/>
            <w:lang w:val="en-GB"/>
          </w:rPr>
          <w:t>https://doi.org/10.5281/zenodo.5906766</w:t>
        </w:r>
      </w:hyperlink>
      <w:r w:rsidR="009C2B36" w:rsidRPr="0087333D">
        <w:rPr>
          <w:rFonts w:ascii="Times New Roman" w:hAnsi="Times New Roman" w:cs="Times New Roman"/>
          <w:sz w:val="24"/>
          <w:szCs w:val="24"/>
          <w:lang w:val="en-GB"/>
        </w:rPr>
        <w:t>),</w:t>
      </w:r>
      <w:r w:rsidRPr="0087333D">
        <w:rPr>
          <w:rFonts w:ascii="Times New Roman" w:hAnsi="Times New Roman" w:cs="Times New Roman"/>
          <w:sz w:val="24"/>
          <w:szCs w:val="24"/>
          <w:lang w:val="en-GB"/>
        </w:rPr>
        <w:t xml:space="preserve"> schoolchildren </w:t>
      </w:r>
      <w:r w:rsidR="00F5065A">
        <w:rPr>
          <w:rFonts w:ascii="Times New Roman" w:hAnsi="Times New Roman" w:cs="Times New Roman"/>
          <w:sz w:val="24"/>
          <w:szCs w:val="24"/>
          <w:lang w:val="en-GB"/>
        </w:rPr>
        <w:t xml:space="preserve">conducted </w:t>
      </w:r>
      <w:r w:rsidRPr="0087333D">
        <w:rPr>
          <w:rFonts w:ascii="Times New Roman" w:hAnsi="Times New Roman" w:cs="Times New Roman"/>
          <w:sz w:val="24"/>
          <w:szCs w:val="24"/>
          <w:lang w:val="en-GB"/>
        </w:rPr>
        <w:t xml:space="preserve">a second activity </w:t>
      </w:r>
      <w:r w:rsidR="00952D94" w:rsidRPr="0087333D">
        <w:rPr>
          <w:rFonts w:ascii="Times New Roman" w:hAnsi="Times New Roman" w:cs="Times New Roman"/>
          <w:sz w:val="24"/>
          <w:szCs w:val="24"/>
          <w:lang w:val="en-GB"/>
        </w:rPr>
        <w:t>where they took</w:t>
      </w:r>
      <w:r w:rsidRPr="0087333D">
        <w:rPr>
          <w:rFonts w:ascii="Times New Roman" w:hAnsi="Times New Roman" w:cs="Times New Roman"/>
          <w:sz w:val="24"/>
          <w:szCs w:val="24"/>
          <w:lang w:val="en-GB"/>
        </w:rPr>
        <w:t xml:space="preserve"> a subsample of th</w:t>
      </w:r>
      <w:r w:rsidR="00952D94" w:rsidRPr="0087333D">
        <w:rPr>
          <w:rFonts w:ascii="Times New Roman" w:hAnsi="Times New Roman" w:cs="Times New Roman"/>
          <w:sz w:val="24"/>
          <w:szCs w:val="24"/>
          <w:lang w:val="en-GB"/>
        </w:rPr>
        <w:t>os</w:t>
      </w:r>
      <w:r w:rsidRPr="0087333D">
        <w:rPr>
          <w:rFonts w:ascii="Times New Roman" w:hAnsi="Times New Roman" w:cs="Times New Roman"/>
          <w:sz w:val="24"/>
          <w:szCs w:val="24"/>
          <w:lang w:val="en-GB"/>
        </w:rPr>
        <w:t>e ite</w:t>
      </w:r>
      <w:r w:rsidR="00952D94" w:rsidRPr="0087333D">
        <w:rPr>
          <w:rFonts w:ascii="Times New Roman" w:hAnsi="Times New Roman" w:cs="Times New Roman"/>
          <w:sz w:val="24"/>
          <w:szCs w:val="24"/>
          <w:lang w:val="en-GB"/>
        </w:rPr>
        <w:t xml:space="preserve">ms they </w:t>
      </w:r>
      <w:r w:rsidRPr="0087333D">
        <w:rPr>
          <w:rFonts w:ascii="Times New Roman" w:hAnsi="Times New Roman" w:cs="Times New Roman"/>
          <w:sz w:val="24"/>
          <w:szCs w:val="24"/>
          <w:lang w:val="en-GB"/>
        </w:rPr>
        <w:t>considered to have interactions.</w:t>
      </w:r>
      <w:r w:rsidR="00110964" w:rsidRPr="0087333D">
        <w:rPr>
          <w:rFonts w:ascii="Times New Roman" w:hAnsi="Times New Roman" w:cs="Times New Roman"/>
          <w:sz w:val="24"/>
          <w:szCs w:val="24"/>
          <w:lang w:val="en-GB"/>
        </w:rPr>
        <w:t xml:space="preserve"> The subsample size was variable</w:t>
      </w:r>
      <w:r w:rsidR="00BA2970" w:rsidRPr="0087333D">
        <w:rPr>
          <w:rFonts w:ascii="Times New Roman" w:hAnsi="Times New Roman" w:cs="Times New Roman"/>
          <w:sz w:val="24"/>
          <w:szCs w:val="24"/>
          <w:lang w:val="en-GB"/>
        </w:rPr>
        <w:t xml:space="preserve">, </w:t>
      </w:r>
      <w:r w:rsidR="00AE1378">
        <w:rPr>
          <w:rFonts w:ascii="Times New Roman" w:hAnsi="Times New Roman" w:cs="Times New Roman"/>
          <w:sz w:val="24"/>
          <w:szCs w:val="24"/>
          <w:lang w:val="en-GB"/>
        </w:rPr>
        <w:t xml:space="preserve">as </w:t>
      </w:r>
      <w:r w:rsidR="00BA2970" w:rsidRPr="0087333D">
        <w:rPr>
          <w:rFonts w:ascii="Times New Roman" w:hAnsi="Times New Roman" w:cs="Times New Roman"/>
          <w:sz w:val="24"/>
          <w:szCs w:val="24"/>
          <w:lang w:val="en-GB"/>
        </w:rPr>
        <w:t xml:space="preserve">some groups found a lot of litter with interactions </w:t>
      </w:r>
      <w:r w:rsidR="00AE1378">
        <w:rPr>
          <w:rFonts w:ascii="Times New Roman" w:hAnsi="Times New Roman" w:cs="Times New Roman"/>
          <w:sz w:val="24"/>
          <w:szCs w:val="24"/>
          <w:lang w:val="en-GB"/>
        </w:rPr>
        <w:t>and only returned</w:t>
      </w:r>
      <w:r w:rsidR="00BA2970" w:rsidRPr="0087333D">
        <w:rPr>
          <w:rFonts w:ascii="Times New Roman" w:hAnsi="Times New Roman" w:cs="Times New Roman"/>
          <w:sz w:val="24"/>
          <w:szCs w:val="24"/>
          <w:lang w:val="en-GB"/>
        </w:rPr>
        <w:t xml:space="preserve"> a fraction of these items</w:t>
      </w:r>
      <w:r w:rsidR="00AE1378">
        <w:rPr>
          <w:rFonts w:ascii="Times New Roman" w:hAnsi="Times New Roman" w:cs="Times New Roman"/>
          <w:sz w:val="24"/>
          <w:szCs w:val="24"/>
          <w:lang w:val="en-GB"/>
        </w:rPr>
        <w:t xml:space="preserve"> to the school, while o</w:t>
      </w:r>
      <w:r w:rsidR="00E52832" w:rsidRPr="0087333D">
        <w:rPr>
          <w:rFonts w:ascii="Times New Roman" w:hAnsi="Times New Roman" w:cs="Times New Roman"/>
          <w:sz w:val="24"/>
          <w:szCs w:val="24"/>
          <w:lang w:val="en-GB"/>
        </w:rPr>
        <w:t xml:space="preserve">ther groups found </w:t>
      </w:r>
      <w:r w:rsidR="00AE1378">
        <w:rPr>
          <w:rFonts w:ascii="Times New Roman" w:hAnsi="Times New Roman" w:cs="Times New Roman"/>
          <w:sz w:val="24"/>
          <w:szCs w:val="24"/>
          <w:lang w:val="en-GB"/>
        </w:rPr>
        <w:t xml:space="preserve">very </w:t>
      </w:r>
      <w:r w:rsidR="00E52832" w:rsidRPr="0087333D">
        <w:rPr>
          <w:rFonts w:ascii="Times New Roman" w:hAnsi="Times New Roman" w:cs="Times New Roman"/>
          <w:sz w:val="24"/>
          <w:szCs w:val="24"/>
          <w:lang w:val="en-GB"/>
        </w:rPr>
        <w:t xml:space="preserve">few items with interactions, </w:t>
      </w:r>
      <w:r w:rsidR="00AE1378">
        <w:rPr>
          <w:rFonts w:ascii="Times New Roman" w:hAnsi="Times New Roman" w:cs="Times New Roman"/>
          <w:sz w:val="24"/>
          <w:szCs w:val="24"/>
          <w:lang w:val="en-GB"/>
        </w:rPr>
        <w:t>retaining</w:t>
      </w:r>
      <w:r w:rsidR="00065851" w:rsidRPr="0087333D">
        <w:rPr>
          <w:rFonts w:ascii="Times New Roman" w:hAnsi="Times New Roman" w:cs="Times New Roman"/>
          <w:sz w:val="24"/>
          <w:szCs w:val="24"/>
          <w:lang w:val="en-GB"/>
        </w:rPr>
        <w:t xml:space="preserve"> all of them</w:t>
      </w:r>
      <w:r w:rsidR="00AE1378">
        <w:rPr>
          <w:rFonts w:ascii="Times New Roman" w:hAnsi="Times New Roman" w:cs="Times New Roman"/>
          <w:sz w:val="24"/>
          <w:szCs w:val="24"/>
          <w:lang w:val="en-GB"/>
        </w:rPr>
        <w:t xml:space="preserve"> for later inspection</w:t>
      </w:r>
      <w:r w:rsidR="0017286D">
        <w:rPr>
          <w:rFonts w:ascii="Times New Roman" w:hAnsi="Times New Roman" w:cs="Times New Roman"/>
          <w:sz w:val="24"/>
          <w:szCs w:val="24"/>
          <w:lang w:val="en-GB"/>
        </w:rPr>
        <w:t>.</w:t>
      </w:r>
      <w:r w:rsidRPr="0087333D">
        <w:rPr>
          <w:rFonts w:ascii="Times New Roman" w:hAnsi="Times New Roman" w:cs="Times New Roman"/>
          <w:sz w:val="24"/>
          <w:szCs w:val="24"/>
          <w:lang w:val="en-GB"/>
        </w:rPr>
        <w:t xml:space="preserve"> </w:t>
      </w:r>
      <w:r w:rsidR="0017286D">
        <w:rPr>
          <w:rFonts w:ascii="Times New Roman" w:hAnsi="Times New Roman" w:cs="Times New Roman"/>
          <w:sz w:val="24"/>
          <w:szCs w:val="24"/>
          <w:lang w:val="en-GB"/>
        </w:rPr>
        <w:t>Back at</w:t>
      </w:r>
      <w:r w:rsidRPr="0087333D">
        <w:rPr>
          <w:rFonts w:ascii="Times New Roman" w:hAnsi="Times New Roman" w:cs="Times New Roman"/>
          <w:sz w:val="24"/>
          <w:szCs w:val="24"/>
          <w:lang w:val="en-GB"/>
        </w:rPr>
        <w:t xml:space="preserve"> the school</w:t>
      </w:r>
      <w:r w:rsidR="00386CBD" w:rsidRPr="0087333D">
        <w:rPr>
          <w:rFonts w:ascii="Times New Roman" w:hAnsi="Times New Roman" w:cs="Times New Roman"/>
          <w:sz w:val="24"/>
          <w:szCs w:val="24"/>
          <w:lang w:val="en-GB"/>
        </w:rPr>
        <w:t>, e</w:t>
      </w:r>
      <w:r w:rsidRPr="0087333D">
        <w:rPr>
          <w:rFonts w:ascii="Times New Roman" w:hAnsi="Times New Roman" w:cs="Times New Roman"/>
          <w:sz w:val="24"/>
          <w:szCs w:val="24"/>
          <w:lang w:val="en-GB"/>
        </w:rPr>
        <w:t xml:space="preserve">ach </w:t>
      </w:r>
      <w:r w:rsidR="0017286D">
        <w:rPr>
          <w:rFonts w:ascii="Times New Roman" w:hAnsi="Times New Roman" w:cs="Times New Roman"/>
          <w:sz w:val="24"/>
          <w:szCs w:val="24"/>
          <w:lang w:val="en-GB"/>
        </w:rPr>
        <w:t xml:space="preserve">litter </w:t>
      </w:r>
      <w:r w:rsidRPr="0087333D">
        <w:rPr>
          <w:rFonts w:ascii="Times New Roman" w:hAnsi="Times New Roman" w:cs="Times New Roman"/>
          <w:sz w:val="24"/>
          <w:szCs w:val="24"/>
          <w:lang w:val="en-GB"/>
        </w:rPr>
        <w:t xml:space="preserve">item </w:t>
      </w:r>
      <w:r w:rsidR="0017286D">
        <w:rPr>
          <w:rFonts w:ascii="Times New Roman" w:hAnsi="Times New Roman" w:cs="Times New Roman"/>
          <w:sz w:val="24"/>
          <w:szCs w:val="24"/>
          <w:lang w:val="en-GB"/>
        </w:rPr>
        <w:t xml:space="preserve">with putative interactions </w:t>
      </w:r>
      <w:r w:rsidRPr="0087333D">
        <w:rPr>
          <w:rFonts w:ascii="Times New Roman" w:hAnsi="Times New Roman" w:cs="Times New Roman"/>
          <w:sz w:val="24"/>
          <w:szCs w:val="24"/>
          <w:lang w:val="en-GB"/>
        </w:rPr>
        <w:t xml:space="preserve">was </w:t>
      </w:r>
      <w:r w:rsidR="00386CBD" w:rsidRPr="0087333D">
        <w:rPr>
          <w:rFonts w:ascii="Times New Roman" w:hAnsi="Times New Roman" w:cs="Times New Roman"/>
          <w:sz w:val="24"/>
          <w:szCs w:val="24"/>
          <w:lang w:val="en-GB"/>
        </w:rPr>
        <w:t xml:space="preserve">then </w:t>
      </w:r>
      <w:r w:rsidRPr="0087333D">
        <w:rPr>
          <w:rFonts w:ascii="Times New Roman" w:hAnsi="Times New Roman" w:cs="Times New Roman"/>
          <w:sz w:val="24"/>
          <w:szCs w:val="24"/>
          <w:lang w:val="en-GB"/>
        </w:rPr>
        <w:t>reviewed in detail</w:t>
      </w:r>
      <w:r w:rsidR="00386CBD" w:rsidRPr="0087333D">
        <w:rPr>
          <w:rFonts w:ascii="Times New Roman" w:hAnsi="Times New Roman" w:cs="Times New Roman"/>
          <w:sz w:val="24"/>
          <w:szCs w:val="24"/>
          <w:lang w:val="en-GB"/>
        </w:rPr>
        <w:t xml:space="preserve">, usually </w:t>
      </w:r>
      <w:r w:rsidR="0017286D">
        <w:rPr>
          <w:rFonts w:ascii="Times New Roman" w:hAnsi="Times New Roman" w:cs="Times New Roman"/>
          <w:sz w:val="24"/>
          <w:szCs w:val="24"/>
          <w:lang w:val="en-GB"/>
        </w:rPr>
        <w:t>at</w:t>
      </w:r>
      <w:r w:rsidR="00386CBD" w:rsidRPr="0087333D">
        <w:rPr>
          <w:rFonts w:ascii="Times New Roman" w:hAnsi="Times New Roman" w:cs="Times New Roman"/>
          <w:sz w:val="24"/>
          <w:szCs w:val="24"/>
          <w:lang w:val="en-GB"/>
        </w:rPr>
        <w:t xml:space="preserve"> a later day</w:t>
      </w:r>
      <w:r w:rsidRPr="0087333D">
        <w:rPr>
          <w:rFonts w:ascii="Times New Roman" w:hAnsi="Times New Roman" w:cs="Times New Roman"/>
          <w:sz w:val="24"/>
          <w:szCs w:val="24"/>
          <w:lang w:val="en-GB"/>
        </w:rPr>
        <w:t xml:space="preserve">. If the items had epibionts, the schoolchildren registered the taxon group in a table, supporting their observations </w:t>
      </w:r>
      <w:r w:rsidR="00C55485">
        <w:rPr>
          <w:rFonts w:ascii="Times New Roman" w:hAnsi="Times New Roman" w:cs="Times New Roman"/>
          <w:sz w:val="24"/>
          <w:szCs w:val="24"/>
          <w:lang w:val="en-GB"/>
        </w:rPr>
        <w:t>with the help of</w:t>
      </w:r>
      <w:r w:rsidRPr="0087333D">
        <w:rPr>
          <w:rFonts w:ascii="Times New Roman" w:hAnsi="Times New Roman" w:cs="Times New Roman"/>
          <w:sz w:val="24"/>
          <w:szCs w:val="24"/>
          <w:lang w:val="en-GB"/>
        </w:rPr>
        <w:t xml:space="preserve"> an identification manual (see manual at </w:t>
      </w:r>
      <w:hyperlink r:id="rId12" w:history="1">
        <w:r w:rsidRPr="0087333D">
          <w:rPr>
            <w:rStyle w:val="Hyperlink"/>
            <w:rFonts w:ascii="Times New Roman" w:hAnsi="Times New Roman" w:cs="Times New Roman"/>
            <w:sz w:val="24"/>
            <w:szCs w:val="24"/>
            <w:lang w:val="en-GB"/>
          </w:rPr>
          <w:t>https://doi.org/10.5281/zenodo.5904156</w:t>
        </w:r>
      </w:hyperlink>
      <w:r w:rsidRPr="0087333D">
        <w:rPr>
          <w:rStyle w:val="Hyperlink"/>
          <w:rFonts w:ascii="Times New Roman" w:hAnsi="Times New Roman" w:cs="Times New Roman"/>
          <w:sz w:val="24"/>
          <w:szCs w:val="24"/>
          <w:lang w:val="en-GB"/>
        </w:rPr>
        <w:t>)</w:t>
      </w:r>
      <w:r w:rsidRPr="0087333D">
        <w:rPr>
          <w:rFonts w:ascii="Times New Roman" w:hAnsi="Times New Roman" w:cs="Times New Roman"/>
          <w:sz w:val="24"/>
          <w:szCs w:val="24"/>
          <w:lang w:val="en-GB"/>
        </w:rPr>
        <w:t xml:space="preserve">. Each </w:t>
      </w:r>
      <w:r w:rsidR="00C70249" w:rsidRPr="0087333D">
        <w:rPr>
          <w:rFonts w:ascii="Times New Roman" w:hAnsi="Times New Roman" w:cs="Times New Roman"/>
          <w:sz w:val="24"/>
          <w:szCs w:val="24"/>
          <w:lang w:val="en-GB"/>
        </w:rPr>
        <w:t>item</w:t>
      </w:r>
      <w:r w:rsidRPr="0087333D">
        <w:rPr>
          <w:rFonts w:ascii="Times New Roman" w:hAnsi="Times New Roman" w:cs="Times New Roman"/>
          <w:sz w:val="24"/>
          <w:szCs w:val="24"/>
          <w:lang w:val="en-GB"/>
        </w:rPr>
        <w:t xml:space="preserve"> was photographed with a label that included the number of </w:t>
      </w:r>
      <w:r w:rsidR="00611D06" w:rsidRPr="0087333D">
        <w:rPr>
          <w:rFonts w:ascii="Times New Roman" w:hAnsi="Times New Roman" w:cs="Times New Roman"/>
          <w:sz w:val="24"/>
          <w:szCs w:val="24"/>
          <w:lang w:val="en-GB"/>
        </w:rPr>
        <w:t xml:space="preserve">the </w:t>
      </w:r>
      <w:r w:rsidR="00C70249" w:rsidRPr="0087333D">
        <w:rPr>
          <w:rFonts w:ascii="Times New Roman" w:hAnsi="Times New Roman" w:cs="Times New Roman"/>
          <w:sz w:val="24"/>
          <w:szCs w:val="24"/>
          <w:lang w:val="en-GB"/>
        </w:rPr>
        <w:t>item</w:t>
      </w:r>
      <w:r w:rsidRPr="0087333D">
        <w:rPr>
          <w:rFonts w:ascii="Times New Roman" w:hAnsi="Times New Roman" w:cs="Times New Roman"/>
          <w:sz w:val="24"/>
          <w:szCs w:val="24"/>
          <w:lang w:val="en-GB"/>
        </w:rPr>
        <w:t xml:space="preserve"> (corresponding with the da</w:t>
      </w:r>
      <w:r w:rsidR="006053FF" w:rsidRPr="0087333D">
        <w:rPr>
          <w:rFonts w:ascii="Times New Roman" w:hAnsi="Times New Roman" w:cs="Times New Roman"/>
          <w:sz w:val="24"/>
          <w:szCs w:val="24"/>
          <w:lang w:val="en-GB"/>
        </w:rPr>
        <w:t>ta table) and a size reference.</w:t>
      </w:r>
    </w:p>
    <w:p w14:paraId="55F631DF" w14:textId="77777777" w:rsidR="00DB6782" w:rsidRPr="0087333D" w:rsidRDefault="00DB6782" w:rsidP="00D65787">
      <w:pPr>
        <w:rPr>
          <w:rFonts w:ascii="Times New Roman" w:hAnsi="Times New Roman" w:cs="Times New Roman"/>
          <w:b/>
          <w:bCs/>
          <w:sz w:val="24"/>
          <w:szCs w:val="24"/>
          <w:lang w:val="en-GB"/>
        </w:rPr>
      </w:pPr>
    </w:p>
    <w:p w14:paraId="46E8870E" w14:textId="76517D0C" w:rsidR="00122FA9" w:rsidRPr="0087333D" w:rsidRDefault="00AE1378" w:rsidP="00D65787">
      <w:pPr>
        <w:rPr>
          <w:rFonts w:ascii="Times New Roman" w:hAnsi="Times New Roman" w:cs="Times New Roman"/>
          <w:b/>
          <w:bCs/>
          <w:i/>
          <w:iCs/>
          <w:sz w:val="24"/>
          <w:szCs w:val="24"/>
          <w:lang w:val="en-GB"/>
        </w:rPr>
      </w:pPr>
      <w:r>
        <w:rPr>
          <w:rFonts w:ascii="Times New Roman" w:hAnsi="Times New Roman" w:cs="Times New Roman"/>
          <w:b/>
          <w:bCs/>
          <w:i/>
          <w:iCs/>
          <w:sz w:val="24"/>
          <w:szCs w:val="24"/>
          <w:lang w:val="en-GB"/>
        </w:rPr>
        <w:t>2.4</w:t>
      </w:r>
      <w:r w:rsidR="00FF1683" w:rsidRPr="0087333D">
        <w:rPr>
          <w:rFonts w:ascii="Times New Roman" w:hAnsi="Times New Roman" w:cs="Times New Roman"/>
          <w:b/>
          <w:bCs/>
          <w:i/>
          <w:iCs/>
          <w:sz w:val="24"/>
          <w:szCs w:val="24"/>
          <w:lang w:val="en-GB"/>
        </w:rPr>
        <w:t xml:space="preserve">. Data </w:t>
      </w:r>
      <w:r w:rsidR="006C1F75">
        <w:rPr>
          <w:rFonts w:ascii="Times New Roman" w:hAnsi="Times New Roman" w:cs="Times New Roman"/>
          <w:b/>
          <w:bCs/>
          <w:i/>
          <w:iCs/>
          <w:sz w:val="24"/>
          <w:szCs w:val="24"/>
          <w:lang w:val="en-GB"/>
        </w:rPr>
        <w:t>quality assurance</w:t>
      </w:r>
      <w:r w:rsidR="006C1F75" w:rsidRPr="0087333D">
        <w:rPr>
          <w:rFonts w:ascii="Times New Roman" w:hAnsi="Times New Roman" w:cs="Times New Roman"/>
          <w:b/>
          <w:bCs/>
          <w:i/>
          <w:iCs/>
          <w:sz w:val="24"/>
          <w:szCs w:val="24"/>
          <w:lang w:val="en-GB"/>
        </w:rPr>
        <w:t xml:space="preserve"> </w:t>
      </w:r>
      <w:r w:rsidR="00FF1683" w:rsidRPr="0087333D">
        <w:rPr>
          <w:rFonts w:ascii="Times New Roman" w:hAnsi="Times New Roman" w:cs="Times New Roman"/>
          <w:b/>
          <w:bCs/>
          <w:i/>
          <w:iCs/>
          <w:sz w:val="24"/>
          <w:szCs w:val="24"/>
          <w:lang w:val="en-GB"/>
        </w:rPr>
        <w:t>procedure</w:t>
      </w:r>
    </w:p>
    <w:p w14:paraId="60E4252E" w14:textId="2F3735B7" w:rsidR="00DB6782" w:rsidRPr="0087333D" w:rsidRDefault="00AE1378" w:rsidP="00D65787">
      <w:pPr>
        <w:rPr>
          <w:rFonts w:ascii="Times New Roman" w:hAnsi="Times New Roman" w:cs="Times New Roman"/>
          <w:b/>
          <w:bCs/>
          <w:i/>
          <w:iCs/>
          <w:sz w:val="24"/>
          <w:szCs w:val="24"/>
          <w:lang w:val="en-GB"/>
        </w:rPr>
      </w:pPr>
      <w:r>
        <w:rPr>
          <w:rFonts w:ascii="Times New Roman" w:hAnsi="Times New Roman" w:cs="Times New Roman"/>
          <w:b/>
          <w:bCs/>
          <w:i/>
          <w:iCs/>
          <w:sz w:val="24"/>
          <w:szCs w:val="24"/>
          <w:lang w:val="en-GB"/>
        </w:rPr>
        <w:t>2.4.1</w:t>
      </w:r>
      <w:r w:rsidR="00DB6782" w:rsidRPr="0087333D">
        <w:rPr>
          <w:rFonts w:ascii="Times New Roman" w:hAnsi="Times New Roman" w:cs="Times New Roman"/>
          <w:b/>
          <w:bCs/>
          <w:i/>
          <w:iCs/>
          <w:sz w:val="24"/>
          <w:szCs w:val="24"/>
          <w:lang w:val="en-GB"/>
        </w:rPr>
        <w:t xml:space="preserve"> Overview of </w:t>
      </w:r>
      <w:r w:rsidR="006C1F75">
        <w:rPr>
          <w:rFonts w:ascii="Times New Roman" w:hAnsi="Times New Roman" w:cs="Times New Roman"/>
          <w:b/>
          <w:bCs/>
          <w:i/>
          <w:iCs/>
          <w:sz w:val="24"/>
          <w:szCs w:val="24"/>
          <w:lang w:val="en-GB"/>
        </w:rPr>
        <w:t>data quality assurance</w:t>
      </w:r>
      <w:r w:rsidR="006C1F75" w:rsidRPr="0087333D">
        <w:rPr>
          <w:rFonts w:ascii="Times New Roman" w:hAnsi="Times New Roman" w:cs="Times New Roman"/>
          <w:b/>
          <w:bCs/>
          <w:i/>
          <w:iCs/>
          <w:sz w:val="24"/>
          <w:szCs w:val="24"/>
          <w:lang w:val="en-GB"/>
        </w:rPr>
        <w:t xml:space="preserve"> </w:t>
      </w:r>
      <w:r w:rsidR="00DB6782" w:rsidRPr="0087333D">
        <w:rPr>
          <w:rFonts w:ascii="Times New Roman" w:hAnsi="Times New Roman" w:cs="Times New Roman"/>
          <w:b/>
          <w:bCs/>
          <w:i/>
          <w:iCs/>
          <w:sz w:val="24"/>
          <w:szCs w:val="24"/>
          <w:lang w:val="en-GB"/>
        </w:rPr>
        <w:t>process</w:t>
      </w:r>
    </w:p>
    <w:p w14:paraId="1A9F2216" w14:textId="741466CC" w:rsidR="0015287B" w:rsidRPr="0087333D" w:rsidRDefault="00973962" w:rsidP="00D65787">
      <w:pPr>
        <w:rPr>
          <w:rFonts w:ascii="Times New Roman" w:hAnsi="Times New Roman" w:cs="Times New Roman"/>
          <w:sz w:val="24"/>
          <w:szCs w:val="24"/>
          <w:lang w:val="en-GB"/>
        </w:rPr>
      </w:pPr>
      <w:r w:rsidRPr="0087333D">
        <w:rPr>
          <w:rFonts w:ascii="Times New Roman" w:hAnsi="Times New Roman" w:cs="Times New Roman"/>
          <w:sz w:val="24"/>
          <w:szCs w:val="24"/>
          <w:lang w:val="en-GB"/>
        </w:rPr>
        <w:lastRenderedPageBreak/>
        <w:t xml:space="preserve">The complete </w:t>
      </w:r>
      <w:r w:rsidR="006C1F75">
        <w:rPr>
          <w:rFonts w:ascii="Times New Roman" w:hAnsi="Times New Roman" w:cs="Times New Roman"/>
          <w:sz w:val="24"/>
          <w:szCs w:val="24"/>
          <w:lang w:val="en-GB"/>
        </w:rPr>
        <w:t>data quality assurance</w:t>
      </w:r>
      <w:r w:rsidR="006C1F75" w:rsidRPr="0087333D">
        <w:rPr>
          <w:rFonts w:ascii="Times New Roman" w:hAnsi="Times New Roman" w:cs="Times New Roman"/>
          <w:sz w:val="24"/>
          <w:szCs w:val="24"/>
          <w:lang w:val="en-GB"/>
        </w:rPr>
        <w:t xml:space="preserve"> </w:t>
      </w:r>
      <w:r w:rsidRPr="0087333D">
        <w:rPr>
          <w:rFonts w:ascii="Times New Roman" w:hAnsi="Times New Roman" w:cs="Times New Roman"/>
          <w:sz w:val="24"/>
          <w:szCs w:val="24"/>
          <w:lang w:val="en-GB"/>
        </w:rPr>
        <w:t>procedure is summarized in Figure 1</w:t>
      </w:r>
      <w:r w:rsidR="0057283E" w:rsidRPr="0087333D">
        <w:rPr>
          <w:rFonts w:ascii="Times New Roman" w:hAnsi="Times New Roman" w:cs="Times New Roman"/>
          <w:sz w:val="24"/>
          <w:szCs w:val="24"/>
          <w:lang w:val="en-GB"/>
        </w:rPr>
        <w:t xml:space="preserve">. It involves three </w:t>
      </w:r>
      <w:r w:rsidR="00EB6A4B" w:rsidRPr="0087333D">
        <w:rPr>
          <w:rFonts w:ascii="Times New Roman" w:hAnsi="Times New Roman" w:cs="Times New Roman"/>
          <w:sz w:val="24"/>
          <w:szCs w:val="24"/>
          <w:lang w:val="en-GB"/>
        </w:rPr>
        <w:t>modules</w:t>
      </w:r>
      <w:r w:rsidR="008E7D6F" w:rsidRPr="0087333D">
        <w:rPr>
          <w:rFonts w:ascii="Times New Roman" w:hAnsi="Times New Roman" w:cs="Times New Roman"/>
          <w:sz w:val="24"/>
          <w:szCs w:val="24"/>
          <w:lang w:val="en-GB"/>
        </w:rPr>
        <w:t xml:space="preserve"> o</w:t>
      </w:r>
      <w:r w:rsidR="0015287B" w:rsidRPr="0087333D">
        <w:rPr>
          <w:rFonts w:ascii="Times New Roman" w:hAnsi="Times New Roman" w:cs="Times New Roman"/>
          <w:sz w:val="24"/>
          <w:szCs w:val="24"/>
          <w:lang w:val="en-GB"/>
        </w:rPr>
        <w:t>f actions</w:t>
      </w:r>
      <w:r w:rsidR="004755EC" w:rsidRPr="0087333D">
        <w:rPr>
          <w:rFonts w:ascii="Times New Roman" w:hAnsi="Times New Roman" w:cs="Times New Roman"/>
          <w:sz w:val="24"/>
          <w:szCs w:val="24"/>
          <w:lang w:val="en-GB"/>
        </w:rPr>
        <w:t xml:space="preserve"> which lead</w:t>
      </w:r>
      <w:r w:rsidR="003179D3" w:rsidRPr="0087333D">
        <w:rPr>
          <w:rFonts w:ascii="Times New Roman" w:hAnsi="Times New Roman" w:cs="Times New Roman"/>
          <w:sz w:val="24"/>
          <w:szCs w:val="24"/>
          <w:lang w:val="en-GB"/>
        </w:rPr>
        <w:t xml:space="preserve"> to accept</w:t>
      </w:r>
      <w:r w:rsidR="00386CBD" w:rsidRPr="0087333D">
        <w:rPr>
          <w:rFonts w:ascii="Times New Roman" w:hAnsi="Times New Roman" w:cs="Times New Roman"/>
          <w:sz w:val="24"/>
          <w:szCs w:val="24"/>
          <w:lang w:val="en-GB"/>
        </w:rPr>
        <w:t>ance,</w:t>
      </w:r>
      <w:r w:rsidR="003179D3" w:rsidRPr="0087333D">
        <w:rPr>
          <w:rFonts w:ascii="Times New Roman" w:hAnsi="Times New Roman" w:cs="Times New Roman"/>
          <w:sz w:val="24"/>
          <w:szCs w:val="24"/>
          <w:lang w:val="en-GB"/>
        </w:rPr>
        <w:t xml:space="preserve"> correct</w:t>
      </w:r>
      <w:r w:rsidR="00386CBD" w:rsidRPr="0087333D">
        <w:rPr>
          <w:rFonts w:ascii="Times New Roman" w:hAnsi="Times New Roman" w:cs="Times New Roman"/>
          <w:sz w:val="24"/>
          <w:szCs w:val="24"/>
          <w:lang w:val="en-GB"/>
        </w:rPr>
        <w:t>ion</w:t>
      </w:r>
      <w:r w:rsidR="00F60069">
        <w:rPr>
          <w:rFonts w:ascii="Times New Roman" w:hAnsi="Times New Roman" w:cs="Times New Roman"/>
          <w:sz w:val="24"/>
          <w:szCs w:val="24"/>
          <w:lang w:val="en-GB"/>
        </w:rPr>
        <w:t>,</w:t>
      </w:r>
      <w:r w:rsidR="00386CBD" w:rsidRPr="0087333D">
        <w:rPr>
          <w:rFonts w:ascii="Times New Roman" w:hAnsi="Times New Roman" w:cs="Times New Roman"/>
          <w:sz w:val="24"/>
          <w:szCs w:val="24"/>
          <w:lang w:val="en-GB"/>
        </w:rPr>
        <w:t xml:space="preserve"> or rejection of the</w:t>
      </w:r>
      <w:r w:rsidR="003179D3" w:rsidRPr="0087333D">
        <w:rPr>
          <w:rFonts w:ascii="Times New Roman" w:hAnsi="Times New Roman" w:cs="Times New Roman"/>
          <w:sz w:val="24"/>
          <w:szCs w:val="24"/>
          <w:lang w:val="en-GB"/>
        </w:rPr>
        <w:t xml:space="preserve"> dat</w:t>
      </w:r>
      <w:r w:rsidR="00DB17F9" w:rsidRPr="0087333D">
        <w:rPr>
          <w:rFonts w:ascii="Times New Roman" w:hAnsi="Times New Roman" w:cs="Times New Roman"/>
          <w:sz w:val="24"/>
          <w:szCs w:val="24"/>
          <w:lang w:val="en-GB"/>
        </w:rPr>
        <w:t xml:space="preserve">a. </w:t>
      </w:r>
    </w:p>
    <w:p w14:paraId="61B39B2F" w14:textId="77777777" w:rsidR="00FB5751" w:rsidRPr="0087333D" w:rsidRDefault="00FB5751" w:rsidP="00D65787">
      <w:pPr>
        <w:rPr>
          <w:rFonts w:ascii="Times New Roman" w:hAnsi="Times New Roman" w:cs="Times New Roman"/>
          <w:sz w:val="24"/>
          <w:szCs w:val="24"/>
          <w:lang w:val="en-GB"/>
        </w:rPr>
      </w:pPr>
    </w:p>
    <w:p w14:paraId="37CB5D49" w14:textId="07A6333E" w:rsidR="0026580A" w:rsidRPr="0087333D" w:rsidRDefault="00E7232D" w:rsidP="00D65787">
      <w:pPr>
        <w:rPr>
          <w:rFonts w:ascii="Times New Roman" w:hAnsi="Times New Roman" w:cs="Times New Roman"/>
          <w:i/>
          <w:iCs/>
          <w:sz w:val="24"/>
          <w:szCs w:val="24"/>
          <w:lang w:val="en-GB"/>
        </w:rPr>
      </w:pPr>
      <w:r>
        <w:rPr>
          <w:rFonts w:ascii="Times New Roman" w:hAnsi="Times New Roman" w:cs="Times New Roman"/>
          <w:i/>
          <w:iCs/>
          <w:sz w:val="24"/>
          <w:szCs w:val="24"/>
          <w:lang w:val="en-GB"/>
        </w:rPr>
        <w:t>2.4</w:t>
      </w:r>
      <w:r w:rsidR="0026580A" w:rsidRPr="0087333D">
        <w:rPr>
          <w:rFonts w:ascii="Times New Roman" w:hAnsi="Times New Roman" w:cs="Times New Roman"/>
          <w:i/>
          <w:iCs/>
          <w:sz w:val="24"/>
          <w:szCs w:val="24"/>
          <w:lang w:val="en-GB"/>
        </w:rPr>
        <w:t xml:space="preserve">.1. </w:t>
      </w:r>
      <w:r w:rsidR="00F7377F" w:rsidRPr="0087333D">
        <w:rPr>
          <w:rFonts w:ascii="Times New Roman" w:hAnsi="Times New Roman" w:cs="Times New Roman"/>
          <w:i/>
          <w:iCs/>
          <w:sz w:val="24"/>
          <w:szCs w:val="24"/>
          <w:lang w:val="en-GB"/>
        </w:rPr>
        <w:t>Module</w:t>
      </w:r>
      <w:r w:rsidR="009347C8" w:rsidRPr="0087333D">
        <w:rPr>
          <w:rFonts w:ascii="Times New Roman" w:hAnsi="Times New Roman" w:cs="Times New Roman"/>
          <w:i/>
          <w:iCs/>
          <w:sz w:val="24"/>
          <w:szCs w:val="24"/>
          <w:lang w:val="en-GB"/>
        </w:rPr>
        <w:t xml:space="preserve"> </w:t>
      </w:r>
      <w:r w:rsidR="00D45D5C" w:rsidRPr="0087333D">
        <w:rPr>
          <w:rFonts w:ascii="Times New Roman" w:hAnsi="Times New Roman" w:cs="Times New Roman"/>
          <w:i/>
          <w:iCs/>
          <w:sz w:val="24"/>
          <w:szCs w:val="24"/>
          <w:lang w:val="en-GB"/>
        </w:rPr>
        <w:t>1 – Revision of calculations</w:t>
      </w:r>
      <w:r w:rsidR="009347C8" w:rsidRPr="0087333D">
        <w:rPr>
          <w:rFonts w:ascii="Times New Roman" w:hAnsi="Times New Roman" w:cs="Times New Roman"/>
          <w:i/>
          <w:iCs/>
          <w:sz w:val="24"/>
          <w:szCs w:val="24"/>
          <w:lang w:val="en-GB"/>
        </w:rPr>
        <w:t xml:space="preserve"> </w:t>
      </w:r>
    </w:p>
    <w:p w14:paraId="5847C7BB" w14:textId="114C9E1C" w:rsidR="00973962" w:rsidRPr="0087333D" w:rsidRDefault="00BD5B78" w:rsidP="00D65787">
      <w:pPr>
        <w:rPr>
          <w:rFonts w:ascii="Times New Roman" w:hAnsi="Times New Roman" w:cs="Times New Roman"/>
          <w:sz w:val="24"/>
          <w:szCs w:val="24"/>
          <w:lang w:val="en-GB"/>
        </w:rPr>
      </w:pPr>
      <w:r w:rsidRPr="0087333D">
        <w:rPr>
          <w:rFonts w:ascii="Times New Roman" w:hAnsi="Times New Roman" w:cs="Times New Roman"/>
          <w:sz w:val="24"/>
          <w:szCs w:val="24"/>
          <w:lang w:val="en-GB"/>
        </w:rPr>
        <w:t xml:space="preserve">Schoolchildren reported the number of items found </w:t>
      </w:r>
      <w:r w:rsidR="00386CBD" w:rsidRPr="0087333D">
        <w:rPr>
          <w:rFonts w:ascii="Times New Roman" w:hAnsi="Times New Roman" w:cs="Times New Roman"/>
          <w:sz w:val="24"/>
          <w:szCs w:val="24"/>
          <w:lang w:val="en-GB"/>
        </w:rPr>
        <w:t>on</w:t>
      </w:r>
      <w:r w:rsidRPr="0087333D">
        <w:rPr>
          <w:rFonts w:ascii="Times New Roman" w:hAnsi="Times New Roman" w:cs="Times New Roman"/>
          <w:sz w:val="24"/>
          <w:szCs w:val="24"/>
          <w:lang w:val="en-GB"/>
        </w:rPr>
        <w:t xml:space="preserve"> the beach using a data table</w:t>
      </w:r>
      <w:r w:rsidR="00386CBD" w:rsidRPr="0087333D">
        <w:rPr>
          <w:rFonts w:ascii="Times New Roman" w:hAnsi="Times New Roman" w:cs="Times New Roman"/>
          <w:sz w:val="24"/>
          <w:szCs w:val="24"/>
          <w:lang w:val="en-GB"/>
        </w:rPr>
        <w:t xml:space="preserve"> form</w:t>
      </w:r>
      <w:r w:rsidRPr="0087333D">
        <w:rPr>
          <w:rFonts w:ascii="Times New Roman" w:hAnsi="Times New Roman" w:cs="Times New Roman"/>
          <w:sz w:val="24"/>
          <w:szCs w:val="24"/>
          <w:lang w:val="en-GB"/>
        </w:rPr>
        <w:t xml:space="preserve">. </w:t>
      </w:r>
      <w:r w:rsidR="00973962" w:rsidRPr="0087333D">
        <w:rPr>
          <w:rFonts w:ascii="Times New Roman" w:hAnsi="Times New Roman" w:cs="Times New Roman"/>
          <w:sz w:val="24"/>
          <w:szCs w:val="24"/>
          <w:lang w:val="en-GB"/>
        </w:rPr>
        <w:t>To detect and correct mistakes in the calculations</w:t>
      </w:r>
      <w:r w:rsidR="00725B52" w:rsidRPr="0087333D">
        <w:rPr>
          <w:rFonts w:ascii="Times New Roman" w:hAnsi="Times New Roman" w:cs="Times New Roman"/>
          <w:sz w:val="24"/>
          <w:szCs w:val="24"/>
          <w:lang w:val="en-GB"/>
        </w:rPr>
        <w:t xml:space="preserve"> in this table</w:t>
      </w:r>
      <w:r w:rsidR="00973962" w:rsidRPr="0087333D">
        <w:rPr>
          <w:rFonts w:ascii="Times New Roman" w:hAnsi="Times New Roman" w:cs="Times New Roman"/>
          <w:sz w:val="24"/>
          <w:szCs w:val="24"/>
          <w:lang w:val="en-GB"/>
        </w:rPr>
        <w:t>, we</w:t>
      </w:r>
      <w:r w:rsidR="00386CBD" w:rsidRPr="0087333D">
        <w:rPr>
          <w:rFonts w:ascii="Times New Roman" w:hAnsi="Times New Roman" w:cs="Times New Roman"/>
          <w:sz w:val="24"/>
          <w:szCs w:val="24"/>
          <w:lang w:val="en-GB"/>
        </w:rPr>
        <w:t xml:space="preserve"> carefully check</w:t>
      </w:r>
      <w:r w:rsidR="00611D06" w:rsidRPr="0087333D">
        <w:rPr>
          <w:rFonts w:ascii="Times New Roman" w:hAnsi="Times New Roman" w:cs="Times New Roman"/>
          <w:sz w:val="24"/>
          <w:szCs w:val="24"/>
          <w:lang w:val="en-GB"/>
        </w:rPr>
        <w:t>ed</w:t>
      </w:r>
      <w:r w:rsidR="00725B52" w:rsidRPr="0087333D">
        <w:rPr>
          <w:rFonts w:ascii="Times New Roman" w:hAnsi="Times New Roman" w:cs="Times New Roman"/>
          <w:sz w:val="24"/>
          <w:szCs w:val="24"/>
          <w:lang w:val="en-GB"/>
        </w:rPr>
        <w:t xml:space="preserve"> </w:t>
      </w:r>
      <w:r w:rsidR="00386CBD" w:rsidRPr="0087333D">
        <w:rPr>
          <w:rFonts w:ascii="Times New Roman" w:hAnsi="Times New Roman" w:cs="Times New Roman"/>
          <w:sz w:val="24"/>
          <w:szCs w:val="24"/>
          <w:lang w:val="en-GB"/>
        </w:rPr>
        <w:t>the data</w:t>
      </w:r>
      <w:r w:rsidR="00B33705">
        <w:rPr>
          <w:rFonts w:ascii="Times New Roman" w:hAnsi="Times New Roman" w:cs="Times New Roman"/>
          <w:sz w:val="24"/>
          <w:szCs w:val="24"/>
          <w:lang w:val="en-GB"/>
        </w:rPr>
        <w:t>,</w:t>
      </w:r>
      <w:r w:rsidR="00535077" w:rsidRPr="0087333D">
        <w:rPr>
          <w:rFonts w:ascii="Times New Roman" w:hAnsi="Times New Roman" w:cs="Times New Roman"/>
          <w:sz w:val="24"/>
          <w:szCs w:val="24"/>
          <w:lang w:val="en-GB"/>
        </w:rPr>
        <w:t xml:space="preserve"> </w:t>
      </w:r>
      <w:r w:rsidR="00725B52" w:rsidRPr="0087333D">
        <w:rPr>
          <w:rFonts w:ascii="Times New Roman" w:hAnsi="Times New Roman" w:cs="Times New Roman"/>
          <w:sz w:val="24"/>
          <w:szCs w:val="24"/>
          <w:lang w:val="en-GB"/>
        </w:rPr>
        <w:t>and we</w:t>
      </w:r>
      <w:r w:rsidR="00973962" w:rsidRPr="0087333D">
        <w:rPr>
          <w:rFonts w:ascii="Times New Roman" w:hAnsi="Times New Roman" w:cs="Times New Roman"/>
          <w:sz w:val="24"/>
          <w:szCs w:val="24"/>
          <w:lang w:val="en-GB"/>
        </w:rPr>
        <w:t xml:space="preserve"> followed a protocol for data selection and corrections </w:t>
      </w:r>
      <w:r w:rsidR="002A33CE" w:rsidRPr="0087333D">
        <w:rPr>
          <w:rFonts w:ascii="Times New Roman" w:hAnsi="Times New Roman" w:cs="Times New Roman"/>
          <w:sz w:val="24"/>
          <w:szCs w:val="24"/>
          <w:lang w:val="en-GB"/>
        </w:rPr>
        <w:t xml:space="preserve">of mistakes </w:t>
      </w:r>
      <w:r w:rsidR="00973962" w:rsidRPr="0087333D">
        <w:rPr>
          <w:rFonts w:ascii="Times New Roman" w:hAnsi="Times New Roman" w:cs="Times New Roman"/>
          <w:sz w:val="24"/>
          <w:szCs w:val="24"/>
          <w:lang w:val="en-GB"/>
        </w:rPr>
        <w:t>described in detail below (</w:t>
      </w:r>
      <w:r w:rsidR="002A33CE" w:rsidRPr="0087333D">
        <w:rPr>
          <w:rFonts w:ascii="Times New Roman" w:hAnsi="Times New Roman" w:cs="Times New Roman"/>
          <w:sz w:val="24"/>
          <w:szCs w:val="24"/>
          <w:lang w:val="en-GB"/>
        </w:rPr>
        <w:t>Figure</w:t>
      </w:r>
      <w:r w:rsidR="00973962" w:rsidRPr="0087333D">
        <w:rPr>
          <w:rFonts w:ascii="Times New Roman" w:hAnsi="Times New Roman" w:cs="Times New Roman"/>
          <w:sz w:val="24"/>
          <w:szCs w:val="24"/>
          <w:lang w:val="en-GB"/>
        </w:rPr>
        <w:t xml:space="preserve"> 1</w:t>
      </w:r>
      <w:r w:rsidR="002A33CE" w:rsidRPr="0087333D">
        <w:rPr>
          <w:rFonts w:ascii="Times New Roman" w:hAnsi="Times New Roman" w:cs="Times New Roman"/>
          <w:sz w:val="24"/>
          <w:szCs w:val="24"/>
          <w:lang w:val="en-GB"/>
        </w:rPr>
        <w:t>: Steps 1 &amp; 2</w:t>
      </w:r>
      <w:r w:rsidR="00973962" w:rsidRPr="0087333D">
        <w:rPr>
          <w:rFonts w:ascii="Times New Roman" w:hAnsi="Times New Roman" w:cs="Times New Roman"/>
          <w:sz w:val="24"/>
          <w:szCs w:val="24"/>
          <w:lang w:val="en-GB"/>
        </w:rPr>
        <w:t>).</w:t>
      </w:r>
      <w:r w:rsidR="009C1EDA" w:rsidRPr="0087333D">
        <w:rPr>
          <w:rFonts w:ascii="Times New Roman" w:hAnsi="Times New Roman" w:cs="Times New Roman"/>
          <w:sz w:val="24"/>
          <w:szCs w:val="24"/>
          <w:lang w:val="en-GB"/>
        </w:rPr>
        <w:t xml:space="preserve"> </w:t>
      </w:r>
    </w:p>
    <w:p w14:paraId="2D64EDE9" w14:textId="77777777" w:rsidR="00FB5751" w:rsidRPr="0087333D" w:rsidRDefault="00FB5751" w:rsidP="00D65787">
      <w:pPr>
        <w:rPr>
          <w:rFonts w:ascii="Times New Roman" w:hAnsi="Times New Roman" w:cs="Times New Roman"/>
          <w:sz w:val="24"/>
          <w:szCs w:val="24"/>
          <w:lang w:val="en-GB"/>
        </w:rPr>
      </w:pPr>
    </w:p>
    <w:p w14:paraId="6D653408" w14:textId="7A1C4910" w:rsidR="0031581A" w:rsidRPr="0087333D" w:rsidRDefault="00E7232D" w:rsidP="00D65787">
      <w:pPr>
        <w:rPr>
          <w:rFonts w:ascii="Times New Roman" w:hAnsi="Times New Roman" w:cs="Times New Roman"/>
          <w:i/>
          <w:iCs/>
          <w:sz w:val="24"/>
          <w:szCs w:val="24"/>
          <w:lang w:val="en-GB"/>
        </w:rPr>
      </w:pPr>
      <w:r>
        <w:rPr>
          <w:rFonts w:ascii="Times New Roman" w:hAnsi="Times New Roman" w:cs="Times New Roman"/>
          <w:i/>
          <w:iCs/>
          <w:sz w:val="24"/>
          <w:szCs w:val="24"/>
          <w:lang w:val="en-GB"/>
        </w:rPr>
        <w:t>2.4</w:t>
      </w:r>
      <w:r w:rsidR="0031581A" w:rsidRPr="0087333D">
        <w:rPr>
          <w:rFonts w:ascii="Times New Roman" w:hAnsi="Times New Roman" w:cs="Times New Roman"/>
          <w:i/>
          <w:iCs/>
          <w:sz w:val="24"/>
          <w:szCs w:val="24"/>
          <w:lang w:val="en-GB"/>
        </w:rPr>
        <w:t xml:space="preserve">.2. </w:t>
      </w:r>
      <w:r w:rsidR="00F7377F" w:rsidRPr="0087333D">
        <w:rPr>
          <w:rFonts w:ascii="Times New Roman" w:hAnsi="Times New Roman" w:cs="Times New Roman"/>
          <w:i/>
          <w:iCs/>
          <w:sz w:val="24"/>
          <w:szCs w:val="24"/>
          <w:lang w:val="en-GB"/>
        </w:rPr>
        <w:t>Module</w:t>
      </w:r>
      <w:r w:rsidR="003A0E60" w:rsidRPr="0087333D">
        <w:rPr>
          <w:rFonts w:ascii="Times New Roman" w:hAnsi="Times New Roman" w:cs="Times New Roman"/>
          <w:i/>
          <w:iCs/>
          <w:sz w:val="24"/>
          <w:szCs w:val="24"/>
          <w:lang w:val="en-GB"/>
        </w:rPr>
        <w:t xml:space="preserve"> 2 – Expert evaluation of the items </w:t>
      </w:r>
    </w:p>
    <w:p w14:paraId="36CC3AE0" w14:textId="7809BA5E" w:rsidR="00BC41E8" w:rsidRPr="0087333D" w:rsidRDefault="00341C97" w:rsidP="00D65787">
      <w:pPr>
        <w:rPr>
          <w:rFonts w:ascii="Times New Roman" w:hAnsi="Times New Roman" w:cs="Times New Roman"/>
          <w:sz w:val="24"/>
          <w:szCs w:val="24"/>
          <w:lang w:val="en-GB"/>
        </w:rPr>
      </w:pPr>
      <w:r w:rsidRPr="0087333D">
        <w:rPr>
          <w:rFonts w:ascii="Times New Roman" w:hAnsi="Times New Roman" w:cs="Times New Roman"/>
          <w:sz w:val="24"/>
          <w:szCs w:val="24"/>
          <w:lang w:val="en-GB"/>
        </w:rPr>
        <w:t xml:space="preserve">From the total items </w:t>
      </w:r>
      <w:r w:rsidR="0099574F" w:rsidRPr="0087333D">
        <w:rPr>
          <w:rFonts w:ascii="Times New Roman" w:hAnsi="Times New Roman" w:cs="Times New Roman"/>
          <w:sz w:val="24"/>
          <w:szCs w:val="24"/>
          <w:lang w:val="en-GB"/>
        </w:rPr>
        <w:t xml:space="preserve">found </w:t>
      </w:r>
      <w:r w:rsidR="00611D06" w:rsidRPr="0087333D">
        <w:rPr>
          <w:rFonts w:ascii="Times New Roman" w:hAnsi="Times New Roman" w:cs="Times New Roman"/>
          <w:sz w:val="24"/>
          <w:szCs w:val="24"/>
          <w:lang w:val="en-GB"/>
        </w:rPr>
        <w:t>on</w:t>
      </w:r>
      <w:r w:rsidR="0099574F" w:rsidRPr="0087333D">
        <w:rPr>
          <w:rFonts w:ascii="Times New Roman" w:hAnsi="Times New Roman" w:cs="Times New Roman"/>
          <w:sz w:val="24"/>
          <w:szCs w:val="24"/>
          <w:lang w:val="en-GB"/>
        </w:rPr>
        <w:t xml:space="preserve"> the beach, </w:t>
      </w:r>
      <w:r w:rsidR="00952D94" w:rsidRPr="0087333D">
        <w:rPr>
          <w:rFonts w:ascii="Times New Roman" w:hAnsi="Times New Roman" w:cs="Times New Roman"/>
          <w:sz w:val="24"/>
          <w:szCs w:val="24"/>
          <w:lang w:val="en-GB"/>
        </w:rPr>
        <w:t xml:space="preserve">the </w:t>
      </w:r>
      <w:r w:rsidR="0099574F" w:rsidRPr="0087333D">
        <w:rPr>
          <w:rFonts w:ascii="Times New Roman" w:hAnsi="Times New Roman" w:cs="Times New Roman"/>
          <w:sz w:val="24"/>
          <w:szCs w:val="24"/>
          <w:lang w:val="en-GB"/>
        </w:rPr>
        <w:t xml:space="preserve">schoolchildren </w:t>
      </w:r>
      <w:r w:rsidR="0035325A" w:rsidRPr="0087333D">
        <w:rPr>
          <w:rFonts w:ascii="Times New Roman" w:hAnsi="Times New Roman" w:cs="Times New Roman"/>
          <w:sz w:val="24"/>
          <w:szCs w:val="24"/>
          <w:lang w:val="en-GB"/>
        </w:rPr>
        <w:t>t</w:t>
      </w:r>
      <w:r w:rsidR="00386CBD" w:rsidRPr="0087333D">
        <w:rPr>
          <w:rFonts w:ascii="Times New Roman" w:hAnsi="Times New Roman" w:cs="Times New Roman"/>
          <w:sz w:val="24"/>
          <w:szCs w:val="24"/>
          <w:lang w:val="en-GB"/>
        </w:rPr>
        <w:t>ook</w:t>
      </w:r>
      <w:r w:rsidR="00FE526E" w:rsidRPr="0087333D">
        <w:rPr>
          <w:rFonts w:ascii="Times New Roman" w:hAnsi="Times New Roman" w:cs="Times New Roman"/>
          <w:sz w:val="24"/>
          <w:szCs w:val="24"/>
          <w:lang w:val="en-GB"/>
        </w:rPr>
        <w:t xml:space="preserve"> a subsample of items that presented interactions. </w:t>
      </w:r>
      <w:r w:rsidR="002E593D" w:rsidRPr="0087333D">
        <w:rPr>
          <w:rFonts w:ascii="Times New Roman" w:hAnsi="Times New Roman" w:cs="Times New Roman"/>
          <w:sz w:val="24"/>
          <w:szCs w:val="24"/>
          <w:lang w:val="en-GB"/>
        </w:rPr>
        <w:t xml:space="preserve">To </w:t>
      </w:r>
      <w:r w:rsidR="00E50668" w:rsidRPr="0087333D">
        <w:rPr>
          <w:rFonts w:ascii="Times New Roman" w:hAnsi="Times New Roman" w:cs="Times New Roman"/>
          <w:sz w:val="24"/>
          <w:szCs w:val="24"/>
          <w:lang w:val="en-GB"/>
        </w:rPr>
        <w:t xml:space="preserve">accept </w:t>
      </w:r>
      <w:r w:rsidR="00386CBD" w:rsidRPr="0087333D">
        <w:rPr>
          <w:rFonts w:ascii="Times New Roman" w:hAnsi="Times New Roman" w:cs="Times New Roman"/>
          <w:sz w:val="24"/>
          <w:szCs w:val="24"/>
          <w:lang w:val="en-GB"/>
        </w:rPr>
        <w:t xml:space="preserve">litter </w:t>
      </w:r>
      <w:r w:rsidR="003A0E60" w:rsidRPr="0087333D">
        <w:rPr>
          <w:rFonts w:ascii="Times New Roman" w:hAnsi="Times New Roman" w:cs="Times New Roman"/>
          <w:sz w:val="24"/>
          <w:szCs w:val="24"/>
          <w:lang w:val="en-GB"/>
        </w:rPr>
        <w:t>item</w:t>
      </w:r>
      <w:r w:rsidR="00E50668" w:rsidRPr="0087333D">
        <w:rPr>
          <w:rFonts w:ascii="Times New Roman" w:hAnsi="Times New Roman" w:cs="Times New Roman"/>
          <w:sz w:val="24"/>
          <w:szCs w:val="24"/>
          <w:lang w:val="en-GB"/>
        </w:rPr>
        <w:t>s for further</w:t>
      </w:r>
      <w:r w:rsidR="0035325A" w:rsidRPr="0087333D">
        <w:rPr>
          <w:rFonts w:ascii="Times New Roman" w:hAnsi="Times New Roman" w:cs="Times New Roman"/>
          <w:sz w:val="24"/>
          <w:szCs w:val="24"/>
          <w:lang w:val="en-GB"/>
        </w:rPr>
        <w:t xml:space="preserve"> detailed</w:t>
      </w:r>
      <w:r w:rsidR="00E50668" w:rsidRPr="0087333D">
        <w:rPr>
          <w:rFonts w:ascii="Times New Roman" w:hAnsi="Times New Roman" w:cs="Times New Roman"/>
          <w:sz w:val="24"/>
          <w:szCs w:val="24"/>
          <w:lang w:val="en-GB"/>
        </w:rPr>
        <w:t xml:space="preserve"> analysis, </w:t>
      </w:r>
      <w:r w:rsidR="0035325A" w:rsidRPr="0087333D">
        <w:rPr>
          <w:rFonts w:ascii="Times New Roman" w:hAnsi="Times New Roman" w:cs="Times New Roman"/>
          <w:sz w:val="24"/>
          <w:szCs w:val="24"/>
          <w:lang w:val="en-GB"/>
        </w:rPr>
        <w:t>the</w:t>
      </w:r>
      <w:r w:rsidR="00BA0FB8" w:rsidRPr="0087333D">
        <w:rPr>
          <w:rFonts w:ascii="Times New Roman" w:hAnsi="Times New Roman" w:cs="Times New Roman"/>
          <w:sz w:val="24"/>
          <w:szCs w:val="24"/>
          <w:lang w:val="en-GB"/>
        </w:rPr>
        <w:t>se interactions must be correctly registered in a data table (Figure 1</w:t>
      </w:r>
      <w:r w:rsidR="002A33CE" w:rsidRPr="0087333D">
        <w:rPr>
          <w:rFonts w:ascii="Times New Roman" w:hAnsi="Times New Roman" w:cs="Times New Roman"/>
          <w:sz w:val="24"/>
          <w:szCs w:val="24"/>
          <w:lang w:val="en-GB"/>
        </w:rPr>
        <w:t>: Step 3</w:t>
      </w:r>
      <w:r w:rsidR="00BA0FB8" w:rsidRPr="0087333D">
        <w:rPr>
          <w:rFonts w:ascii="Times New Roman" w:hAnsi="Times New Roman" w:cs="Times New Roman"/>
          <w:sz w:val="24"/>
          <w:szCs w:val="24"/>
          <w:lang w:val="en-GB"/>
        </w:rPr>
        <w:t>).</w:t>
      </w:r>
      <w:r w:rsidR="00D72E7F" w:rsidRPr="0087333D">
        <w:rPr>
          <w:rFonts w:ascii="Times New Roman" w:hAnsi="Times New Roman" w:cs="Times New Roman"/>
          <w:sz w:val="24"/>
          <w:szCs w:val="24"/>
          <w:lang w:val="en-GB"/>
        </w:rPr>
        <w:t xml:space="preserve"> </w:t>
      </w:r>
      <w:r w:rsidR="00973962" w:rsidRPr="0087333D">
        <w:rPr>
          <w:rFonts w:ascii="Times New Roman" w:hAnsi="Times New Roman" w:cs="Times New Roman"/>
          <w:sz w:val="24"/>
          <w:szCs w:val="24"/>
          <w:lang w:val="en-GB"/>
        </w:rPr>
        <w:t xml:space="preserve">To </w:t>
      </w:r>
      <w:r w:rsidR="005603C9">
        <w:rPr>
          <w:rFonts w:ascii="Times New Roman" w:hAnsi="Times New Roman" w:cs="Times New Roman"/>
          <w:sz w:val="24"/>
          <w:szCs w:val="24"/>
          <w:lang w:val="en-GB"/>
        </w:rPr>
        <w:t>ensure</w:t>
      </w:r>
      <w:r w:rsidR="005603C9" w:rsidRPr="0087333D">
        <w:rPr>
          <w:rFonts w:ascii="Times New Roman" w:hAnsi="Times New Roman" w:cs="Times New Roman"/>
          <w:sz w:val="24"/>
          <w:szCs w:val="24"/>
          <w:lang w:val="en-GB"/>
        </w:rPr>
        <w:t xml:space="preserve"> </w:t>
      </w:r>
      <w:r w:rsidR="00973962" w:rsidRPr="0087333D">
        <w:rPr>
          <w:rFonts w:ascii="Times New Roman" w:hAnsi="Times New Roman" w:cs="Times New Roman"/>
          <w:sz w:val="24"/>
          <w:szCs w:val="24"/>
          <w:lang w:val="en-GB"/>
        </w:rPr>
        <w:t xml:space="preserve">the number of items with epibionts </w:t>
      </w:r>
      <w:r w:rsidR="00386CBD" w:rsidRPr="0087333D">
        <w:rPr>
          <w:rFonts w:ascii="Times New Roman" w:hAnsi="Times New Roman" w:cs="Times New Roman"/>
          <w:sz w:val="24"/>
          <w:szCs w:val="24"/>
          <w:lang w:val="en-GB"/>
        </w:rPr>
        <w:t xml:space="preserve">as </w:t>
      </w:r>
      <w:r w:rsidR="00973962" w:rsidRPr="0087333D">
        <w:rPr>
          <w:rFonts w:ascii="Times New Roman" w:hAnsi="Times New Roman" w:cs="Times New Roman"/>
          <w:sz w:val="24"/>
          <w:szCs w:val="24"/>
          <w:lang w:val="en-GB"/>
        </w:rPr>
        <w:t xml:space="preserve">registered by the schoolchildren, </w:t>
      </w:r>
      <w:r w:rsidR="00952D94" w:rsidRPr="0087333D">
        <w:rPr>
          <w:rFonts w:ascii="Times New Roman" w:hAnsi="Times New Roman" w:cs="Times New Roman"/>
          <w:sz w:val="24"/>
          <w:szCs w:val="24"/>
          <w:lang w:val="en-GB"/>
        </w:rPr>
        <w:t>experts</w:t>
      </w:r>
      <w:r w:rsidR="00973962" w:rsidRPr="0087333D">
        <w:rPr>
          <w:rFonts w:ascii="Times New Roman" w:hAnsi="Times New Roman" w:cs="Times New Roman"/>
          <w:sz w:val="24"/>
          <w:szCs w:val="24"/>
          <w:lang w:val="en-GB"/>
        </w:rPr>
        <w:t xml:space="preserve"> </w:t>
      </w:r>
      <w:r w:rsidR="00925E71">
        <w:rPr>
          <w:rFonts w:ascii="Times New Roman" w:hAnsi="Times New Roman" w:cs="Times New Roman"/>
          <w:sz w:val="24"/>
          <w:szCs w:val="24"/>
          <w:lang w:val="en-GB"/>
        </w:rPr>
        <w:t>confirmed the presence of epibionts</w:t>
      </w:r>
      <w:r w:rsidR="00973962" w:rsidRPr="0087333D">
        <w:rPr>
          <w:rFonts w:ascii="Times New Roman" w:hAnsi="Times New Roman" w:cs="Times New Roman"/>
          <w:sz w:val="24"/>
          <w:szCs w:val="24"/>
          <w:lang w:val="en-GB"/>
        </w:rPr>
        <w:t xml:space="preserve"> on the items</w:t>
      </w:r>
      <w:r w:rsidR="00386CBD" w:rsidRPr="0087333D">
        <w:rPr>
          <w:rFonts w:ascii="Times New Roman" w:hAnsi="Times New Roman" w:cs="Times New Roman"/>
          <w:sz w:val="24"/>
          <w:szCs w:val="24"/>
          <w:lang w:val="en-GB"/>
        </w:rPr>
        <w:t xml:space="preserve"> with three alternative approaches</w:t>
      </w:r>
      <w:r w:rsidR="00952D94" w:rsidRPr="0087333D">
        <w:rPr>
          <w:rFonts w:ascii="Times New Roman" w:hAnsi="Times New Roman" w:cs="Times New Roman"/>
          <w:sz w:val="24"/>
          <w:szCs w:val="24"/>
          <w:lang w:val="en-GB"/>
        </w:rPr>
        <w:t>: samples were received and evaluated</w:t>
      </w:r>
      <w:r w:rsidR="00973962" w:rsidRPr="0087333D">
        <w:rPr>
          <w:rFonts w:ascii="Times New Roman" w:hAnsi="Times New Roman" w:cs="Times New Roman"/>
          <w:sz w:val="24"/>
          <w:szCs w:val="24"/>
          <w:lang w:val="en-GB"/>
        </w:rPr>
        <w:t xml:space="preserve"> in the laboratory (Figure 1</w:t>
      </w:r>
      <w:r w:rsidR="002A33CE" w:rsidRPr="0087333D">
        <w:rPr>
          <w:rFonts w:ascii="Times New Roman" w:hAnsi="Times New Roman" w:cs="Times New Roman"/>
          <w:sz w:val="24"/>
          <w:szCs w:val="24"/>
          <w:lang w:val="en-GB"/>
        </w:rPr>
        <w:t>: Steps 4 &amp; 7</w:t>
      </w:r>
      <w:r w:rsidR="00973962" w:rsidRPr="0087333D">
        <w:rPr>
          <w:rFonts w:ascii="Times New Roman" w:hAnsi="Times New Roman" w:cs="Times New Roman"/>
          <w:sz w:val="24"/>
          <w:szCs w:val="24"/>
          <w:lang w:val="en-GB"/>
        </w:rPr>
        <w:t xml:space="preserve">), pictures </w:t>
      </w:r>
      <w:r w:rsidR="00952D94" w:rsidRPr="0087333D">
        <w:rPr>
          <w:rFonts w:ascii="Times New Roman" w:hAnsi="Times New Roman" w:cs="Times New Roman"/>
          <w:sz w:val="24"/>
          <w:szCs w:val="24"/>
          <w:lang w:val="en-GB"/>
        </w:rPr>
        <w:t>(but</w:t>
      </w:r>
      <w:r w:rsidR="00973962" w:rsidRPr="0087333D">
        <w:rPr>
          <w:rFonts w:ascii="Times New Roman" w:hAnsi="Times New Roman" w:cs="Times New Roman"/>
          <w:sz w:val="24"/>
          <w:szCs w:val="24"/>
          <w:lang w:val="en-GB"/>
        </w:rPr>
        <w:t xml:space="preserve"> no physical sample</w:t>
      </w:r>
      <w:r w:rsidR="00952D94" w:rsidRPr="0087333D">
        <w:rPr>
          <w:rFonts w:ascii="Times New Roman" w:hAnsi="Times New Roman" w:cs="Times New Roman"/>
          <w:sz w:val="24"/>
          <w:szCs w:val="24"/>
          <w:lang w:val="en-GB"/>
        </w:rPr>
        <w:t>) were received and checked for epibionts</w:t>
      </w:r>
      <w:r w:rsidR="00973962" w:rsidRPr="0087333D">
        <w:rPr>
          <w:rFonts w:ascii="Times New Roman" w:hAnsi="Times New Roman" w:cs="Times New Roman"/>
          <w:sz w:val="24"/>
          <w:szCs w:val="24"/>
          <w:lang w:val="en-GB"/>
        </w:rPr>
        <w:t xml:space="preserve"> (Figure 1</w:t>
      </w:r>
      <w:r w:rsidR="002A33CE" w:rsidRPr="0087333D">
        <w:rPr>
          <w:rFonts w:ascii="Times New Roman" w:hAnsi="Times New Roman" w:cs="Times New Roman"/>
          <w:sz w:val="24"/>
          <w:szCs w:val="24"/>
          <w:lang w:val="en-GB"/>
        </w:rPr>
        <w:t>: Steps 5 &amp; 7</w:t>
      </w:r>
      <w:r w:rsidR="00973962" w:rsidRPr="0087333D">
        <w:rPr>
          <w:rFonts w:ascii="Times New Roman" w:hAnsi="Times New Roman" w:cs="Times New Roman"/>
          <w:sz w:val="24"/>
          <w:szCs w:val="24"/>
          <w:lang w:val="en-GB"/>
        </w:rPr>
        <w:t xml:space="preserve">), or experts </w:t>
      </w:r>
      <w:r w:rsidR="00952D94" w:rsidRPr="0087333D">
        <w:rPr>
          <w:rFonts w:ascii="Times New Roman" w:hAnsi="Times New Roman" w:cs="Times New Roman"/>
          <w:sz w:val="24"/>
          <w:szCs w:val="24"/>
          <w:lang w:val="en-GB"/>
        </w:rPr>
        <w:t xml:space="preserve">directly </w:t>
      </w:r>
      <w:r w:rsidR="00973962" w:rsidRPr="0087333D">
        <w:rPr>
          <w:rFonts w:ascii="Times New Roman" w:hAnsi="Times New Roman" w:cs="Times New Roman"/>
          <w:sz w:val="24"/>
          <w:szCs w:val="24"/>
          <w:lang w:val="en-GB"/>
        </w:rPr>
        <w:t>supervised the identification process in the field (Figure 1</w:t>
      </w:r>
      <w:r w:rsidR="002A33CE" w:rsidRPr="0087333D">
        <w:rPr>
          <w:rFonts w:ascii="Times New Roman" w:hAnsi="Times New Roman" w:cs="Times New Roman"/>
          <w:sz w:val="24"/>
          <w:szCs w:val="24"/>
          <w:lang w:val="en-GB"/>
        </w:rPr>
        <w:t>: Steps 6 &amp; 7</w:t>
      </w:r>
      <w:r w:rsidR="00973962" w:rsidRPr="0087333D">
        <w:rPr>
          <w:rFonts w:ascii="Times New Roman" w:hAnsi="Times New Roman" w:cs="Times New Roman"/>
          <w:sz w:val="24"/>
          <w:szCs w:val="24"/>
          <w:lang w:val="en-GB"/>
        </w:rPr>
        <w:t xml:space="preserve">). </w:t>
      </w:r>
      <w:r w:rsidR="002E2473" w:rsidRPr="0087333D">
        <w:rPr>
          <w:rFonts w:ascii="Times New Roman" w:hAnsi="Times New Roman" w:cs="Times New Roman"/>
          <w:sz w:val="24"/>
          <w:szCs w:val="24"/>
          <w:lang w:val="en-GB"/>
        </w:rPr>
        <w:t xml:space="preserve">At the end of this </w:t>
      </w:r>
      <w:r w:rsidR="00535077" w:rsidRPr="0087333D">
        <w:rPr>
          <w:rFonts w:ascii="Times New Roman" w:hAnsi="Times New Roman" w:cs="Times New Roman"/>
          <w:sz w:val="24"/>
          <w:szCs w:val="24"/>
          <w:lang w:val="en-GB"/>
        </w:rPr>
        <w:t>module</w:t>
      </w:r>
      <w:r w:rsidR="002E2473" w:rsidRPr="0087333D">
        <w:rPr>
          <w:rFonts w:ascii="Times New Roman" w:hAnsi="Times New Roman" w:cs="Times New Roman"/>
          <w:sz w:val="24"/>
          <w:szCs w:val="24"/>
          <w:lang w:val="en-GB"/>
        </w:rPr>
        <w:t xml:space="preserve">, we used the proportion of items with epibionts </w:t>
      </w:r>
      <w:r w:rsidR="004A0A7F">
        <w:rPr>
          <w:rFonts w:ascii="Times New Roman" w:hAnsi="Times New Roman" w:cs="Times New Roman"/>
          <w:sz w:val="24"/>
          <w:szCs w:val="24"/>
          <w:lang w:val="en-GB"/>
        </w:rPr>
        <w:t xml:space="preserve">as </w:t>
      </w:r>
      <w:r w:rsidR="002E2473" w:rsidRPr="0087333D">
        <w:rPr>
          <w:rFonts w:ascii="Times New Roman" w:hAnsi="Times New Roman" w:cs="Times New Roman"/>
          <w:sz w:val="24"/>
          <w:szCs w:val="24"/>
          <w:lang w:val="en-GB"/>
        </w:rPr>
        <w:t>determined by the experts in the subsample</w:t>
      </w:r>
      <w:r w:rsidR="00EA4365" w:rsidRPr="0087333D">
        <w:rPr>
          <w:rFonts w:ascii="Times New Roman" w:hAnsi="Times New Roman" w:cs="Times New Roman"/>
          <w:sz w:val="24"/>
          <w:szCs w:val="24"/>
          <w:lang w:val="en-GB"/>
        </w:rPr>
        <w:t xml:space="preserve"> </w:t>
      </w:r>
      <w:r w:rsidR="002E2473" w:rsidRPr="0087333D">
        <w:rPr>
          <w:rFonts w:ascii="Times New Roman" w:hAnsi="Times New Roman" w:cs="Times New Roman"/>
          <w:sz w:val="24"/>
          <w:szCs w:val="24"/>
          <w:lang w:val="en-GB"/>
        </w:rPr>
        <w:t xml:space="preserve">to </w:t>
      </w:r>
      <w:r w:rsidR="00AD4FA0" w:rsidRPr="0087333D">
        <w:rPr>
          <w:rFonts w:ascii="Times New Roman" w:hAnsi="Times New Roman" w:cs="Times New Roman"/>
          <w:sz w:val="24"/>
          <w:szCs w:val="24"/>
          <w:lang w:val="en-GB"/>
        </w:rPr>
        <w:t>correct and estimate the n</w:t>
      </w:r>
      <w:r w:rsidR="00386CBD" w:rsidRPr="0087333D">
        <w:rPr>
          <w:rFonts w:ascii="Times New Roman" w:hAnsi="Times New Roman" w:cs="Times New Roman"/>
          <w:sz w:val="24"/>
          <w:szCs w:val="24"/>
          <w:lang w:val="en-GB"/>
        </w:rPr>
        <w:t>umber of litter items with epibionts on</w:t>
      </w:r>
      <w:r w:rsidR="00AD4FA0" w:rsidRPr="0087333D">
        <w:rPr>
          <w:rFonts w:ascii="Times New Roman" w:hAnsi="Times New Roman" w:cs="Times New Roman"/>
          <w:sz w:val="24"/>
          <w:szCs w:val="24"/>
          <w:lang w:val="en-GB"/>
        </w:rPr>
        <w:t xml:space="preserve"> each beach </w:t>
      </w:r>
      <w:r w:rsidR="0052414D" w:rsidRPr="0087333D">
        <w:rPr>
          <w:rFonts w:ascii="Times New Roman" w:hAnsi="Times New Roman" w:cs="Times New Roman"/>
          <w:sz w:val="24"/>
          <w:szCs w:val="24"/>
          <w:lang w:val="en-GB"/>
        </w:rPr>
        <w:t>(Figure 1</w:t>
      </w:r>
      <w:r w:rsidR="002A33CE" w:rsidRPr="0087333D">
        <w:rPr>
          <w:rFonts w:ascii="Times New Roman" w:hAnsi="Times New Roman" w:cs="Times New Roman"/>
          <w:sz w:val="24"/>
          <w:szCs w:val="24"/>
          <w:lang w:val="en-GB"/>
        </w:rPr>
        <w:t xml:space="preserve">: Step </w:t>
      </w:r>
      <w:r w:rsidR="00D24799" w:rsidRPr="0087333D">
        <w:rPr>
          <w:rFonts w:ascii="Times New Roman" w:hAnsi="Times New Roman" w:cs="Times New Roman"/>
          <w:sz w:val="24"/>
          <w:szCs w:val="24"/>
          <w:lang w:val="en-GB"/>
        </w:rPr>
        <w:t>8</w:t>
      </w:r>
      <w:r w:rsidR="0052414D" w:rsidRPr="0087333D">
        <w:rPr>
          <w:rFonts w:ascii="Times New Roman" w:hAnsi="Times New Roman" w:cs="Times New Roman"/>
          <w:sz w:val="24"/>
          <w:szCs w:val="24"/>
          <w:lang w:val="en-GB"/>
        </w:rPr>
        <w:t>)</w:t>
      </w:r>
      <w:r w:rsidR="00AD4FA0" w:rsidRPr="0087333D">
        <w:rPr>
          <w:rFonts w:ascii="Times New Roman" w:hAnsi="Times New Roman" w:cs="Times New Roman"/>
          <w:sz w:val="24"/>
          <w:szCs w:val="24"/>
          <w:lang w:val="en-GB"/>
        </w:rPr>
        <w:t xml:space="preserve">. This proportion </w:t>
      </w:r>
      <w:r w:rsidR="00BF7ABC">
        <w:rPr>
          <w:rFonts w:ascii="Times New Roman" w:hAnsi="Times New Roman" w:cs="Times New Roman"/>
          <w:sz w:val="24"/>
          <w:szCs w:val="24"/>
          <w:lang w:val="en-GB"/>
        </w:rPr>
        <w:t xml:space="preserve">(which </w:t>
      </w:r>
      <w:r w:rsidR="007B7BFE">
        <w:rPr>
          <w:rFonts w:ascii="Times New Roman" w:hAnsi="Times New Roman" w:cs="Times New Roman"/>
          <w:sz w:val="24"/>
          <w:szCs w:val="24"/>
          <w:lang w:val="en-GB"/>
        </w:rPr>
        <w:t>had the value of</w:t>
      </w:r>
      <w:r w:rsidR="00BF7ABC">
        <w:rPr>
          <w:rFonts w:ascii="Times New Roman" w:hAnsi="Times New Roman" w:cs="Times New Roman"/>
          <w:sz w:val="24"/>
          <w:szCs w:val="24"/>
          <w:lang w:val="en-GB"/>
        </w:rPr>
        <w:t xml:space="preserve"> 1 if experts and schoolchildren coincided in their evaluation) </w:t>
      </w:r>
      <w:r w:rsidR="00E90BED" w:rsidRPr="0087333D">
        <w:rPr>
          <w:rFonts w:ascii="Times New Roman" w:hAnsi="Times New Roman" w:cs="Times New Roman"/>
          <w:sz w:val="24"/>
          <w:szCs w:val="24"/>
          <w:lang w:val="en-GB"/>
        </w:rPr>
        <w:t>was multiplied by the total</w:t>
      </w:r>
      <w:r w:rsidR="00386CBD" w:rsidRPr="0087333D">
        <w:rPr>
          <w:rFonts w:ascii="Times New Roman" w:hAnsi="Times New Roman" w:cs="Times New Roman"/>
          <w:sz w:val="24"/>
          <w:szCs w:val="24"/>
          <w:lang w:val="en-GB"/>
        </w:rPr>
        <w:t xml:space="preserve"> number of litter</w:t>
      </w:r>
      <w:r w:rsidR="00712D52" w:rsidRPr="0087333D">
        <w:rPr>
          <w:rFonts w:ascii="Times New Roman" w:hAnsi="Times New Roman" w:cs="Times New Roman"/>
          <w:sz w:val="24"/>
          <w:szCs w:val="24"/>
          <w:lang w:val="en-GB"/>
        </w:rPr>
        <w:t xml:space="preserve"> items with </w:t>
      </w:r>
      <w:r w:rsidR="001B61CF" w:rsidRPr="0087333D">
        <w:rPr>
          <w:rFonts w:ascii="Times New Roman" w:hAnsi="Times New Roman" w:cs="Times New Roman"/>
          <w:sz w:val="24"/>
          <w:szCs w:val="24"/>
          <w:lang w:val="en-GB"/>
        </w:rPr>
        <w:t xml:space="preserve">interactions </w:t>
      </w:r>
      <w:r w:rsidR="00712D52" w:rsidRPr="0087333D">
        <w:rPr>
          <w:rFonts w:ascii="Times New Roman" w:hAnsi="Times New Roman" w:cs="Times New Roman"/>
          <w:sz w:val="24"/>
          <w:szCs w:val="24"/>
          <w:lang w:val="en-GB"/>
        </w:rPr>
        <w:t xml:space="preserve">reported by the schoolchildren in guide 6. </w:t>
      </w:r>
    </w:p>
    <w:p w14:paraId="79830F08" w14:textId="77777777" w:rsidR="007B7BFE" w:rsidRPr="0087333D" w:rsidRDefault="007B7BFE" w:rsidP="00D65787">
      <w:pPr>
        <w:rPr>
          <w:rFonts w:ascii="Times New Roman" w:hAnsi="Times New Roman" w:cs="Times New Roman"/>
          <w:sz w:val="24"/>
          <w:szCs w:val="24"/>
          <w:lang w:val="en-GB"/>
        </w:rPr>
      </w:pPr>
    </w:p>
    <w:p w14:paraId="2125831A" w14:textId="70493F85" w:rsidR="0026580A" w:rsidRPr="0087333D" w:rsidRDefault="00E7232D" w:rsidP="00D65787">
      <w:pPr>
        <w:rPr>
          <w:rFonts w:ascii="Times New Roman" w:hAnsi="Times New Roman" w:cs="Times New Roman"/>
          <w:i/>
          <w:iCs/>
          <w:sz w:val="24"/>
          <w:szCs w:val="24"/>
          <w:lang w:val="en-GB"/>
        </w:rPr>
      </w:pPr>
      <w:r>
        <w:rPr>
          <w:rFonts w:ascii="Times New Roman" w:hAnsi="Times New Roman" w:cs="Times New Roman"/>
          <w:i/>
          <w:iCs/>
          <w:sz w:val="24"/>
          <w:szCs w:val="24"/>
          <w:lang w:val="en-GB"/>
        </w:rPr>
        <w:t>2.4</w:t>
      </w:r>
      <w:r w:rsidR="0031581A" w:rsidRPr="0087333D">
        <w:rPr>
          <w:rFonts w:ascii="Times New Roman" w:hAnsi="Times New Roman" w:cs="Times New Roman"/>
          <w:i/>
          <w:iCs/>
          <w:sz w:val="24"/>
          <w:szCs w:val="24"/>
          <w:lang w:val="en-GB"/>
        </w:rPr>
        <w:t>.</w:t>
      </w:r>
      <w:r>
        <w:rPr>
          <w:rFonts w:ascii="Times New Roman" w:hAnsi="Times New Roman" w:cs="Times New Roman"/>
          <w:i/>
          <w:iCs/>
          <w:sz w:val="24"/>
          <w:szCs w:val="24"/>
          <w:lang w:val="en-GB"/>
        </w:rPr>
        <w:t>3</w:t>
      </w:r>
      <w:r w:rsidR="0031581A" w:rsidRPr="0087333D">
        <w:rPr>
          <w:rFonts w:ascii="Times New Roman" w:hAnsi="Times New Roman" w:cs="Times New Roman"/>
          <w:i/>
          <w:iCs/>
          <w:sz w:val="24"/>
          <w:szCs w:val="24"/>
          <w:lang w:val="en-GB"/>
        </w:rPr>
        <w:t xml:space="preserve">. </w:t>
      </w:r>
      <w:r w:rsidR="00F7377F" w:rsidRPr="0087333D">
        <w:rPr>
          <w:rFonts w:ascii="Times New Roman" w:hAnsi="Times New Roman" w:cs="Times New Roman"/>
          <w:i/>
          <w:iCs/>
          <w:sz w:val="24"/>
          <w:szCs w:val="24"/>
          <w:lang w:val="en-GB"/>
        </w:rPr>
        <w:t>Module</w:t>
      </w:r>
      <w:r w:rsidR="00D05579" w:rsidRPr="0087333D">
        <w:rPr>
          <w:rFonts w:ascii="Times New Roman" w:hAnsi="Times New Roman" w:cs="Times New Roman"/>
          <w:i/>
          <w:iCs/>
          <w:sz w:val="24"/>
          <w:szCs w:val="24"/>
          <w:lang w:val="en-GB"/>
        </w:rPr>
        <w:t xml:space="preserve"> </w:t>
      </w:r>
      <w:r w:rsidR="00DB1323" w:rsidRPr="0087333D">
        <w:rPr>
          <w:rFonts w:ascii="Times New Roman" w:hAnsi="Times New Roman" w:cs="Times New Roman"/>
          <w:i/>
          <w:iCs/>
          <w:sz w:val="24"/>
          <w:szCs w:val="24"/>
          <w:lang w:val="en-GB"/>
        </w:rPr>
        <w:t xml:space="preserve">3- Buoyancy correction </w:t>
      </w:r>
    </w:p>
    <w:p w14:paraId="6A3AFB1B" w14:textId="3EA8D1B6" w:rsidR="002872FE" w:rsidRPr="0087333D" w:rsidRDefault="00535077" w:rsidP="00D65787">
      <w:pPr>
        <w:rPr>
          <w:rFonts w:ascii="Times New Roman" w:hAnsi="Times New Roman" w:cs="Times New Roman"/>
          <w:sz w:val="24"/>
          <w:szCs w:val="24"/>
          <w:lang w:val="en-GB"/>
        </w:rPr>
      </w:pPr>
      <w:r w:rsidRPr="0087333D">
        <w:rPr>
          <w:rFonts w:ascii="Times New Roman" w:hAnsi="Times New Roman" w:cs="Times New Roman"/>
          <w:sz w:val="24"/>
          <w:szCs w:val="24"/>
          <w:lang w:val="en-GB"/>
        </w:rPr>
        <w:t xml:space="preserve">To determine the buoyancy of the collected litter items, </w:t>
      </w:r>
      <w:r w:rsidR="002872FE" w:rsidRPr="0087333D">
        <w:rPr>
          <w:rFonts w:ascii="Times New Roman" w:hAnsi="Times New Roman" w:cs="Times New Roman"/>
          <w:sz w:val="24"/>
          <w:szCs w:val="24"/>
          <w:lang w:val="en-GB"/>
        </w:rPr>
        <w:t xml:space="preserve">similar </w:t>
      </w:r>
      <w:r w:rsidR="00B33705">
        <w:rPr>
          <w:rFonts w:ascii="Times New Roman" w:hAnsi="Times New Roman" w:cs="Times New Roman"/>
          <w:sz w:val="24"/>
          <w:szCs w:val="24"/>
          <w:lang w:val="en-GB"/>
        </w:rPr>
        <w:t>to</w:t>
      </w:r>
      <w:r w:rsidR="002872FE" w:rsidRPr="0087333D">
        <w:rPr>
          <w:rFonts w:ascii="Times New Roman" w:hAnsi="Times New Roman" w:cs="Times New Roman"/>
          <w:sz w:val="24"/>
          <w:szCs w:val="24"/>
          <w:lang w:val="en-GB"/>
        </w:rPr>
        <w:t xml:space="preserve"> epibiont </w:t>
      </w:r>
      <w:r w:rsidR="006119DA">
        <w:rPr>
          <w:rFonts w:ascii="Times New Roman" w:hAnsi="Times New Roman" w:cs="Times New Roman"/>
          <w:sz w:val="24"/>
          <w:szCs w:val="24"/>
          <w:lang w:val="en-GB"/>
        </w:rPr>
        <w:t>eva</w:t>
      </w:r>
      <w:r w:rsidR="00956182">
        <w:rPr>
          <w:rFonts w:ascii="Times New Roman" w:hAnsi="Times New Roman" w:cs="Times New Roman"/>
          <w:sz w:val="24"/>
          <w:szCs w:val="24"/>
          <w:lang w:val="en-GB"/>
        </w:rPr>
        <w:t>luation</w:t>
      </w:r>
      <w:r w:rsidR="006119DA" w:rsidRPr="0087333D">
        <w:rPr>
          <w:rFonts w:ascii="Times New Roman" w:hAnsi="Times New Roman" w:cs="Times New Roman"/>
          <w:sz w:val="24"/>
          <w:szCs w:val="24"/>
          <w:lang w:val="en-GB"/>
        </w:rPr>
        <w:t xml:space="preserve"> </w:t>
      </w:r>
      <w:r w:rsidR="002872FE" w:rsidRPr="0087333D">
        <w:rPr>
          <w:rFonts w:ascii="Times New Roman" w:hAnsi="Times New Roman" w:cs="Times New Roman"/>
          <w:sz w:val="24"/>
          <w:szCs w:val="24"/>
          <w:lang w:val="en-GB"/>
        </w:rPr>
        <w:t>(see above)</w:t>
      </w:r>
      <w:r w:rsidR="00B33705">
        <w:rPr>
          <w:rFonts w:ascii="Times New Roman" w:hAnsi="Times New Roman" w:cs="Times New Roman"/>
          <w:sz w:val="24"/>
          <w:szCs w:val="24"/>
          <w:lang w:val="en-GB"/>
        </w:rPr>
        <w:t>,</w:t>
      </w:r>
      <w:r w:rsidR="002872FE" w:rsidRPr="0087333D">
        <w:rPr>
          <w:rFonts w:ascii="Times New Roman" w:hAnsi="Times New Roman" w:cs="Times New Roman"/>
          <w:sz w:val="24"/>
          <w:szCs w:val="24"/>
          <w:lang w:val="en-GB"/>
        </w:rPr>
        <w:t xml:space="preserve"> </w:t>
      </w:r>
      <w:r w:rsidRPr="0087333D">
        <w:rPr>
          <w:rFonts w:ascii="Times New Roman" w:hAnsi="Times New Roman" w:cs="Times New Roman"/>
          <w:sz w:val="24"/>
          <w:szCs w:val="24"/>
          <w:lang w:val="en-GB"/>
        </w:rPr>
        <w:t>we used three alternative methods</w:t>
      </w:r>
      <w:r w:rsidR="002872FE" w:rsidRPr="0087333D">
        <w:rPr>
          <w:rFonts w:ascii="Times New Roman" w:hAnsi="Times New Roman" w:cs="Times New Roman"/>
          <w:sz w:val="24"/>
          <w:szCs w:val="24"/>
          <w:lang w:val="en-GB"/>
        </w:rPr>
        <w:t>. We either</w:t>
      </w:r>
      <w:r w:rsidRPr="0087333D">
        <w:rPr>
          <w:rFonts w:ascii="Times New Roman" w:hAnsi="Times New Roman" w:cs="Times New Roman"/>
          <w:sz w:val="24"/>
          <w:szCs w:val="24"/>
          <w:lang w:val="en-GB"/>
        </w:rPr>
        <w:t xml:space="preserve"> tested the buoyancy in the laboratory (Figure 1: Steps 4 &amp; </w:t>
      </w:r>
      <w:r w:rsidR="00D24799" w:rsidRPr="0087333D">
        <w:rPr>
          <w:rFonts w:ascii="Times New Roman" w:hAnsi="Times New Roman" w:cs="Times New Roman"/>
          <w:sz w:val="24"/>
          <w:szCs w:val="24"/>
          <w:lang w:val="en-GB"/>
        </w:rPr>
        <w:t>9</w:t>
      </w:r>
      <w:r w:rsidRPr="0087333D">
        <w:rPr>
          <w:rFonts w:ascii="Times New Roman" w:hAnsi="Times New Roman" w:cs="Times New Roman"/>
          <w:sz w:val="24"/>
          <w:szCs w:val="24"/>
          <w:lang w:val="en-GB"/>
        </w:rPr>
        <w:t xml:space="preserve">), asked a group of experts to estimate the buoyancy based on images of those items that were not physically available (Figure 1: Steps 5 &amp; </w:t>
      </w:r>
      <w:r w:rsidR="00D24799" w:rsidRPr="0087333D">
        <w:rPr>
          <w:rFonts w:ascii="Times New Roman" w:hAnsi="Times New Roman" w:cs="Times New Roman"/>
          <w:sz w:val="24"/>
          <w:szCs w:val="24"/>
          <w:lang w:val="en-GB"/>
        </w:rPr>
        <w:t>9</w:t>
      </w:r>
      <w:r w:rsidR="002872FE" w:rsidRPr="0087333D">
        <w:rPr>
          <w:rFonts w:ascii="Times New Roman" w:hAnsi="Times New Roman" w:cs="Times New Roman"/>
          <w:sz w:val="24"/>
          <w:szCs w:val="24"/>
          <w:lang w:val="en-GB"/>
        </w:rPr>
        <w:t>), or</w:t>
      </w:r>
      <w:r w:rsidRPr="0087333D">
        <w:rPr>
          <w:rFonts w:ascii="Times New Roman" w:hAnsi="Times New Roman" w:cs="Times New Roman"/>
          <w:sz w:val="24"/>
          <w:szCs w:val="24"/>
          <w:lang w:val="en-GB"/>
        </w:rPr>
        <w:t xml:space="preserve"> an expert evaluated buoyancy features of items directly in the field (Figure 1: Steps 6 &amp; </w:t>
      </w:r>
      <w:r w:rsidR="00D24799" w:rsidRPr="0087333D">
        <w:rPr>
          <w:rFonts w:ascii="Times New Roman" w:hAnsi="Times New Roman" w:cs="Times New Roman"/>
          <w:sz w:val="24"/>
          <w:szCs w:val="24"/>
          <w:lang w:val="en-GB"/>
        </w:rPr>
        <w:t>9</w:t>
      </w:r>
      <w:r w:rsidRPr="0087333D">
        <w:rPr>
          <w:rFonts w:ascii="Times New Roman" w:hAnsi="Times New Roman" w:cs="Times New Roman"/>
          <w:sz w:val="24"/>
          <w:szCs w:val="24"/>
          <w:lang w:val="en-GB"/>
        </w:rPr>
        <w:t xml:space="preserve">). </w:t>
      </w:r>
    </w:p>
    <w:p w14:paraId="47747212" w14:textId="0032EA3C" w:rsidR="00973962" w:rsidRPr="0087333D" w:rsidRDefault="00DB1323" w:rsidP="00BF7ABC">
      <w:pPr>
        <w:ind w:firstLine="708"/>
        <w:rPr>
          <w:rFonts w:ascii="Times New Roman" w:hAnsi="Times New Roman" w:cs="Times New Roman"/>
          <w:sz w:val="24"/>
          <w:szCs w:val="24"/>
          <w:lang w:val="en-GB"/>
        </w:rPr>
      </w:pPr>
      <w:r w:rsidRPr="0087333D">
        <w:rPr>
          <w:rFonts w:ascii="Times New Roman" w:hAnsi="Times New Roman" w:cs="Times New Roman"/>
          <w:sz w:val="24"/>
          <w:szCs w:val="24"/>
          <w:lang w:val="en-GB"/>
        </w:rPr>
        <w:t xml:space="preserve">To </w:t>
      </w:r>
      <w:r w:rsidR="002872FE" w:rsidRPr="0087333D">
        <w:rPr>
          <w:rFonts w:ascii="Times New Roman" w:hAnsi="Times New Roman" w:cs="Times New Roman"/>
          <w:sz w:val="24"/>
          <w:szCs w:val="24"/>
          <w:lang w:val="en-GB"/>
        </w:rPr>
        <w:t>obtain the final estimate for the number of</w:t>
      </w:r>
      <w:r w:rsidRPr="0087333D">
        <w:rPr>
          <w:rFonts w:ascii="Times New Roman" w:hAnsi="Times New Roman" w:cs="Times New Roman"/>
          <w:sz w:val="24"/>
          <w:szCs w:val="24"/>
          <w:lang w:val="en-GB"/>
        </w:rPr>
        <w:t xml:space="preserve"> items that could have arrived with currents, we used the proportion of items with positive buoyancy in the subsample</w:t>
      </w:r>
      <w:r w:rsidR="00E32B56" w:rsidRPr="0087333D">
        <w:rPr>
          <w:rFonts w:ascii="Times New Roman" w:hAnsi="Times New Roman" w:cs="Times New Roman"/>
          <w:sz w:val="24"/>
          <w:szCs w:val="24"/>
          <w:lang w:val="en-GB"/>
        </w:rPr>
        <w:t xml:space="preserve"> </w:t>
      </w:r>
      <w:r w:rsidRPr="0087333D">
        <w:rPr>
          <w:rFonts w:ascii="Times New Roman" w:hAnsi="Times New Roman" w:cs="Times New Roman"/>
          <w:sz w:val="24"/>
          <w:szCs w:val="24"/>
          <w:lang w:val="en-GB"/>
        </w:rPr>
        <w:t xml:space="preserve">to correct the number of </w:t>
      </w:r>
      <w:r w:rsidR="00386CBD" w:rsidRPr="0087333D">
        <w:rPr>
          <w:rFonts w:ascii="Times New Roman" w:hAnsi="Times New Roman" w:cs="Times New Roman"/>
          <w:sz w:val="24"/>
          <w:szCs w:val="24"/>
          <w:lang w:val="en-GB"/>
        </w:rPr>
        <w:t xml:space="preserve">all litter </w:t>
      </w:r>
      <w:r w:rsidRPr="0087333D">
        <w:rPr>
          <w:rFonts w:ascii="Times New Roman" w:hAnsi="Times New Roman" w:cs="Times New Roman"/>
          <w:sz w:val="24"/>
          <w:szCs w:val="24"/>
          <w:lang w:val="en-GB"/>
        </w:rPr>
        <w:t>items with epibionts</w:t>
      </w:r>
      <w:r w:rsidR="00BC41E8" w:rsidRPr="0087333D">
        <w:rPr>
          <w:rFonts w:ascii="Times New Roman" w:hAnsi="Times New Roman" w:cs="Times New Roman"/>
          <w:sz w:val="24"/>
          <w:szCs w:val="24"/>
          <w:lang w:val="en-GB"/>
        </w:rPr>
        <w:t xml:space="preserve"> </w:t>
      </w:r>
      <w:r w:rsidR="00E25961" w:rsidRPr="0087333D">
        <w:rPr>
          <w:rFonts w:ascii="Times New Roman" w:hAnsi="Times New Roman" w:cs="Times New Roman"/>
          <w:sz w:val="24"/>
          <w:szCs w:val="24"/>
          <w:lang w:val="en-GB"/>
        </w:rPr>
        <w:t>(</w:t>
      </w:r>
      <w:r w:rsidR="009B4A77" w:rsidRPr="0087333D">
        <w:rPr>
          <w:rFonts w:ascii="Times New Roman" w:hAnsi="Times New Roman" w:cs="Times New Roman"/>
          <w:sz w:val="24"/>
          <w:szCs w:val="24"/>
          <w:lang w:val="en-GB"/>
        </w:rPr>
        <w:t>Figure 1</w:t>
      </w:r>
      <w:r w:rsidR="002A33CE" w:rsidRPr="0087333D">
        <w:rPr>
          <w:rFonts w:ascii="Times New Roman" w:hAnsi="Times New Roman" w:cs="Times New Roman"/>
          <w:sz w:val="24"/>
          <w:szCs w:val="24"/>
          <w:lang w:val="en-GB"/>
        </w:rPr>
        <w:t xml:space="preserve">: Step </w:t>
      </w:r>
      <w:r w:rsidR="00635694" w:rsidRPr="0087333D">
        <w:rPr>
          <w:rFonts w:ascii="Times New Roman" w:hAnsi="Times New Roman" w:cs="Times New Roman"/>
          <w:sz w:val="24"/>
          <w:szCs w:val="24"/>
          <w:lang w:val="en-GB"/>
        </w:rPr>
        <w:t>10</w:t>
      </w:r>
      <w:r w:rsidR="009B4A77" w:rsidRPr="0087333D">
        <w:rPr>
          <w:rFonts w:ascii="Times New Roman" w:hAnsi="Times New Roman" w:cs="Times New Roman"/>
          <w:sz w:val="24"/>
          <w:szCs w:val="24"/>
          <w:lang w:val="en-GB"/>
        </w:rPr>
        <w:t>)</w:t>
      </w:r>
      <w:r w:rsidRPr="0087333D">
        <w:rPr>
          <w:rFonts w:ascii="Times New Roman" w:hAnsi="Times New Roman" w:cs="Times New Roman"/>
          <w:sz w:val="24"/>
          <w:szCs w:val="24"/>
          <w:lang w:val="en-GB"/>
        </w:rPr>
        <w:t xml:space="preserve">. </w:t>
      </w:r>
      <w:r w:rsidR="00BC41E8" w:rsidRPr="0087333D">
        <w:rPr>
          <w:rFonts w:ascii="Times New Roman" w:hAnsi="Times New Roman" w:cs="Times New Roman"/>
          <w:sz w:val="24"/>
          <w:szCs w:val="24"/>
          <w:lang w:val="en-GB"/>
        </w:rPr>
        <w:t xml:space="preserve">This proportion was multiplied </w:t>
      </w:r>
      <w:r w:rsidR="00AA6D72" w:rsidRPr="0087333D">
        <w:rPr>
          <w:rFonts w:ascii="Times New Roman" w:hAnsi="Times New Roman" w:cs="Times New Roman"/>
          <w:sz w:val="24"/>
          <w:szCs w:val="24"/>
          <w:lang w:val="en-GB"/>
        </w:rPr>
        <w:t>with</w:t>
      </w:r>
      <w:r w:rsidR="00BC41E8" w:rsidRPr="0087333D">
        <w:rPr>
          <w:rFonts w:ascii="Times New Roman" w:hAnsi="Times New Roman" w:cs="Times New Roman"/>
          <w:sz w:val="24"/>
          <w:szCs w:val="24"/>
          <w:lang w:val="en-GB"/>
        </w:rPr>
        <w:t xml:space="preserve"> the </w:t>
      </w:r>
      <w:r w:rsidR="009B4A77" w:rsidRPr="0087333D">
        <w:rPr>
          <w:rFonts w:ascii="Times New Roman" w:hAnsi="Times New Roman" w:cs="Times New Roman"/>
          <w:sz w:val="24"/>
          <w:szCs w:val="24"/>
          <w:lang w:val="en-GB"/>
        </w:rPr>
        <w:t>second estimation of the</w:t>
      </w:r>
      <w:r w:rsidR="00A96BAC" w:rsidRPr="0087333D">
        <w:rPr>
          <w:rFonts w:ascii="Times New Roman" w:hAnsi="Times New Roman" w:cs="Times New Roman"/>
          <w:sz w:val="24"/>
          <w:szCs w:val="24"/>
          <w:lang w:val="en-GB"/>
        </w:rPr>
        <w:t xml:space="preserve"> total</w:t>
      </w:r>
      <w:r w:rsidR="00BC41E8" w:rsidRPr="0087333D">
        <w:rPr>
          <w:rFonts w:ascii="Times New Roman" w:hAnsi="Times New Roman" w:cs="Times New Roman"/>
          <w:sz w:val="24"/>
          <w:szCs w:val="24"/>
          <w:lang w:val="en-GB"/>
        </w:rPr>
        <w:t xml:space="preserve"> </w:t>
      </w:r>
      <w:r w:rsidR="007A57DC" w:rsidRPr="0087333D">
        <w:rPr>
          <w:rFonts w:ascii="Times New Roman" w:hAnsi="Times New Roman" w:cs="Times New Roman"/>
          <w:sz w:val="24"/>
          <w:szCs w:val="24"/>
          <w:lang w:val="en-GB"/>
        </w:rPr>
        <w:t>items with epibionts</w:t>
      </w:r>
      <w:r w:rsidR="009B4A77" w:rsidRPr="0087333D">
        <w:rPr>
          <w:rFonts w:ascii="Times New Roman" w:hAnsi="Times New Roman" w:cs="Times New Roman"/>
          <w:sz w:val="24"/>
          <w:szCs w:val="24"/>
          <w:lang w:val="en-GB"/>
        </w:rPr>
        <w:t xml:space="preserve">. </w:t>
      </w:r>
    </w:p>
    <w:p w14:paraId="5948F960" w14:textId="6FAB1CB1" w:rsidR="00973962" w:rsidRPr="0087333D" w:rsidRDefault="00CC67C1" w:rsidP="00423D08">
      <w:pPr>
        <w:spacing w:line="240" w:lineRule="auto"/>
        <w:jc w:val="center"/>
        <w:rPr>
          <w:rFonts w:ascii="Times New Roman" w:hAnsi="Times New Roman" w:cs="Times New Roman"/>
          <w:sz w:val="24"/>
          <w:szCs w:val="24"/>
        </w:rPr>
      </w:pPr>
      <w:r w:rsidRPr="0087333D">
        <w:rPr>
          <w:rFonts w:ascii="Times New Roman" w:hAnsi="Times New Roman" w:cs="Times New Roman"/>
          <w:noProof/>
          <w:sz w:val="24"/>
          <w:szCs w:val="24"/>
          <w:lang w:val="es-CL" w:eastAsia="es-CL"/>
        </w:rPr>
        <w:lastRenderedPageBreak/>
        <w:drawing>
          <wp:inline distT="0" distB="0" distL="0" distR="0" wp14:anchorId="2F8349BC" wp14:editId="28361125">
            <wp:extent cx="5302250" cy="7515372"/>
            <wp:effectExtent l="0" t="0" r="0" b="952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257" t="2822" b="2470"/>
                    <a:stretch/>
                  </pic:blipFill>
                  <pic:spPr bwMode="auto">
                    <a:xfrm>
                      <a:off x="0" y="0"/>
                      <a:ext cx="5324587" cy="7547033"/>
                    </a:xfrm>
                    <a:prstGeom prst="rect">
                      <a:avLst/>
                    </a:prstGeom>
                    <a:noFill/>
                    <a:ln>
                      <a:noFill/>
                    </a:ln>
                    <a:extLst>
                      <a:ext uri="{53640926-AAD7-44D8-BBD7-CCE9431645EC}">
                        <a14:shadowObscured xmlns:a14="http://schemas.microsoft.com/office/drawing/2010/main"/>
                      </a:ext>
                    </a:extLst>
                  </pic:spPr>
                </pic:pic>
              </a:graphicData>
            </a:graphic>
          </wp:inline>
        </w:drawing>
      </w:r>
    </w:p>
    <w:p w14:paraId="5F93B3BC" w14:textId="4719C78B" w:rsidR="00973962" w:rsidRPr="00423D08" w:rsidRDefault="00973962" w:rsidP="00423D08">
      <w:pPr>
        <w:spacing w:line="240" w:lineRule="auto"/>
        <w:rPr>
          <w:rFonts w:ascii="Times New Roman" w:hAnsi="Times New Roman" w:cs="Times New Roman"/>
          <w:i/>
          <w:iCs/>
          <w:sz w:val="20"/>
          <w:szCs w:val="20"/>
        </w:rPr>
      </w:pPr>
      <w:r w:rsidRPr="00423D08">
        <w:rPr>
          <w:rFonts w:ascii="Times New Roman" w:hAnsi="Times New Roman" w:cs="Times New Roman"/>
          <w:i/>
          <w:iCs/>
          <w:sz w:val="20"/>
          <w:szCs w:val="20"/>
        </w:rPr>
        <w:t xml:space="preserve">Figure </w:t>
      </w:r>
      <w:r w:rsidRPr="00423D08">
        <w:rPr>
          <w:rFonts w:ascii="Times New Roman" w:hAnsi="Times New Roman" w:cs="Times New Roman"/>
          <w:i/>
          <w:iCs/>
          <w:sz w:val="20"/>
          <w:szCs w:val="20"/>
        </w:rPr>
        <w:fldChar w:fldCharType="begin"/>
      </w:r>
      <w:r w:rsidRPr="00423D08">
        <w:rPr>
          <w:rFonts w:ascii="Times New Roman" w:hAnsi="Times New Roman" w:cs="Times New Roman"/>
          <w:i/>
          <w:iCs/>
          <w:sz w:val="20"/>
          <w:szCs w:val="20"/>
        </w:rPr>
        <w:instrText xml:space="preserve"> SEQ Figure \* ARABIC </w:instrText>
      </w:r>
      <w:r w:rsidRPr="00423D08">
        <w:rPr>
          <w:rFonts w:ascii="Times New Roman" w:hAnsi="Times New Roman" w:cs="Times New Roman"/>
          <w:i/>
          <w:iCs/>
          <w:sz w:val="20"/>
          <w:szCs w:val="20"/>
        </w:rPr>
        <w:fldChar w:fldCharType="separate"/>
      </w:r>
      <w:r w:rsidR="00673DF2">
        <w:rPr>
          <w:rFonts w:ascii="Times New Roman" w:hAnsi="Times New Roman" w:cs="Times New Roman"/>
          <w:i/>
          <w:iCs/>
          <w:noProof/>
          <w:sz w:val="20"/>
          <w:szCs w:val="20"/>
        </w:rPr>
        <w:t>1</w:t>
      </w:r>
      <w:r w:rsidRPr="00423D08">
        <w:rPr>
          <w:rFonts w:ascii="Times New Roman" w:hAnsi="Times New Roman" w:cs="Times New Roman"/>
          <w:i/>
          <w:iCs/>
          <w:sz w:val="20"/>
          <w:szCs w:val="20"/>
        </w:rPr>
        <w:fldChar w:fldCharType="end"/>
      </w:r>
      <w:r w:rsidR="002872FE" w:rsidRPr="00423D08">
        <w:rPr>
          <w:rFonts w:ascii="Times New Roman" w:hAnsi="Times New Roman" w:cs="Times New Roman"/>
          <w:i/>
          <w:iCs/>
          <w:sz w:val="20"/>
          <w:szCs w:val="20"/>
        </w:rPr>
        <w:t>.</w:t>
      </w:r>
      <w:r w:rsidRPr="00423D08">
        <w:rPr>
          <w:rFonts w:ascii="Times New Roman" w:hAnsi="Times New Roman" w:cs="Times New Roman"/>
          <w:i/>
          <w:iCs/>
          <w:sz w:val="20"/>
          <w:szCs w:val="20"/>
        </w:rPr>
        <w:t xml:space="preserve"> </w:t>
      </w:r>
      <w:r w:rsidR="00AA6D72" w:rsidRPr="00423D08">
        <w:rPr>
          <w:rFonts w:ascii="Times New Roman" w:hAnsi="Times New Roman" w:cs="Times New Roman"/>
          <w:i/>
          <w:iCs/>
          <w:sz w:val="20"/>
          <w:szCs w:val="20"/>
        </w:rPr>
        <w:t>Overview of</w:t>
      </w:r>
      <w:r w:rsidRPr="00423D08">
        <w:rPr>
          <w:rFonts w:ascii="Times New Roman" w:hAnsi="Times New Roman" w:cs="Times New Roman"/>
          <w:i/>
          <w:iCs/>
          <w:sz w:val="20"/>
          <w:szCs w:val="20"/>
        </w:rPr>
        <w:t xml:space="preserve"> </w:t>
      </w:r>
      <w:r w:rsidR="00AA6D72" w:rsidRPr="00423D08">
        <w:rPr>
          <w:rFonts w:ascii="Times New Roman" w:hAnsi="Times New Roman" w:cs="Times New Roman"/>
          <w:i/>
          <w:iCs/>
          <w:sz w:val="20"/>
          <w:szCs w:val="20"/>
        </w:rPr>
        <w:t>the</w:t>
      </w:r>
      <w:r w:rsidR="00E74342" w:rsidRPr="00423D08">
        <w:rPr>
          <w:rFonts w:ascii="Times New Roman" w:hAnsi="Times New Roman" w:cs="Times New Roman"/>
          <w:i/>
          <w:iCs/>
          <w:sz w:val="20"/>
          <w:szCs w:val="20"/>
        </w:rPr>
        <w:t xml:space="preserve"> </w:t>
      </w:r>
      <w:commentRangeStart w:id="0"/>
      <w:r w:rsidR="007E5B11" w:rsidRPr="00423D08">
        <w:rPr>
          <w:rFonts w:ascii="Times New Roman" w:hAnsi="Times New Roman" w:cs="Times New Roman"/>
          <w:i/>
          <w:iCs/>
          <w:sz w:val="20"/>
          <w:szCs w:val="20"/>
        </w:rPr>
        <w:t>1</w:t>
      </w:r>
      <w:r w:rsidR="00B92618" w:rsidRPr="00423D08">
        <w:rPr>
          <w:rFonts w:ascii="Times New Roman" w:hAnsi="Times New Roman" w:cs="Times New Roman"/>
          <w:i/>
          <w:iCs/>
          <w:sz w:val="20"/>
          <w:szCs w:val="20"/>
        </w:rPr>
        <w:t>0</w:t>
      </w:r>
      <w:r w:rsidR="00AA6D72" w:rsidRPr="00423D08">
        <w:rPr>
          <w:rFonts w:ascii="Times New Roman" w:hAnsi="Times New Roman" w:cs="Times New Roman"/>
          <w:i/>
          <w:iCs/>
          <w:sz w:val="20"/>
          <w:szCs w:val="20"/>
        </w:rPr>
        <w:t xml:space="preserve"> key steps </w:t>
      </w:r>
      <w:commentRangeEnd w:id="0"/>
      <w:r w:rsidR="00CC380C">
        <w:rPr>
          <w:rStyle w:val="CommentReference"/>
        </w:rPr>
        <w:commentReference w:id="0"/>
      </w:r>
      <w:r w:rsidR="00442ABD">
        <w:rPr>
          <w:rFonts w:ascii="Times New Roman" w:hAnsi="Times New Roman" w:cs="Times New Roman"/>
          <w:i/>
          <w:iCs/>
          <w:sz w:val="20"/>
          <w:szCs w:val="20"/>
        </w:rPr>
        <w:t xml:space="preserve">(numbers in quadrats) </w:t>
      </w:r>
      <w:r w:rsidR="00AA6D72" w:rsidRPr="00423D08">
        <w:rPr>
          <w:rFonts w:ascii="Times New Roman" w:hAnsi="Times New Roman" w:cs="Times New Roman"/>
          <w:i/>
          <w:iCs/>
          <w:sz w:val="20"/>
          <w:szCs w:val="20"/>
        </w:rPr>
        <w:t xml:space="preserve">during </w:t>
      </w:r>
      <w:r w:rsidRPr="00423D08">
        <w:rPr>
          <w:rFonts w:ascii="Times New Roman" w:hAnsi="Times New Roman" w:cs="Times New Roman"/>
          <w:i/>
          <w:iCs/>
          <w:sz w:val="20"/>
          <w:szCs w:val="20"/>
        </w:rPr>
        <w:t xml:space="preserve">data </w:t>
      </w:r>
      <w:r w:rsidR="00A00EEE">
        <w:rPr>
          <w:rFonts w:ascii="Times New Roman" w:hAnsi="Times New Roman" w:cs="Times New Roman"/>
          <w:i/>
          <w:iCs/>
          <w:sz w:val="20"/>
          <w:szCs w:val="20"/>
        </w:rPr>
        <w:t>quality assurance</w:t>
      </w:r>
      <w:r w:rsidR="00A00EEE" w:rsidRPr="00423D08">
        <w:rPr>
          <w:rFonts w:ascii="Times New Roman" w:hAnsi="Times New Roman" w:cs="Times New Roman"/>
          <w:i/>
          <w:iCs/>
          <w:sz w:val="20"/>
          <w:szCs w:val="20"/>
        </w:rPr>
        <w:t xml:space="preserve"> </w:t>
      </w:r>
      <w:r w:rsidR="00E74342" w:rsidRPr="00423D08">
        <w:rPr>
          <w:rFonts w:ascii="Times New Roman" w:hAnsi="Times New Roman" w:cs="Times New Roman"/>
          <w:i/>
          <w:iCs/>
          <w:sz w:val="20"/>
          <w:szCs w:val="20"/>
        </w:rPr>
        <w:t xml:space="preserve">bound together in three </w:t>
      </w:r>
      <w:r w:rsidR="00A90546" w:rsidRPr="00423D08">
        <w:rPr>
          <w:rFonts w:ascii="Times New Roman" w:hAnsi="Times New Roman" w:cs="Times New Roman"/>
          <w:i/>
          <w:iCs/>
          <w:sz w:val="20"/>
          <w:szCs w:val="20"/>
        </w:rPr>
        <w:t>modules</w:t>
      </w:r>
      <w:r w:rsidRPr="00423D08">
        <w:rPr>
          <w:rFonts w:ascii="Times New Roman" w:hAnsi="Times New Roman" w:cs="Times New Roman"/>
          <w:i/>
          <w:iCs/>
          <w:sz w:val="20"/>
          <w:szCs w:val="20"/>
        </w:rPr>
        <w:t xml:space="preserve">. </w:t>
      </w:r>
      <w:r w:rsidR="003554E0" w:rsidRPr="00423D08">
        <w:rPr>
          <w:rFonts w:ascii="Times New Roman" w:hAnsi="Times New Roman" w:cs="Times New Roman"/>
          <w:i/>
          <w:iCs/>
          <w:sz w:val="20"/>
          <w:szCs w:val="20"/>
        </w:rPr>
        <w:t>*</w:t>
      </w:r>
      <w:r w:rsidR="009768F2" w:rsidRPr="00423D08">
        <w:rPr>
          <w:rFonts w:ascii="Times New Roman" w:hAnsi="Times New Roman" w:cs="Times New Roman"/>
          <w:i/>
          <w:iCs/>
          <w:sz w:val="20"/>
          <w:szCs w:val="20"/>
        </w:rPr>
        <w:t xml:space="preserve">If discrepancies in calculations were of </w:t>
      </w:r>
      <w:r w:rsidR="00E74342" w:rsidRPr="00423D08">
        <w:rPr>
          <w:rFonts w:ascii="Times New Roman" w:hAnsi="Times New Roman" w:cs="Times New Roman"/>
          <w:i/>
          <w:iCs/>
          <w:sz w:val="20"/>
          <w:szCs w:val="20"/>
        </w:rPr>
        <w:t>10</w:t>
      </w:r>
      <w:r w:rsidR="009768F2" w:rsidRPr="00423D08">
        <w:rPr>
          <w:rFonts w:ascii="Times New Roman" w:hAnsi="Times New Roman" w:cs="Times New Roman"/>
          <w:i/>
          <w:iCs/>
          <w:sz w:val="20"/>
          <w:szCs w:val="20"/>
        </w:rPr>
        <w:t xml:space="preserve"> units or less, </w:t>
      </w:r>
      <w:r w:rsidR="00C821EA" w:rsidRPr="00423D08">
        <w:rPr>
          <w:rFonts w:ascii="Times New Roman" w:hAnsi="Times New Roman" w:cs="Times New Roman"/>
          <w:i/>
          <w:iCs/>
          <w:sz w:val="20"/>
          <w:szCs w:val="20"/>
        </w:rPr>
        <w:t xml:space="preserve">they were corrected following the protocol detailed below. </w:t>
      </w:r>
    </w:p>
    <w:p w14:paraId="406327A9" w14:textId="77777777" w:rsidR="00973962" w:rsidRPr="0087333D" w:rsidRDefault="00973962" w:rsidP="00D65787">
      <w:pPr>
        <w:rPr>
          <w:rFonts w:ascii="Times New Roman" w:hAnsi="Times New Roman" w:cs="Times New Roman"/>
          <w:sz w:val="24"/>
          <w:szCs w:val="24"/>
          <w:lang w:val="en-GB"/>
        </w:rPr>
      </w:pPr>
    </w:p>
    <w:p w14:paraId="33C4EE0C" w14:textId="557CC872" w:rsidR="00973962" w:rsidRPr="0087333D" w:rsidRDefault="00E7232D" w:rsidP="00D65787">
      <w:pPr>
        <w:rPr>
          <w:rFonts w:ascii="Times New Roman" w:hAnsi="Times New Roman" w:cs="Times New Roman"/>
          <w:b/>
          <w:bCs/>
          <w:i/>
          <w:iCs/>
          <w:sz w:val="24"/>
          <w:szCs w:val="24"/>
          <w:lang w:val="en-GB"/>
        </w:rPr>
      </w:pPr>
      <w:r>
        <w:rPr>
          <w:rFonts w:ascii="Times New Roman" w:hAnsi="Times New Roman" w:cs="Times New Roman"/>
          <w:b/>
          <w:bCs/>
          <w:i/>
          <w:iCs/>
          <w:sz w:val="24"/>
          <w:szCs w:val="24"/>
          <w:lang w:val="en-GB"/>
        </w:rPr>
        <w:t>2.5</w:t>
      </w:r>
      <w:r w:rsidR="00851F75" w:rsidRPr="0087333D">
        <w:rPr>
          <w:rFonts w:ascii="Times New Roman" w:hAnsi="Times New Roman" w:cs="Times New Roman"/>
          <w:b/>
          <w:bCs/>
          <w:i/>
          <w:iCs/>
          <w:sz w:val="24"/>
          <w:szCs w:val="24"/>
          <w:lang w:val="en-GB"/>
        </w:rPr>
        <w:t>.</w:t>
      </w:r>
      <w:r w:rsidR="00DB6782" w:rsidRPr="0087333D">
        <w:rPr>
          <w:rFonts w:ascii="Times New Roman" w:hAnsi="Times New Roman" w:cs="Times New Roman"/>
          <w:b/>
          <w:bCs/>
          <w:i/>
          <w:iCs/>
          <w:sz w:val="24"/>
          <w:szCs w:val="24"/>
          <w:lang w:val="en-GB"/>
        </w:rPr>
        <w:t xml:space="preserve"> </w:t>
      </w:r>
      <w:r w:rsidR="00A3505F" w:rsidRPr="0087333D">
        <w:rPr>
          <w:rFonts w:ascii="Times New Roman" w:hAnsi="Times New Roman" w:cs="Times New Roman"/>
          <w:b/>
          <w:bCs/>
          <w:i/>
          <w:iCs/>
          <w:sz w:val="24"/>
          <w:szCs w:val="24"/>
          <w:lang w:val="en-GB"/>
        </w:rPr>
        <w:t>Module</w:t>
      </w:r>
      <w:r w:rsidR="004E5F4F" w:rsidRPr="0087333D">
        <w:rPr>
          <w:rFonts w:ascii="Times New Roman" w:hAnsi="Times New Roman" w:cs="Times New Roman"/>
          <w:b/>
          <w:bCs/>
          <w:i/>
          <w:iCs/>
          <w:sz w:val="24"/>
          <w:szCs w:val="24"/>
          <w:lang w:val="en-GB"/>
        </w:rPr>
        <w:t xml:space="preserve"> 1:</w:t>
      </w:r>
      <w:r w:rsidR="00456C96" w:rsidRPr="0087333D">
        <w:rPr>
          <w:rFonts w:ascii="Times New Roman" w:hAnsi="Times New Roman" w:cs="Times New Roman"/>
          <w:b/>
          <w:bCs/>
          <w:i/>
          <w:iCs/>
          <w:sz w:val="24"/>
          <w:szCs w:val="24"/>
          <w:lang w:val="en-GB"/>
        </w:rPr>
        <w:t xml:space="preserve"> </w:t>
      </w:r>
      <w:r w:rsidR="006053FF" w:rsidRPr="0087333D">
        <w:rPr>
          <w:rFonts w:ascii="Times New Roman" w:hAnsi="Times New Roman" w:cs="Times New Roman"/>
          <w:b/>
          <w:bCs/>
          <w:i/>
          <w:iCs/>
          <w:sz w:val="24"/>
          <w:szCs w:val="24"/>
          <w:lang w:val="en-GB"/>
        </w:rPr>
        <w:t>Revision of</w:t>
      </w:r>
      <w:r w:rsidR="00637137" w:rsidRPr="0087333D">
        <w:rPr>
          <w:rFonts w:ascii="Times New Roman" w:hAnsi="Times New Roman" w:cs="Times New Roman"/>
          <w:b/>
          <w:bCs/>
          <w:i/>
          <w:iCs/>
          <w:sz w:val="24"/>
          <w:szCs w:val="24"/>
          <w:lang w:val="en-GB"/>
        </w:rPr>
        <w:t xml:space="preserve"> calculations</w:t>
      </w:r>
    </w:p>
    <w:p w14:paraId="24E160F9" w14:textId="608C8231" w:rsidR="00456C96" w:rsidRPr="0087333D" w:rsidRDefault="00E7232D" w:rsidP="00D65787">
      <w:pPr>
        <w:rPr>
          <w:rFonts w:ascii="Times New Roman" w:hAnsi="Times New Roman" w:cs="Times New Roman"/>
          <w:i/>
          <w:iCs/>
          <w:sz w:val="24"/>
          <w:szCs w:val="24"/>
          <w:lang w:val="en-GB"/>
        </w:rPr>
      </w:pPr>
      <w:r>
        <w:rPr>
          <w:rFonts w:ascii="Times New Roman" w:hAnsi="Times New Roman" w:cs="Times New Roman"/>
          <w:i/>
          <w:iCs/>
          <w:sz w:val="24"/>
          <w:szCs w:val="24"/>
          <w:lang w:val="en-GB"/>
        </w:rPr>
        <w:t>2.5</w:t>
      </w:r>
      <w:r w:rsidR="00DB6782" w:rsidRPr="0087333D">
        <w:rPr>
          <w:rFonts w:ascii="Times New Roman" w:hAnsi="Times New Roman" w:cs="Times New Roman"/>
          <w:i/>
          <w:iCs/>
          <w:sz w:val="24"/>
          <w:szCs w:val="24"/>
          <w:lang w:val="en-GB"/>
        </w:rPr>
        <w:t xml:space="preserve">.1. </w:t>
      </w:r>
      <w:r w:rsidR="00456C96" w:rsidRPr="0087333D">
        <w:rPr>
          <w:rFonts w:ascii="Times New Roman" w:hAnsi="Times New Roman" w:cs="Times New Roman"/>
          <w:i/>
          <w:iCs/>
          <w:sz w:val="24"/>
          <w:szCs w:val="24"/>
          <w:lang w:val="en-GB"/>
        </w:rPr>
        <w:t xml:space="preserve">Checking and correction of original submitted data tables </w:t>
      </w:r>
    </w:p>
    <w:p w14:paraId="24ED1708" w14:textId="56062240" w:rsidR="00973962" w:rsidRPr="0087333D" w:rsidRDefault="00973962" w:rsidP="00D65787">
      <w:pPr>
        <w:rPr>
          <w:rFonts w:ascii="Times New Roman" w:hAnsi="Times New Roman" w:cs="Times New Roman"/>
          <w:i/>
          <w:iCs/>
          <w:sz w:val="24"/>
          <w:szCs w:val="24"/>
          <w:lang w:val="en-GB"/>
        </w:rPr>
      </w:pPr>
      <w:r w:rsidRPr="0087333D">
        <w:rPr>
          <w:rFonts w:ascii="Times New Roman" w:hAnsi="Times New Roman" w:cs="Times New Roman"/>
          <w:i/>
          <w:iCs/>
          <w:sz w:val="24"/>
          <w:szCs w:val="24"/>
          <w:u w:val="single"/>
          <w:lang w:val="en-GB"/>
        </w:rPr>
        <w:t>Step 1</w:t>
      </w:r>
      <w:r w:rsidR="003C6585" w:rsidRPr="0087333D">
        <w:rPr>
          <w:rFonts w:ascii="Times New Roman" w:hAnsi="Times New Roman" w:cs="Times New Roman"/>
          <w:i/>
          <w:iCs/>
          <w:sz w:val="24"/>
          <w:szCs w:val="24"/>
          <w:u w:val="single"/>
          <w:lang w:val="en-GB"/>
        </w:rPr>
        <w:t>:</w:t>
      </w:r>
      <w:r w:rsidR="003C6585" w:rsidRPr="0087333D">
        <w:rPr>
          <w:rFonts w:ascii="Times New Roman" w:hAnsi="Times New Roman" w:cs="Times New Roman"/>
          <w:i/>
          <w:iCs/>
          <w:sz w:val="24"/>
          <w:szCs w:val="24"/>
          <w:lang w:val="en-GB"/>
        </w:rPr>
        <w:t xml:space="preserve"> </w:t>
      </w:r>
      <w:r w:rsidR="00095BDE" w:rsidRPr="0087333D">
        <w:rPr>
          <w:rFonts w:ascii="Times New Roman" w:hAnsi="Times New Roman" w:cs="Times New Roman"/>
          <w:sz w:val="24"/>
          <w:szCs w:val="24"/>
          <w:lang w:val="en-GB"/>
        </w:rPr>
        <w:t>The d</w:t>
      </w:r>
      <w:r w:rsidRPr="0087333D">
        <w:rPr>
          <w:rFonts w:ascii="Times New Roman" w:hAnsi="Times New Roman" w:cs="Times New Roman"/>
          <w:sz w:val="24"/>
          <w:szCs w:val="24"/>
          <w:lang w:val="en-GB"/>
        </w:rPr>
        <w:t xml:space="preserve">ata tables </w:t>
      </w:r>
      <w:r w:rsidR="00095BDE" w:rsidRPr="0087333D">
        <w:rPr>
          <w:rFonts w:ascii="Times New Roman" w:hAnsi="Times New Roman" w:cs="Times New Roman"/>
          <w:sz w:val="24"/>
          <w:szCs w:val="24"/>
          <w:lang w:val="en-GB"/>
        </w:rPr>
        <w:t xml:space="preserve">from activity guide 6 </w:t>
      </w:r>
      <w:r w:rsidRPr="0087333D">
        <w:rPr>
          <w:rFonts w:ascii="Times New Roman" w:hAnsi="Times New Roman" w:cs="Times New Roman"/>
          <w:sz w:val="24"/>
          <w:szCs w:val="24"/>
          <w:lang w:val="en-GB"/>
        </w:rPr>
        <w:t xml:space="preserve">were received as images by the </w:t>
      </w:r>
      <w:r w:rsidR="00981396" w:rsidRPr="0087333D">
        <w:rPr>
          <w:rFonts w:ascii="Times New Roman" w:hAnsi="Times New Roman" w:cs="Times New Roman"/>
          <w:sz w:val="24"/>
          <w:szCs w:val="24"/>
          <w:lang w:val="en-GB"/>
        </w:rPr>
        <w:t>project coordinator (</w:t>
      </w:r>
      <w:r w:rsidR="00B97CBE" w:rsidRPr="0087333D">
        <w:rPr>
          <w:rFonts w:ascii="Times New Roman" w:hAnsi="Times New Roman" w:cs="Times New Roman"/>
          <w:sz w:val="24"/>
          <w:szCs w:val="24"/>
          <w:lang w:val="en-GB"/>
        </w:rPr>
        <w:t>see an example in Figure 2)</w:t>
      </w:r>
      <w:r w:rsidRPr="0087333D">
        <w:rPr>
          <w:rFonts w:ascii="Times New Roman" w:hAnsi="Times New Roman" w:cs="Times New Roman"/>
          <w:sz w:val="24"/>
          <w:szCs w:val="24"/>
          <w:lang w:val="en-GB"/>
        </w:rPr>
        <w:t>, who verified the information about the name of the beach, the sampling date, and the number of the group. Only data tables with this information were advanced to Step 2.</w:t>
      </w:r>
    </w:p>
    <w:p w14:paraId="36996220" w14:textId="014A7B77" w:rsidR="00973962" w:rsidRPr="0087333D" w:rsidRDefault="00973962" w:rsidP="00D65787">
      <w:pPr>
        <w:rPr>
          <w:rFonts w:ascii="Times New Roman" w:hAnsi="Times New Roman" w:cs="Times New Roman"/>
          <w:i/>
          <w:iCs/>
          <w:sz w:val="24"/>
          <w:szCs w:val="24"/>
          <w:lang w:val="en-GB"/>
        </w:rPr>
      </w:pPr>
      <w:r w:rsidRPr="0087333D">
        <w:rPr>
          <w:rFonts w:ascii="Times New Roman" w:hAnsi="Times New Roman" w:cs="Times New Roman"/>
          <w:i/>
          <w:iCs/>
          <w:sz w:val="24"/>
          <w:szCs w:val="24"/>
          <w:u w:val="single"/>
          <w:lang w:val="en-GB"/>
        </w:rPr>
        <w:t>Step 2</w:t>
      </w:r>
      <w:r w:rsidR="003C6585" w:rsidRPr="0087333D">
        <w:rPr>
          <w:rFonts w:ascii="Times New Roman" w:hAnsi="Times New Roman" w:cs="Times New Roman"/>
          <w:i/>
          <w:iCs/>
          <w:sz w:val="24"/>
          <w:szCs w:val="24"/>
          <w:u w:val="single"/>
          <w:lang w:val="en-GB"/>
        </w:rPr>
        <w:t>:</w:t>
      </w:r>
      <w:r w:rsidR="003C6585" w:rsidRPr="0087333D">
        <w:rPr>
          <w:rFonts w:ascii="Times New Roman" w:hAnsi="Times New Roman" w:cs="Times New Roman"/>
          <w:i/>
          <w:iCs/>
          <w:sz w:val="24"/>
          <w:szCs w:val="24"/>
          <w:lang w:val="en-GB"/>
        </w:rPr>
        <w:t xml:space="preserve"> </w:t>
      </w:r>
      <w:r w:rsidRPr="0087333D">
        <w:rPr>
          <w:rFonts w:ascii="Times New Roman" w:hAnsi="Times New Roman" w:cs="Times New Roman"/>
          <w:sz w:val="24"/>
          <w:szCs w:val="24"/>
          <w:lang w:val="en-GB"/>
        </w:rPr>
        <w:t xml:space="preserve">Original numbers submitted by the schools included data of the total number of litter items collected by each participating group of schoolchildren. The items were classified </w:t>
      </w:r>
      <w:r w:rsidR="00611D06" w:rsidRPr="0087333D">
        <w:rPr>
          <w:rFonts w:ascii="Times New Roman" w:hAnsi="Times New Roman" w:cs="Times New Roman"/>
          <w:sz w:val="24"/>
          <w:szCs w:val="24"/>
          <w:lang w:val="en-GB"/>
        </w:rPr>
        <w:t>according to the</w:t>
      </w:r>
      <w:r w:rsidRPr="0087333D">
        <w:rPr>
          <w:rFonts w:ascii="Times New Roman" w:hAnsi="Times New Roman" w:cs="Times New Roman"/>
          <w:sz w:val="24"/>
          <w:szCs w:val="24"/>
          <w:lang w:val="en-GB"/>
        </w:rPr>
        <w:t xml:space="preserve"> material</w:t>
      </w:r>
      <w:r w:rsidR="002A146A" w:rsidRPr="0087333D">
        <w:rPr>
          <w:rFonts w:ascii="Times New Roman" w:hAnsi="Times New Roman" w:cs="Times New Roman"/>
          <w:sz w:val="24"/>
          <w:szCs w:val="24"/>
          <w:lang w:val="en-GB"/>
        </w:rPr>
        <w:t xml:space="preserve"> type</w:t>
      </w:r>
      <w:r w:rsidRPr="0087333D">
        <w:rPr>
          <w:rFonts w:ascii="Times New Roman" w:hAnsi="Times New Roman" w:cs="Times New Roman"/>
          <w:sz w:val="24"/>
          <w:szCs w:val="24"/>
          <w:lang w:val="en-GB"/>
        </w:rPr>
        <w:t xml:space="preserve">, and by the presence/absence of epibionts, bitemarks, entanglements or </w:t>
      </w:r>
      <w:r w:rsidR="00611D06" w:rsidRPr="0087333D">
        <w:rPr>
          <w:rFonts w:ascii="Times New Roman" w:hAnsi="Times New Roman" w:cs="Times New Roman"/>
          <w:sz w:val="24"/>
          <w:szCs w:val="24"/>
          <w:lang w:val="en-GB"/>
        </w:rPr>
        <w:t>multiple</w:t>
      </w:r>
      <w:r w:rsidRPr="0087333D">
        <w:rPr>
          <w:rFonts w:ascii="Times New Roman" w:hAnsi="Times New Roman" w:cs="Times New Roman"/>
          <w:sz w:val="24"/>
          <w:szCs w:val="24"/>
          <w:lang w:val="en-GB"/>
        </w:rPr>
        <w:t xml:space="preserve"> interaction</w:t>
      </w:r>
      <w:r w:rsidR="00611D06" w:rsidRPr="0087333D">
        <w:rPr>
          <w:rFonts w:ascii="Times New Roman" w:hAnsi="Times New Roman" w:cs="Times New Roman"/>
          <w:sz w:val="24"/>
          <w:szCs w:val="24"/>
          <w:lang w:val="en-GB"/>
        </w:rPr>
        <w:t>s</w:t>
      </w:r>
      <w:r w:rsidR="00B97CBE" w:rsidRPr="0087333D">
        <w:rPr>
          <w:rFonts w:ascii="Times New Roman" w:hAnsi="Times New Roman" w:cs="Times New Roman"/>
          <w:sz w:val="24"/>
          <w:szCs w:val="24"/>
          <w:lang w:val="en-GB"/>
        </w:rPr>
        <w:t xml:space="preserve">. </w:t>
      </w:r>
      <w:r w:rsidR="00602032" w:rsidRPr="0087333D">
        <w:rPr>
          <w:rFonts w:ascii="Times New Roman" w:hAnsi="Times New Roman" w:cs="Times New Roman"/>
          <w:sz w:val="24"/>
          <w:szCs w:val="24"/>
          <w:lang w:val="en-GB"/>
        </w:rPr>
        <w:t>First, schoolchildren separate</w:t>
      </w:r>
      <w:r w:rsidR="00576004" w:rsidRPr="0087333D">
        <w:rPr>
          <w:rFonts w:ascii="Times New Roman" w:hAnsi="Times New Roman" w:cs="Times New Roman"/>
          <w:sz w:val="24"/>
          <w:szCs w:val="24"/>
          <w:lang w:val="en-GB"/>
        </w:rPr>
        <w:t>d all the collected</w:t>
      </w:r>
      <w:r w:rsidR="00602032" w:rsidRPr="0087333D">
        <w:rPr>
          <w:rFonts w:ascii="Times New Roman" w:hAnsi="Times New Roman" w:cs="Times New Roman"/>
          <w:sz w:val="24"/>
          <w:szCs w:val="24"/>
          <w:lang w:val="en-GB"/>
        </w:rPr>
        <w:t xml:space="preserve"> litter </w:t>
      </w:r>
      <w:r w:rsidR="00576004" w:rsidRPr="0087333D">
        <w:rPr>
          <w:rFonts w:ascii="Times New Roman" w:hAnsi="Times New Roman" w:cs="Times New Roman"/>
          <w:sz w:val="24"/>
          <w:szCs w:val="24"/>
          <w:lang w:val="en-GB"/>
        </w:rPr>
        <w:t xml:space="preserve">items </w:t>
      </w:r>
      <w:r w:rsidR="00602032" w:rsidRPr="0087333D">
        <w:rPr>
          <w:rFonts w:ascii="Times New Roman" w:hAnsi="Times New Roman" w:cs="Times New Roman"/>
          <w:sz w:val="24"/>
          <w:szCs w:val="24"/>
          <w:lang w:val="en-GB"/>
        </w:rPr>
        <w:t>by material</w:t>
      </w:r>
      <w:r w:rsidR="00576004" w:rsidRPr="0087333D">
        <w:rPr>
          <w:rFonts w:ascii="Times New Roman" w:hAnsi="Times New Roman" w:cs="Times New Roman"/>
          <w:sz w:val="24"/>
          <w:szCs w:val="24"/>
          <w:lang w:val="en-GB"/>
        </w:rPr>
        <w:t xml:space="preserve"> type</w:t>
      </w:r>
      <w:r w:rsidR="00602032" w:rsidRPr="0087333D">
        <w:rPr>
          <w:rFonts w:ascii="Times New Roman" w:hAnsi="Times New Roman" w:cs="Times New Roman"/>
          <w:sz w:val="24"/>
          <w:szCs w:val="24"/>
          <w:lang w:val="en-GB"/>
        </w:rPr>
        <w:t xml:space="preserve"> and then, by the presence or absence of interactions. The column of the </w:t>
      </w:r>
      <w:r w:rsidR="008B2764" w:rsidRPr="0087333D">
        <w:rPr>
          <w:rFonts w:ascii="Times New Roman" w:hAnsi="Times New Roman" w:cs="Times New Roman"/>
          <w:sz w:val="24"/>
          <w:szCs w:val="24"/>
          <w:lang w:val="en-GB"/>
        </w:rPr>
        <w:t>“</w:t>
      </w:r>
      <w:r w:rsidR="00602032" w:rsidRPr="0087333D">
        <w:rPr>
          <w:rFonts w:ascii="Times New Roman" w:hAnsi="Times New Roman" w:cs="Times New Roman"/>
          <w:sz w:val="24"/>
          <w:szCs w:val="24"/>
          <w:lang w:val="en-GB"/>
        </w:rPr>
        <w:t>Total items</w:t>
      </w:r>
      <w:r w:rsidR="008B2764" w:rsidRPr="0087333D">
        <w:rPr>
          <w:rFonts w:ascii="Times New Roman" w:hAnsi="Times New Roman" w:cs="Times New Roman"/>
          <w:sz w:val="24"/>
          <w:szCs w:val="24"/>
          <w:lang w:val="en-GB"/>
        </w:rPr>
        <w:t>”</w:t>
      </w:r>
      <w:r w:rsidR="00602032" w:rsidRPr="0087333D">
        <w:rPr>
          <w:rFonts w:ascii="Times New Roman" w:hAnsi="Times New Roman" w:cs="Times New Roman"/>
          <w:sz w:val="24"/>
          <w:szCs w:val="24"/>
          <w:lang w:val="en-GB"/>
        </w:rPr>
        <w:t xml:space="preserve"> correspond</w:t>
      </w:r>
      <w:r w:rsidR="00611D06" w:rsidRPr="0087333D">
        <w:rPr>
          <w:rFonts w:ascii="Times New Roman" w:hAnsi="Times New Roman" w:cs="Times New Roman"/>
          <w:sz w:val="24"/>
          <w:szCs w:val="24"/>
          <w:lang w:val="en-GB"/>
        </w:rPr>
        <w:t>ed</w:t>
      </w:r>
      <w:r w:rsidR="00602032" w:rsidRPr="0087333D">
        <w:rPr>
          <w:rFonts w:ascii="Times New Roman" w:hAnsi="Times New Roman" w:cs="Times New Roman"/>
          <w:sz w:val="24"/>
          <w:szCs w:val="24"/>
          <w:lang w:val="en-GB"/>
        </w:rPr>
        <w:t xml:space="preserve"> to the </w:t>
      </w:r>
      <w:r w:rsidR="00611D06" w:rsidRPr="0087333D">
        <w:rPr>
          <w:rFonts w:ascii="Times New Roman" w:hAnsi="Times New Roman" w:cs="Times New Roman"/>
          <w:sz w:val="24"/>
          <w:szCs w:val="24"/>
          <w:lang w:val="en-GB"/>
        </w:rPr>
        <w:t>sum</w:t>
      </w:r>
      <w:r w:rsidR="00602032" w:rsidRPr="0087333D">
        <w:rPr>
          <w:rFonts w:ascii="Times New Roman" w:hAnsi="Times New Roman" w:cs="Times New Roman"/>
          <w:sz w:val="24"/>
          <w:szCs w:val="24"/>
          <w:lang w:val="en-GB"/>
        </w:rPr>
        <w:t xml:space="preserve"> of items with and without interactions</w:t>
      </w:r>
      <w:r w:rsidR="008B2764" w:rsidRPr="0087333D">
        <w:rPr>
          <w:rFonts w:ascii="Times New Roman" w:hAnsi="Times New Roman" w:cs="Times New Roman"/>
          <w:sz w:val="24"/>
          <w:szCs w:val="24"/>
          <w:lang w:val="en-GB"/>
        </w:rPr>
        <w:t>,</w:t>
      </w:r>
      <w:r w:rsidR="00602032" w:rsidRPr="0087333D">
        <w:rPr>
          <w:rFonts w:ascii="Times New Roman" w:hAnsi="Times New Roman" w:cs="Times New Roman"/>
          <w:sz w:val="24"/>
          <w:szCs w:val="24"/>
          <w:lang w:val="en-GB"/>
        </w:rPr>
        <w:t xml:space="preserve"> </w:t>
      </w:r>
      <w:r w:rsidR="006C0361" w:rsidRPr="0087333D">
        <w:rPr>
          <w:rFonts w:ascii="Times New Roman" w:hAnsi="Times New Roman" w:cs="Times New Roman"/>
          <w:sz w:val="24"/>
          <w:szCs w:val="24"/>
          <w:lang w:val="en-GB"/>
        </w:rPr>
        <w:t xml:space="preserve">which </w:t>
      </w:r>
      <w:r w:rsidR="00602032" w:rsidRPr="0087333D">
        <w:rPr>
          <w:rFonts w:ascii="Times New Roman" w:hAnsi="Times New Roman" w:cs="Times New Roman"/>
          <w:sz w:val="24"/>
          <w:szCs w:val="24"/>
          <w:lang w:val="en-GB"/>
        </w:rPr>
        <w:t xml:space="preserve">was the </w:t>
      </w:r>
      <w:r w:rsidR="006C0361" w:rsidRPr="0087333D">
        <w:rPr>
          <w:rFonts w:ascii="Times New Roman" w:hAnsi="Times New Roman" w:cs="Times New Roman"/>
          <w:sz w:val="24"/>
          <w:szCs w:val="24"/>
          <w:lang w:val="en-GB"/>
        </w:rPr>
        <w:t>final</w:t>
      </w:r>
      <w:r w:rsidR="00602032" w:rsidRPr="0087333D">
        <w:rPr>
          <w:rFonts w:ascii="Times New Roman" w:hAnsi="Times New Roman" w:cs="Times New Roman"/>
          <w:sz w:val="24"/>
          <w:szCs w:val="24"/>
          <w:lang w:val="en-GB"/>
        </w:rPr>
        <w:t xml:space="preserve"> calculation that </w:t>
      </w:r>
      <w:r w:rsidR="006C0361" w:rsidRPr="0087333D">
        <w:rPr>
          <w:rFonts w:ascii="Times New Roman" w:hAnsi="Times New Roman" w:cs="Times New Roman"/>
          <w:sz w:val="24"/>
          <w:szCs w:val="24"/>
          <w:lang w:val="en-GB"/>
        </w:rPr>
        <w:t xml:space="preserve">the </w:t>
      </w:r>
      <w:r w:rsidR="00602032" w:rsidRPr="0087333D">
        <w:rPr>
          <w:rFonts w:ascii="Times New Roman" w:hAnsi="Times New Roman" w:cs="Times New Roman"/>
          <w:sz w:val="24"/>
          <w:szCs w:val="24"/>
          <w:lang w:val="en-GB"/>
        </w:rPr>
        <w:t xml:space="preserve">schoolchildren made. </w:t>
      </w:r>
    </w:p>
    <w:p w14:paraId="355645C2" w14:textId="77777777" w:rsidR="00973962" w:rsidRPr="0087333D" w:rsidRDefault="00973962" w:rsidP="00423D08">
      <w:pPr>
        <w:spacing w:line="240" w:lineRule="auto"/>
        <w:jc w:val="center"/>
        <w:rPr>
          <w:rFonts w:ascii="Times New Roman" w:hAnsi="Times New Roman" w:cs="Times New Roman"/>
          <w:sz w:val="24"/>
          <w:szCs w:val="24"/>
        </w:rPr>
      </w:pPr>
      <w:r w:rsidRPr="0087333D">
        <w:rPr>
          <w:rFonts w:ascii="Times New Roman" w:hAnsi="Times New Roman" w:cs="Times New Roman"/>
          <w:noProof/>
          <w:sz w:val="24"/>
          <w:szCs w:val="24"/>
          <w:lang w:val="es-CL" w:eastAsia="es-CL"/>
        </w:rPr>
        <w:drawing>
          <wp:inline distT="0" distB="0" distL="0" distR="0" wp14:anchorId="0FB0A399" wp14:editId="50C95DE1">
            <wp:extent cx="1672302" cy="2260600"/>
            <wp:effectExtent l="0" t="0" r="4445" b="6350"/>
            <wp:docPr id="10" name="Imagen 1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Texto&#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84087" cy="2411710"/>
                    </a:xfrm>
                    <a:prstGeom prst="rect">
                      <a:avLst/>
                    </a:prstGeom>
                    <a:noFill/>
                  </pic:spPr>
                </pic:pic>
              </a:graphicData>
            </a:graphic>
          </wp:inline>
        </w:drawing>
      </w:r>
    </w:p>
    <w:p w14:paraId="25C141CE" w14:textId="77777777" w:rsidR="004968FE" w:rsidRDefault="004968FE" w:rsidP="00423D08">
      <w:pPr>
        <w:spacing w:line="240" w:lineRule="auto"/>
        <w:rPr>
          <w:rFonts w:ascii="Times New Roman" w:hAnsi="Times New Roman" w:cs="Times New Roman"/>
          <w:i/>
          <w:iCs/>
          <w:sz w:val="20"/>
          <w:szCs w:val="20"/>
        </w:rPr>
      </w:pPr>
    </w:p>
    <w:p w14:paraId="0870B36A" w14:textId="6C247E1D" w:rsidR="00BF7ABC" w:rsidRDefault="00973962" w:rsidP="00423D08">
      <w:pPr>
        <w:spacing w:line="240" w:lineRule="auto"/>
        <w:rPr>
          <w:rFonts w:ascii="Times New Roman" w:hAnsi="Times New Roman" w:cs="Times New Roman"/>
          <w:i/>
          <w:iCs/>
          <w:sz w:val="20"/>
          <w:szCs w:val="20"/>
        </w:rPr>
      </w:pPr>
      <w:r w:rsidRPr="00423D08">
        <w:rPr>
          <w:rFonts w:ascii="Times New Roman" w:hAnsi="Times New Roman" w:cs="Times New Roman"/>
          <w:i/>
          <w:iCs/>
          <w:sz w:val="20"/>
          <w:szCs w:val="20"/>
        </w:rPr>
        <w:t xml:space="preserve">Figure </w:t>
      </w:r>
      <w:r w:rsidRPr="00423D08">
        <w:rPr>
          <w:rFonts w:ascii="Times New Roman" w:hAnsi="Times New Roman" w:cs="Times New Roman"/>
          <w:i/>
          <w:iCs/>
          <w:sz w:val="20"/>
          <w:szCs w:val="20"/>
        </w:rPr>
        <w:fldChar w:fldCharType="begin"/>
      </w:r>
      <w:r w:rsidRPr="00423D08">
        <w:rPr>
          <w:rFonts w:ascii="Times New Roman" w:hAnsi="Times New Roman" w:cs="Times New Roman"/>
          <w:i/>
          <w:iCs/>
          <w:sz w:val="20"/>
          <w:szCs w:val="20"/>
        </w:rPr>
        <w:instrText xml:space="preserve"> SEQ Figure \* ARABIC </w:instrText>
      </w:r>
      <w:r w:rsidRPr="00423D08">
        <w:rPr>
          <w:rFonts w:ascii="Times New Roman" w:hAnsi="Times New Roman" w:cs="Times New Roman"/>
          <w:i/>
          <w:iCs/>
          <w:sz w:val="20"/>
          <w:szCs w:val="20"/>
        </w:rPr>
        <w:fldChar w:fldCharType="separate"/>
      </w:r>
      <w:r w:rsidR="00673DF2">
        <w:rPr>
          <w:rFonts w:ascii="Times New Roman" w:hAnsi="Times New Roman" w:cs="Times New Roman"/>
          <w:i/>
          <w:iCs/>
          <w:noProof/>
          <w:sz w:val="20"/>
          <w:szCs w:val="20"/>
        </w:rPr>
        <w:t>2</w:t>
      </w:r>
      <w:r w:rsidRPr="00423D08">
        <w:rPr>
          <w:rFonts w:ascii="Times New Roman" w:hAnsi="Times New Roman" w:cs="Times New Roman"/>
          <w:i/>
          <w:iCs/>
          <w:sz w:val="20"/>
          <w:szCs w:val="20"/>
        </w:rPr>
        <w:fldChar w:fldCharType="end"/>
      </w:r>
      <w:r w:rsidR="00762179" w:rsidRPr="00423D08">
        <w:rPr>
          <w:rFonts w:ascii="Times New Roman" w:hAnsi="Times New Roman" w:cs="Times New Roman"/>
          <w:i/>
          <w:iCs/>
          <w:sz w:val="20"/>
          <w:szCs w:val="20"/>
        </w:rPr>
        <w:t>.</w:t>
      </w:r>
      <w:r w:rsidRPr="00423D08">
        <w:rPr>
          <w:rFonts w:ascii="Times New Roman" w:hAnsi="Times New Roman" w:cs="Times New Roman"/>
          <w:i/>
          <w:iCs/>
          <w:sz w:val="20"/>
          <w:szCs w:val="20"/>
        </w:rPr>
        <w:t xml:space="preserve"> Picture of an original data table of guide 6 completed by the schoolchildren. In order to detect calculation mistakes made by them, in the first step, the coherence in calculations was estimate</w:t>
      </w:r>
      <w:r w:rsidR="00BF7ABC" w:rsidRPr="00423D08">
        <w:rPr>
          <w:rFonts w:ascii="Times New Roman" w:hAnsi="Times New Roman" w:cs="Times New Roman"/>
          <w:i/>
          <w:iCs/>
          <w:sz w:val="20"/>
          <w:szCs w:val="20"/>
        </w:rPr>
        <w:t>d for each row (example highlighted by</w:t>
      </w:r>
      <w:r w:rsidRPr="00423D08">
        <w:rPr>
          <w:rFonts w:ascii="Times New Roman" w:hAnsi="Times New Roman" w:cs="Times New Roman"/>
          <w:i/>
          <w:iCs/>
          <w:sz w:val="20"/>
          <w:szCs w:val="20"/>
        </w:rPr>
        <w:t xml:space="preserve"> red </w:t>
      </w:r>
      <w:r w:rsidR="00BF7ABC" w:rsidRPr="00423D08">
        <w:rPr>
          <w:rFonts w:ascii="Times New Roman" w:hAnsi="Times New Roman" w:cs="Times New Roman"/>
          <w:i/>
          <w:iCs/>
          <w:sz w:val="20"/>
          <w:szCs w:val="20"/>
        </w:rPr>
        <w:t>border</w:t>
      </w:r>
      <w:r w:rsidRPr="00423D08">
        <w:rPr>
          <w:rFonts w:ascii="Times New Roman" w:hAnsi="Times New Roman" w:cs="Times New Roman"/>
          <w:i/>
          <w:iCs/>
          <w:sz w:val="20"/>
          <w:szCs w:val="20"/>
        </w:rPr>
        <w:t>).</w:t>
      </w:r>
      <w:r w:rsidR="00C14CB6" w:rsidRPr="00423D08">
        <w:rPr>
          <w:rFonts w:ascii="Times New Roman" w:hAnsi="Times New Roman" w:cs="Times New Roman"/>
          <w:i/>
          <w:iCs/>
          <w:sz w:val="20"/>
          <w:szCs w:val="20"/>
        </w:rPr>
        <w:t xml:space="preserve"> Rows correspond to litter material types</w:t>
      </w:r>
      <w:r w:rsidR="002A146A" w:rsidRPr="00423D08">
        <w:rPr>
          <w:rFonts w:ascii="Times New Roman" w:hAnsi="Times New Roman" w:cs="Times New Roman"/>
          <w:i/>
          <w:iCs/>
          <w:sz w:val="20"/>
          <w:szCs w:val="20"/>
        </w:rPr>
        <w:t xml:space="preserve"> (p</w:t>
      </w:r>
      <w:r w:rsidR="00CB4C26" w:rsidRPr="00423D08">
        <w:rPr>
          <w:rFonts w:ascii="Times New Roman" w:hAnsi="Times New Roman" w:cs="Times New Roman"/>
          <w:i/>
          <w:iCs/>
          <w:sz w:val="20"/>
          <w:szCs w:val="20"/>
        </w:rPr>
        <w:t>lastic</w:t>
      </w:r>
      <w:r w:rsidR="002A146A" w:rsidRPr="00423D08">
        <w:rPr>
          <w:rFonts w:ascii="Times New Roman" w:hAnsi="Times New Roman" w:cs="Times New Roman"/>
          <w:i/>
          <w:iCs/>
          <w:sz w:val="20"/>
          <w:szCs w:val="20"/>
        </w:rPr>
        <w:t>s</w:t>
      </w:r>
      <w:r w:rsidR="00CB4C26" w:rsidRPr="00423D08">
        <w:rPr>
          <w:rFonts w:ascii="Times New Roman" w:hAnsi="Times New Roman" w:cs="Times New Roman"/>
          <w:i/>
          <w:iCs/>
          <w:sz w:val="20"/>
          <w:szCs w:val="20"/>
        </w:rPr>
        <w:t xml:space="preserve"> and </w:t>
      </w:r>
      <w:r w:rsidR="002A146A" w:rsidRPr="00423D08">
        <w:rPr>
          <w:rFonts w:ascii="Times New Roman" w:hAnsi="Times New Roman" w:cs="Times New Roman"/>
          <w:i/>
          <w:iCs/>
          <w:sz w:val="20"/>
          <w:szCs w:val="20"/>
        </w:rPr>
        <w:t>rubber, glass, metal, processed wood</w:t>
      </w:r>
      <w:r w:rsidR="00113AA9" w:rsidRPr="00423D08">
        <w:rPr>
          <w:rFonts w:ascii="Times New Roman" w:hAnsi="Times New Roman" w:cs="Times New Roman"/>
          <w:i/>
          <w:iCs/>
          <w:sz w:val="20"/>
          <w:szCs w:val="20"/>
        </w:rPr>
        <w:t xml:space="preserve">, </w:t>
      </w:r>
      <w:r w:rsidR="002A146A" w:rsidRPr="00423D08">
        <w:rPr>
          <w:rFonts w:ascii="Times New Roman" w:hAnsi="Times New Roman" w:cs="Times New Roman"/>
          <w:i/>
          <w:iCs/>
          <w:sz w:val="20"/>
          <w:szCs w:val="20"/>
        </w:rPr>
        <w:t xml:space="preserve">leftover food, fabric, </w:t>
      </w:r>
      <w:r w:rsidR="00DE03EA" w:rsidRPr="00423D08">
        <w:rPr>
          <w:rFonts w:ascii="Times New Roman" w:hAnsi="Times New Roman" w:cs="Times New Roman"/>
          <w:i/>
          <w:iCs/>
          <w:sz w:val="20"/>
          <w:szCs w:val="20"/>
        </w:rPr>
        <w:t xml:space="preserve">paper and </w:t>
      </w:r>
      <w:r w:rsidR="001B4726" w:rsidRPr="00423D08">
        <w:rPr>
          <w:rFonts w:ascii="Times New Roman" w:hAnsi="Times New Roman" w:cs="Times New Roman"/>
          <w:i/>
          <w:iCs/>
          <w:sz w:val="20"/>
          <w:szCs w:val="20"/>
        </w:rPr>
        <w:t>cardboard</w:t>
      </w:r>
      <w:r w:rsidR="00DE03EA" w:rsidRPr="00423D08">
        <w:rPr>
          <w:rFonts w:ascii="Times New Roman" w:hAnsi="Times New Roman" w:cs="Times New Roman"/>
          <w:i/>
          <w:iCs/>
          <w:sz w:val="20"/>
          <w:szCs w:val="20"/>
        </w:rPr>
        <w:t xml:space="preserve">, </w:t>
      </w:r>
      <w:r w:rsidR="001B4726" w:rsidRPr="00423D08">
        <w:rPr>
          <w:rFonts w:ascii="Times New Roman" w:hAnsi="Times New Roman" w:cs="Times New Roman"/>
          <w:i/>
          <w:iCs/>
          <w:sz w:val="20"/>
          <w:szCs w:val="20"/>
        </w:rPr>
        <w:t>other</w:t>
      </w:r>
      <w:r w:rsidR="002A146A" w:rsidRPr="00423D08">
        <w:rPr>
          <w:rFonts w:ascii="Times New Roman" w:hAnsi="Times New Roman" w:cs="Times New Roman"/>
          <w:i/>
          <w:iCs/>
          <w:sz w:val="20"/>
          <w:szCs w:val="20"/>
        </w:rPr>
        <w:t xml:space="preserve">s). </w:t>
      </w:r>
      <w:r w:rsidR="001B4726" w:rsidRPr="00423D08">
        <w:rPr>
          <w:rFonts w:ascii="Times New Roman" w:hAnsi="Times New Roman" w:cs="Times New Roman"/>
          <w:i/>
          <w:iCs/>
          <w:sz w:val="20"/>
          <w:szCs w:val="20"/>
        </w:rPr>
        <w:t xml:space="preserve">Columns from left to the right: “Total </w:t>
      </w:r>
      <w:r w:rsidR="001B4726" w:rsidRPr="00423D08">
        <w:rPr>
          <w:rFonts w:ascii="Times New Roman" w:hAnsi="Times New Roman" w:cs="Times New Roman"/>
          <w:i/>
          <w:iCs/>
          <w:sz w:val="20"/>
          <w:szCs w:val="20"/>
        </w:rPr>
        <w:lastRenderedPageBreak/>
        <w:t>items”, “</w:t>
      </w:r>
      <w:r w:rsidR="000C0A03" w:rsidRPr="00423D08">
        <w:rPr>
          <w:rFonts w:ascii="Times New Roman" w:hAnsi="Times New Roman" w:cs="Times New Roman"/>
          <w:i/>
          <w:iCs/>
          <w:sz w:val="20"/>
          <w:szCs w:val="20"/>
        </w:rPr>
        <w:t>Total items without traces”, “Litter with traces of interactions”</w:t>
      </w:r>
      <w:r w:rsidR="003A162B" w:rsidRPr="00423D08">
        <w:rPr>
          <w:rFonts w:ascii="Times New Roman" w:hAnsi="Times New Roman" w:cs="Times New Roman"/>
          <w:i/>
          <w:iCs/>
          <w:sz w:val="20"/>
          <w:szCs w:val="20"/>
        </w:rPr>
        <w:t xml:space="preserve">. This last section contains four sections differenced with </w:t>
      </w:r>
      <w:r w:rsidR="00F7355B" w:rsidRPr="00423D08">
        <w:rPr>
          <w:rFonts w:ascii="Times New Roman" w:hAnsi="Times New Roman" w:cs="Times New Roman"/>
          <w:i/>
          <w:iCs/>
          <w:sz w:val="20"/>
          <w:szCs w:val="20"/>
        </w:rPr>
        <w:t xml:space="preserve">drawings that </w:t>
      </w:r>
      <w:r w:rsidR="00BF7ABC" w:rsidRPr="00423D08">
        <w:rPr>
          <w:rFonts w:ascii="Times New Roman" w:hAnsi="Times New Roman" w:cs="Times New Roman"/>
          <w:i/>
          <w:iCs/>
          <w:sz w:val="20"/>
          <w:szCs w:val="20"/>
        </w:rPr>
        <w:t>indicate</w:t>
      </w:r>
      <w:r w:rsidR="00F7355B" w:rsidRPr="00423D08">
        <w:rPr>
          <w:rFonts w:ascii="Times New Roman" w:hAnsi="Times New Roman" w:cs="Times New Roman"/>
          <w:i/>
          <w:iCs/>
          <w:sz w:val="20"/>
          <w:szCs w:val="20"/>
        </w:rPr>
        <w:t xml:space="preserve"> “adherences or epibionts”, “</w:t>
      </w:r>
      <w:r w:rsidR="002D142C" w:rsidRPr="00423D08">
        <w:rPr>
          <w:rFonts w:ascii="Times New Roman" w:hAnsi="Times New Roman" w:cs="Times New Roman"/>
          <w:i/>
          <w:iCs/>
          <w:sz w:val="20"/>
          <w:szCs w:val="20"/>
        </w:rPr>
        <w:t>bitemarks</w:t>
      </w:r>
      <w:r w:rsidR="00F7355B" w:rsidRPr="00423D08">
        <w:rPr>
          <w:rFonts w:ascii="Times New Roman" w:hAnsi="Times New Roman" w:cs="Times New Roman"/>
          <w:i/>
          <w:iCs/>
          <w:sz w:val="20"/>
          <w:szCs w:val="20"/>
        </w:rPr>
        <w:t xml:space="preserve">”, “entanglements” and “More than one </w:t>
      </w:r>
      <w:r w:rsidR="002D142C" w:rsidRPr="00423D08">
        <w:rPr>
          <w:rFonts w:ascii="Times New Roman" w:hAnsi="Times New Roman" w:cs="Times New Roman"/>
          <w:i/>
          <w:iCs/>
          <w:sz w:val="20"/>
          <w:szCs w:val="20"/>
        </w:rPr>
        <w:t xml:space="preserve">interaction”. </w:t>
      </w:r>
    </w:p>
    <w:p w14:paraId="7CC2A9ED" w14:textId="77777777" w:rsidR="00423D08" w:rsidRPr="00423D08" w:rsidRDefault="00423D08" w:rsidP="00423D08">
      <w:pPr>
        <w:spacing w:line="240" w:lineRule="auto"/>
        <w:rPr>
          <w:rFonts w:ascii="Times New Roman" w:hAnsi="Times New Roman" w:cs="Times New Roman"/>
          <w:i/>
          <w:iCs/>
          <w:sz w:val="20"/>
          <w:szCs w:val="20"/>
        </w:rPr>
      </w:pPr>
    </w:p>
    <w:p w14:paraId="72211E5F" w14:textId="77777777" w:rsidR="00B54E4E" w:rsidRDefault="00973962" w:rsidP="00FC3819">
      <w:pPr>
        <w:rPr>
          <w:rFonts w:ascii="Times New Roman" w:hAnsi="Times New Roman" w:cs="Times New Roman"/>
          <w:sz w:val="24"/>
          <w:szCs w:val="24"/>
        </w:rPr>
      </w:pPr>
      <w:r w:rsidRPr="0087333D">
        <w:rPr>
          <w:rFonts w:ascii="Times New Roman" w:hAnsi="Times New Roman" w:cs="Times New Roman"/>
          <w:sz w:val="24"/>
          <w:szCs w:val="24"/>
          <w:lang w:val="en-GB"/>
        </w:rPr>
        <w:t>Based on that table, we were able to recheck the data in the following equation</w:t>
      </w:r>
      <w:r w:rsidR="00715A0C" w:rsidRPr="0087333D">
        <w:rPr>
          <w:rFonts w:ascii="Times New Roman" w:hAnsi="Times New Roman" w:cs="Times New Roman"/>
          <w:sz w:val="24"/>
          <w:szCs w:val="24"/>
          <w:lang w:val="en-GB"/>
        </w:rPr>
        <w:t xml:space="preserve"> for each row:</w:t>
      </w:r>
    </w:p>
    <w:p w14:paraId="6046E364" w14:textId="7B9716B9" w:rsidR="00B54E4E" w:rsidRDefault="00973962" w:rsidP="00B54E4E">
      <w:pPr>
        <w:jc w:val="center"/>
        <w:rPr>
          <w:rFonts w:ascii="Times New Roman" w:hAnsi="Times New Roman" w:cs="Times New Roman"/>
          <w:sz w:val="24"/>
          <w:szCs w:val="24"/>
          <w:lang w:val="en-GB"/>
        </w:rPr>
      </w:pPr>
      <w:r w:rsidRPr="0087333D">
        <w:rPr>
          <w:rFonts w:ascii="Times New Roman" w:hAnsi="Times New Roman" w:cs="Times New Roman"/>
          <w:i/>
          <w:iCs/>
          <w:sz w:val="24"/>
          <w:szCs w:val="24"/>
          <w:lang w:val="en-GB"/>
        </w:rPr>
        <w:t>Total litter = Total litter with interactions</w:t>
      </w:r>
      <w:r w:rsidR="00796A3B" w:rsidRPr="0087333D">
        <w:rPr>
          <w:rFonts w:ascii="Times New Roman" w:hAnsi="Times New Roman" w:cs="Times New Roman"/>
          <w:i/>
          <w:iCs/>
          <w:sz w:val="24"/>
          <w:szCs w:val="24"/>
          <w:lang w:val="en-GB"/>
        </w:rPr>
        <w:t xml:space="preserve"> + Total litter without interactions</w:t>
      </w:r>
      <w:r w:rsidR="00BF7ABC">
        <w:rPr>
          <w:rFonts w:ascii="Times New Roman" w:hAnsi="Times New Roman" w:cs="Times New Roman"/>
          <w:sz w:val="24"/>
          <w:szCs w:val="24"/>
          <w:lang w:val="en-GB"/>
        </w:rPr>
        <w:t>.</w:t>
      </w:r>
    </w:p>
    <w:p w14:paraId="5B42F4DF" w14:textId="6F4C5873" w:rsidR="00C6027B" w:rsidRPr="00BF7ABC" w:rsidRDefault="00601C26" w:rsidP="00FC3819">
      <w:pPr>
        <w:rPr>
          <w:rFonts w:ascii="Times New Roman" w:hAnsi="Times New Roman" w:cs="Times New Roman"/>
          <w:sz w:val="24"/>
          <w:szCs w:val="24"/>
        </w:rPr>
      </w:pPr>
      <w:r w:rsidRPr="0087333D">
        <w:rPr>
          <w:rFonts w:ascii="Times New Roman" w:hAnsi="Times New Roman" w:cs="Times New Roman"/>
          <w:sz w:val="24"/>
          <w:szCs w:val="24"/>
          <w:lang w:val="en-GB"/>
        </w:rPr>
        <w:t>S</w:t>
      </w:r>
      <w:r w:rsidR="00973962" w:rsidRPr="0087333D">
        <w:rPr>
          <w:rFonts w:ascii="Times New Roman" w:hAnsi="Times New Roman" w:cs="Times New Roman"/>
          <w:sz w:val="24"/>
          <w:szCs w:val="24"/>
          <w:lang w:val="en-GB"/>
        </w:rPr>
        <w:t xml:space="preserve">choolchildren might have made </w:t>
      </w:r>
      <w:r w:rsidR="001320D8" w:rsidRPr="0087333D">
        <w:rPr>
          <w:rFonts w:ascii="Times New Roman" w:hAnsi="Times New Roman" w:cs="Times New Roman"/>
          <w:sz w:val="24"/>
          <w:szCs w:val="24"/>
          <w:lang w:val="en-GB"/>
        </w:rPr>
        <w:t>two</w:t>
      </w:r>
      <w:r w:rsidR="00860FC8" w:rsidRPr="0087333D">
        <w:rPr>
          <w:rFonts w:ascii="Times New Roman" w:hAnsi="Times New Roman" w:cs="Times New Roman"/>
          <w:sz w:val="24"/>
          <w:szCs w:val="24"/>
          <w:lang w:val="en-GB"/>
        </w:rPr>
        <w:t xml:space="preserve"> types of </w:t>
      </w:r>
      <w:r w:rsidR="00973962" w:rsidRPr="0087333D">
        <w:rPr>
          <w:rFonts w:ascii="Times New Roman" w:hAnsi="Times New Roman" w:cs="Times New Roman"/>
          <w:sz w:val="24"/>
          <w:szCs w:val="24"/>
          <w:lang w:val="en-GB"/>
        </w:rPr>
        <w:t>mistakes when completing the data table, (i)</w:t>
      </w:r>
      <w:r w:rsidR="00573EF2" w:rsidRPr="0087333D">
        <w:rPr>
          <w:rFonts w:ascii="Times New Roman" w:hAnsi="Times New Roman" w:cs="Times New Roman"/>
          <w:sz w:val="24"/>
          <w:szCs w:val="24"/>
          <w:lang w:val="en-GB"/>
        </w:rPr>
        <w:t xml:space="preserve"> wrong sums of items with more than one interaction, which were counted twice or more times in the table (each time for the column</w:t>
      </w:r>
      <w:r w:rsidR="00F35445" w:rsidRPr="0087333D">
        <w:rPr>
          <w:rFonts w:ascii="Times New Roman" w:hAnsi="Times New Roman" w:cs="Times New Roman"/>
          <w:sz w:val="24"/>
          <w:szCs w:val="24"/>
          <w:lang w:val="en-GB"/>
        </w:rPr>
        <w:t xml:space="preserve"> of interactions</w:t>
      </w:r>
      <w:r w:rsidR="00573EF2" w:rsidRPr="0087333D">
        <w:rPr>
          <w:rFonts w:ascii="Times New Roman" w:hAnsi="Times New Roman" w:cs="Times New Roman"/>
          <w:sz w:val="24"/>
          <w:szCs w:val="24"/>
          <w:lang w:val="en-GB"/>
        </w:rPr>
        <w:t xml:space="preserve"> and in the column of “more than one interaction”)</w:t>
      </w:r>
      <w:r w:rsidR="00720D8E" w:rsidRPr="0087333D">
        <w:rPr>
          <w:rFonts w:ascii="Times New Roman" w:hAnsi="Times New Roman" w:cs="Times New Roman"/>
          <w:sz w:val="24"/>
          <w:szCs w:val="24"/>
          <w:lang w:val="en-GB"/>
        </w:rPr>
        <w:t>,</w:t>
      </w:r>
      <w:r w:rsidR="00BA2C6A" w:rsidRPr="0087333D">
        <w:rPr>
          <w:rFonts w:ascii="Times New Roman" w:hAnsi="Times New Roman" w:cs="Times New Roman"/>
          <w:sz w:val="24"/>
          <w:szCs w:val="24"/>
          <w:lang w:val="en-GB"/>
        </w:rPr>
        <w:t xml:space="preserve"> and</w:t>
      </w:r>
      <w:r w:rsidR="00720D8E" w:rsidRPr="0087333D">
        <w:rPr>
          <w:rFonts w:ascii="Times New Roman" w:hAnsi="Times New Roman" w:cs="Times New Roman"/>
          <w:sz w:val="24"/>
          <w:szCs w:val="24"/>
          <w:lang w:val="en-GB"/>
        </w:rPr>
        <w:t xml:space="preserve"> </w:t>
      </w:r>
      <w:r w:rsidR="00973962" w:rsidRPr="0087333D">
        <w:rPr>
          <w:rFonts w:ascii="Times New Roman" w:hAnsi="Times New Roman" w:cs="Times New Roman"/>
          <w:sz w:val="24"/>
          <w:szCs w:val="24"/>
          <w:lang w:val="en-GB"/>
        </w:rPr>
        <w:t xml:space="preserve">(ii) wrong sums of </w:t>
      </w:r>
      <w:r w:rsidR="003145C6" w:rsidRPr="0087333D">
        <w:rPr>
          <w:rFonts w:ascii="Times New Roman" w:hAnsi="Times New Roman" w:cs="Times New Roman"/>
          <w:sz w:val="24"/>
          <w:szCs w:val="24"/>
          <w:lang w:val="en-GB"/>
        </w:rPr>
        <w:t xml:space="preserve">total </w:t>
      </w:r>
      <w:r w:rsidR="009B7DDE" w:rsidRPr="0087333D">
        <w:rPr>
          <w:rFonts w:ascii="Times New Roman" w:hAnsi="Times New Roman" w:cs="Times New Roman"/>
          <w:sz w:val="24"/>
          <w:szCs w:val="24"/>
          <w:lang w:val="en-GB"/>
        </w:rPr>
        <w:t>items</w:t>
      </w:r>
      <w:r w:rsidR="00BA2C6A" w:rsidRPr="0087333D">
        <w:rPr>
          <w:rFonts w:ascii="Times New Roman" w:hAnsi="Times New Roman" w:cs="Times New Roman"/>
          <w:sz w:val="24"/>
          <w:szCs w:val="24"/>
          <w:lang w:val="en-GB"/>
        </w:rPr>
        <w:t xml:space="preserve">. </w:t>
      </w:r>
      <w:r w:rsidR="00C6027B" w:rsidRPr="0087333D">
        <w:rPr>
          <w:rFonts w:ascii="Times New Roman" w:hAnsi="Times New Roman" w:cs="Times New Roman"/>
          <w:sz w:val="24"/>
          <w:szCs w:val="24"/>
          <w:lang w:val="en-GB"/>
        </w:rPr>
        <w:t>The</w:t>
      </w:r>
      <w:r w:rsidR="006C0361" w:rsidRPr="0087333D">
        <w:rPr>
          <w:rFonts w:ascii="Times New Roman" w:hAnsi="Times New Roman" w:cs="Times New Roman"/>
          <w:sz w:val="24"/>
          <w:szCs w:val="24"/>
          <w:lang w:val="en-GB"/>
        </w:rPr>
        <w:t>se</w:t>
      </w:r>
      <w:r w:rsidR="00BA2C6A" w:rsidRPr="0087333D">
        <w:rPr>
          <w:rFonts w:ascii="Times New Roman" w:hAnsi="Times New Roman" w:cs="Times New Roman"/>
          <w:sz w:val="24"/>
          <w:szCs w:val="24"/>
          <w:lang w:val="en-GB"/>
        </w:rPr>
        <w:t xml:space="preserve"> two</w:t>
      </w:r>
      <w:r w:rsidR="006C0361" w:rsidRPr="0087333D">
        <w:rPr>
          <w:rFonts w:ascii="Times New Roman" w:hAnsi="Times New Roman" w:cs="Times New Roman"/>
          <w:sz w:val="24"/>
          <w:szCs w:val="24"/>
          <w:lang w:val="en-GB"/>
        </w:rPr>
        <w:t xml:space="preserve"> potential</w:t>
      </w:r>
      <w:r w:rsidR="00C6027B" w:rsidRPr="0087333D">
        <w:rPr>
          <w:rFonts w:ascii="Times New Roman" w:hAnsi="Times New Roman" w:cs="Times New Roman"/>
          <w:sz w:val="24"/>
          <w:szCs w:val="24"/>
          <w:lang w:val="en-GB"/>
        </w:rPr>
        <w:t xml:space="preserve"> mistakes we</w:t>
      </w:r>
      <w:r w:rsidR="006C0361" w:rsidRPr="0087333D">
        <w:rPr>
          <w:rFonts w:ascii="Times New Roman" w:hAnsi="Times New Roman" w:cs="Times New Roman"/>
          <w:sz w:val="24"/>
          <w:szCs w:val="24"/>
          <w:lang w:val="en-GB"/>
        </w:rPr>
        <w:t>re</w:t>
      </w:r>
      <w:r w:rsidR="00C6027B" w:rsidRPr="0087333D">
        <w:rPr>
          <w:rFonts w:ascii="Times New Roman" w:hAnsi="Times New Roman" w:cs="Times New Roman"/>
          <w:sz w:val="24"/>
          <w:szCs w:val="24"/>
          <w:lang w:val="en-GB"/>
        </w:rPr>
        <w:t xml:space="preserve"> </w:t>
      </w:r>
      <w:r w:rsidR="00E826AF" w:rsidRPr="0087333D">
        <w:rPr>
          <w:rFonts w:ascii="Times New Roman" w:hAnsi="Times New Roman" w:cs="Times New Roman"/>
          <w:sz w:val="24"/>
          <w:szCs w:val="24"/>
          <w:lang w:val="en-GB"/>
        </w:rPr>
        <w:t xml:space="preserve">corrected </w:t>
      </w:r>
      <w:r w:rsidR="00C65CC6" w:rsidRPr="0087333D">
        <w:rPr>
          <w:rFonts w:ascii="Times New Roman" w:hAnsi="Times New Roman" w:cs="Times New Roman"/>
          <w:sz w:val="24"/>
          <w:szCs w:val="24"/>
          <w:lang w:val="en-GB"/>
        </w:rPr>
        <w:t>as follow</w:t>
      </w:r>
      <w:r w:rsidR="00611D06" w:rsidRPr="0087333D">
        <w:rPr>
          <w:rFonts w:ascii="Times New Roman" w:hAnsi="Times New Roman" w:cs="Times New Roman"/>
          <w:sz w:val="24"/>
          <w:szCs w:val="24"/>
          <w:lang w:val="en-GB"/>
        </w:rPr>
        <w:t>s</w:t>
      </w:r>
      <w:r w:rsidR="00C65CC6" w:rsidRPr="0087333D">
        <w:rPr>
          <w:rFonts w:ascii="Times New Roman" w:hAnsi="Times New Roman" w:cs="Times New Roman"/>
          <w:sz w:val="24"/>
          <w:szCs w:val="24"/>
          <w:lang w:val="en-GB"/>
        </w:rPr>
        <w:t xml:space="preserve">: </w:t>
      </w:r>
    </w:p>
    <w:p w14:paraId="2AE6CF90" w14:textId="554FAA2D" w:rsidR="00594F26" w:rsidRPr="0087333D" w:rsidRDefault="001320D8" w:rsidP="00D65787">
      <w:pPr>
        <w:rPr>
          <w:rFonts w:ascii="Times New Roman" w:hAnsi="Times New Roman" w:cs="Times New Roman"/>
          <w:sz w:val="24"/>
          <w:szCs w:val="24"/>
          <w:lang w:val="en-GB"/>
        </w:rPr>
      </w:pPr>
      <w:r w:rsidRPr="0087333D">
        <w:rPr>
          <w:rFonts w:ascii="Times New Roman" w:hAnsi="Times New Roman" w:cs="Times New Roman"/>
          <w:sz w:val="24"/>
          <w:szCs w:val="24"/>
          <w:lang w:val="en-GB"/>
        </w:rPr>
        <w:t>(</w:t>
      </w:r>
      <w:r w:rsidR="003E0274" w:rsidRPr="0087333D">
        <w:rPr>
          <w:rFonts w:ascii="Times New Roman" w:hAnsi="Times New Roman" w:cs="Times New Roman"/>
          <w:sz w:val="24"/>
          <w:szCs w:val="24"/>
          <w:lang w:val="en-GB"/>
        </w:rPr>
        <w:t xml:space="preserve">1) </w:t>
      </w:r>
      <w:r w:rsidR="00594F26" w:rsidRPr="0087333D">
        <w:rPr>
          <w:rFonts w:ascii="Times New Roman" w:hAnsi="Times New Roman" w:cs="Times New Roman"/>
          <w:sz w:val="24"/>
          <w:szCs w:val="24"/>
          <w:lang w:val="en-GB"/>
        </w:rPr>
        <w:t>To avoid overestimations, the number of items that were registered in the column “more than one interaction” were excluded from the total. We decided this because</w:t>
      </w:r>
      <w:r w:rsidR="00157C22">
        <w:rPr>
          <w:rFonts w:ascii="Times New Roman" w:hAnsi="Times New Roman" w:cs="Times New Roman"/>
          <w:sz w:val="24"/>
          <w:szCs w:val="24"/>
          <w:lang w:val="en-GB"/>
        </w:rPr>
        <w:t>,</w:t>
      </w:r>
      <w:r w:rsidR="00594F26" w:rsidRPr="0087333D">
        <w:rPr>
          <w:rFonts w:ascii="Times New Roman" w:hAnsi="Times New Roman" w:cs="Times New Roman"/>
          <w:sz w:val="24"/>
          <w:szCs w:val="24"/>
          <w:lang w:val="en-GB"/>
        </w:rPr>
        <w:t xml:space="preserve"> through communications with the teachers, we </w:t>
      </w:r>
      <w:r w:rsidR="00DA3683" w:rsidRPr="0087333D">
        <w:rPr>
          <w:rFonts w:ascii="Times New Roman" w:hAnsi="Times New Roman" w:cs="Times New Roman"/>
          <w:sz w:val="24"/>
          <w:szCs w:val="24"/>
          <w:lang w:val="en-GB"/>
        </w:rPr>
        <w:t>learned</w:t>
      </w:r>
      <w:r w:rsidR="00594F26" w:rsidRPr="0087333D">
        <w:rPr>
          <w:rFonts w:ascii="Times New Roman" w:hAnsi="Times New Roman" w:cs="Times New Roman"/>
          <w:sz w:val="24"/>
          <w:szCs w:val="24"/>
          <w:lang w:val="en-GB"/>
        </w:rPr>
        <w:t xml:space="preserve"> that the interpretation of the instructions was ambiguous among the participating groups, leading to </w:t>
      </w:r>
      <w:r w:rsidR="00DA3683" w:rsidRPr="0087333D">
        <w:rPr>
          <w:rFonts w:ascii="Times New Roman" w:hAnsi="Times New Roman" w:cs="Times New Roman"/>
          <w:sz w:val="24"/>
          <w:szCs w:val="24"/>
          <w:lang w:val="en-GB"/>
        </w:rPr>
        <w:t xml:space="preserve">frequent </w:t>
      </w:r>
      <w:r w:rsidR="00594F26" w:rsidRPr="0087333D">
        <w:rPr>
          <w:rFonts w:ascii="Times New Roman" w:hAnsi="Times New Roman" w:cs="Times New Roman"/>
          <w:sz w:val="24"/>
          <w:szCs w:val="24"/>
          <w:lang w:val="en-GB"/>
        </w:rPr>
        <w:t>overestimation of litter</w:t>
      </w:r>
      <w:r w:rsidR="00315B39" w:rsidRPr="0087333D">
        <w:rPr>
          <w:rFonts w:ascii="Times New Roman" w:hAnsi="Times New Roman" w:cs="Times New Roman"/>
          <w:sz w:val="24"/>
          <w:szCs w:val="24"/>
          <w:lang w:val="en-GB"/>
        </w:rPr>
        <w:t xml:space="preserve"> items</w:t>
      </w:r>
      <w:r w:rsidR="00594F26" w:rsidRPr="0087333D">
        <w:rPr>
          <w:rFonts w:ascii="Times New Roman" w:hAnsi="Times New Roman" w:cs="Times New Roman"/>
          <w:sz w:val="24"/>
          <w:szCs w:val="24"/>
          <w:lang w:val="en-GB"/>
        </w:rPr>
        <w:t xml:space="preserve"> with interactions, as items with more than one interaction </w:t>
      </w:r>
      <w:r w:rsidR="00DA3683" w:rsidRPr="0087333D">
        <w:rPr>
          <w:rFonts w:ascii="Times New Roman" w:hAnsi="Times New Roman" w:cs="Times New Roman"/>
          <w:sz w:val="24"/>
          <w:szCs w:val="24"/>
          <w:lang w:val="en-GB"/>
        </w:rPr>
        <w:t>were counted two or three times</w:t>
      </w:r>
      <w:r w:rsidR="00594F26" w:rsidRPr="0087333D">
        <w:rPr>
          <w:rFonts w:ascii="Times New Roman" w:hAnsi="Times New Roman" w:cs="Times New Roman"/>
          <w:sz w:val="24"/>
          <w:szCs w:val="24"/>
          <w:lang w:val="en-GB"/>
        </w:rPr>
        <w:t xml:space="preserve"> in the corresponding columns (e.g. if one item had epibionts and bitemarks, this</w:t>
      </w:r>
      <w:r w:rsidR="00F5065A">
        <w:rPr>
          <w:rFonts w:ascii="Times New Roman" w:hAnsi="Times New Roman" w:cs="Times New Roman"/>
          <w:sz w:val="24"/>
          <w:szCs w:val="24"/>
          <w:lang w:val="en-GB"/>
        </w:rPr>
        <w:t xml:space="preserve"> single</w:t>
      </w:r>
      <w:r w:rsidR="00594F26" w:rsidRPr="0087333D">
        <w:rPr>
          <w:rFonts w:ascii="Times New Roman" w:hAnsi="Times New Roman" w:cs="Times New Roman"/>
          <w:sz w:val="24"/>
          <w:szCs w:val="24"/>
          <w:lang w:val="en-GB"/>
        </w:rPr>
        <w:t xml:space="preserve"> item was </w:t>
      </w:r>
      <w:r w:rsidR="00611D06" w:rsidRPr="0087333D">
        <w:rPr>
          <w:rFonts w:ascii="Times New Roman" w:hAnsi="Times New Roman" w:cs="Times New Roman"/>
          <w:sz w:val="24"/>
          <w:szCs w:val="24"/>
          <w:lang w:val="en-GB"/>
        </w:rPr>
        <w:t xml:space="preserve">erroneously </w:t>
      </w:r>
      <w:r w:rsidR="00594F26" w:rsidRPr="0087333D">
        <w:rPr>
          <w:rFonts w:ascii="Times New Roman" w:hAnsi="Times New Roman" w:cs="Times New Roman"/>
          <w:sz w:val="24"/>
          <w:szCs w:val="24"/>
          <w:lang w:val="en-GB"/>
        </w:rPr>
        <w:t xml:space="preserve">counted </w:t>
      </w:r>
      <w:r w:rsidR="00F5065A">
        <w:rPr>
          <w:rFonts w:ascii="Times New Roman" w:hAnsi="Times New Roman" w:cs="Times New Roman"/>
          <w:sz w:val="24"/>
          <w:szCs w:val="24"/>
          <w:lang w:val="en-GB"/>
        </w:rPr>
        <w:t xml:space="preserve">several times, once </w:t>
      </w:r>
      <w:r w:rsidR="00594F26" w:rsidRPr="0087333D">
        <w:rPr>
          <w:rFonts w:ascii="Times New Roman" w:hAnsi="Times New Roman" w:cs="Times New Roman"/>
          <w:sz w:val="24"/>
          <w:szCs w:val="24"/>
          <w:lang w:val="en-GB"/>
        </w:rPr>
        <w:t xml:space="preserve">as having epibionts, then also as having bitemarks, and finally as an item with more than one interaction). </w:t>
      </w:r>
    </w:p>
    <w:p w14:paraId="7A609D74" w14:textId="0F36897E" w:rsidR="00F32027" w:rsidRPr="0087333D" w:rsidRDefault="001320D8" w:rsidP="00D65787">
      <w:pPr>
        <w:rPr>
          <w:rFonts w:ascii="Times New Roman" w:hAnsi="Times New Roman" w:cs="Times New Roman"/>
          <w:sz w:val="24"/>
          <w:szCs w:val="24"/>
          <w:lang w:val="en-GB"/>
        </w:rPr>
      </w:pPr>
      <w:r w:rsidRPr="0087333D">
        <w:rPr>
          <w:rFonts w:ascii="Times New Roman" w:hAnsi="Times New Roman" w:cs="Times New Roman"/>
          <w:sz w:val="24"/>
          <w:szCs w:val="24"/>
          <w:lang w:val="en-GB"/>
        </w:rPr>
        <w:t>(</w:t>
      </w:r>
      <w:r w:rsidR="00D049D3" w:rsidRPr="0087333D">
        <w:rPr>
          <w:rFonts w:ascii="Times New Roman" w:hAnsi="Times New Roman" w:cs="Times New Roman"/>
          <w:sz w:val="24"/>
          <w:szCs w:val="24"/>
          <w:lang w:val="en-GB"/>
        </w:rPr>
        <w:t>2</w:t>
      </w:r>
      <w:r w:rsidR="00550484" w:rsidRPr="0087333D">
        <w:rPr>
          <w:rFonts w:ascii="Times New Roman" w:hAnsi="Times New Roman" w:cs="Times New Roman"/>
          <w:sz w:val="24"/>
          <w:szCs w:val="24"/>
          <w:lang w:val="en-GB"/>
        </w:rPr>
        <w:t xml:space="preserve">) </w:t>
      </w:r>
      <w:r w:rsidR="00730A60" w:rsidRPr="0087333D">
        <w:rPr>
          <w:rFonts w:ascii="Times New Roman" w:hAnsi="Times New Roman" w:cs="Times New Roman"/>
          <w:sz w:val="24"/>
          <w:szCs w:val="24"/>
          <w:lang w:val="en-GB"/>
        </w:rPr>
        <w:t>If t</w:t>
      </w:r>
      <w:r w:rsidR="00E826AF" w:rsidRPr="0087333D">
        <w:rPr>
          <w:rFonts w:ascii="Times New Roman" w:hAnsi="Times New Roman" w:cs="Times New Roman"/>
          <w:sz w:val="24"/>
          <w:szCs w:val="24"/>
          <w:lang w:val="en-GB"/>
        </w:rPr>
        <w:t>he sum of the total items was wrong</w:t>
      </w:r>
      <w:r w:rsidR="00730A60" w:rsidRPr="0087333D">
        <w:rPr>
          <w:rFonts w:ascii="Times New Roman" w:hAnsi="Times New Roman" w:cs="Times New Roman"/>
          <w:sz w:val="24"/>
          <w:szCs w:val="24"/>
          <w:lang w:val="en-GB"/>
        </w:rPr>
        <w:t xml:space="preserve"> and d</w:t>
      </w:r>
      <w:r w:rsidR="002B5B1E" w:rsidRPr="0087333D">
        <w:rPr>
          <w:rFonts w:ascii="Times New Roman" w:hAnsi="Times New Roman" w:cs="Times New Roman"/>
          <w:sz w:val="24"/>
          <w:szCs w:val="24"/>
          <w:lang w:val="en-GB"/>
        </w:rPr>
        <w:t xml:space="preserve">iscrepancies between “Total items” and the sum of “Total items without interactions” </w:t>
      </w:r>
      <w:r w:rsidR="0092039C" w:rsidRPr="0087333D">
        <w:rPr>
          <w:rFonts w:ascii="Times New Roman" w:hAnsi="Times New Roman" w:cs="Times New Roman"/>
          <w:sz w:val="24"/>
          <w:szCs w:val="24"/>
          <w:lang w:val="en-GB"/>
        </w:rPr>
        <w:t>+</w:t>
      </w:r>
      <w:r w:rsidR="002B5B1E" w:rsidRPr="0087333D">
        <w:rPr>
          <w:rFonts w:ascii="Times New Roman" w:hAnsi="Times New Roman" w:cs="Times New Roman"/>
          <w:sz w:val="24"/>
          <w:szCs w:val="24"/>
          <w:lang w:val="en-GB"/>
        </w:rPr>
        <w:t xml:space="preserve"> “Total items with interactions” </w:t>
      </w:r>
      <w:r w:rsidR="00730A60" w:rsidRPr="0087333D">
        <w:rPr>
          <w:rFonts w:ascii="Times New Roman" w:hAnsi="Times New Roman" w:cs="Times New Roman"/>
          <w:sz w:val="24"/>
          <w:szCs w:val="24"/>
          <w:lang w:val="en-GB"/>
        </w:rPr>
        <w:t xml:space="preserve">were </w:t>
      </w:r>
      <w:r w:rsidR="00E756C7" w:rsidRPr="0087333D">
        <w:rPr>
          <w:rFonts w:ascii="Times New Roman" w:hAnsi="Times New Roman" w:cs="Times New Roman"/>
          <w:sz w:val="24"/>
          <w:szCs w:val="24"/>
          <w:lang w:val="en-GB"/>
        </w:rPr>
        <w:t>&lt;</w:t>
      </w:r>
      <w:r w:rsidR="00315B39" w:rsidRPr="0087333D">
        <w:rPr>
          <w:rFonts w:ascii="Times New Roman" w:hAnsi="Times New Roman" w:cs="Times New Roman"/>
          <w:sz w:val="24"/>
          <w:szCs w:val="24"/>
          <w:lang w:val="en-GB"/>
        </w:rPr>
        <w:t xml:space="preserve"> </w:t>
      </w:r>
      <w:r w:rsidR="00C52FA8" w:rsidRPr="0087333D">
        <w:rPr>
          <w:rFonts w:ascii="Times New Roman" w:hAnsi="Times New Roman" w:cs="Times New Roman"/>
          <w:sz w:val="24"/>
          <w:szCs w:val="24"/>
          <w:lang w:val="en-GB"/>
        </w:rPr>
        <w:t>10</w:t>
      </w:r>
      <w:r w:rsidR="002B5B1E" w:rsidRPr="0087333D">
        <w:rPr>
          <w:rFonts w:ascii="Times New Roman" w:hAnsi="Times New Roman" w:cs="Times New Roman"/>
          <w:sz w:val="24"/>
          <w:szCs w:val="24"/>
          <w:lang w:val="en-GB"/>
        </w:rPr>
        <w:t xml:space="preserve"> units</w:t>
      </w:r>
      <w:r w:rsidR="00730A60" w:rsidRPr="0087333D">
        <w:rPr>
          <w:rFonts w:ascii="Times New Roman" w:hAnsi="Times New Roman" w:cs="Times New Roman"/>
          <w:sz w:val="24"/>
          <w:szCs w:val="24"/>
          <w:lang w:val="en-GB"/>
        </w:rPr>
        <w:t>, we correct</w:t>
      </w:r>
      <w:r w:rsidR="006D03B9" w:rsidRPr="0087333D">
        <w:rPr>
          <w:rFonts w:ascii="Times New Roman" w:hAnsi="Times New Roman" w:cs="Times New Roman"/>
          <w:sz w:val="24"/>
          <w:szCs w:val="24"/>
          <w:lang w:val="en-GB"/>
        </w:rPr>
        <w:t>ed</w:t>
      </w:r>
      <w:r w:rsidR="00730A60" w:rsidRPr="0087333D">
        <w:rPr>
          <w:rFonts w:ascii="Times New Roman" w:hAnsi="Times New Roman" w:cs="Times New Roman"/>
          <w:sz w:val="24"/>
          <w:szCs w:val="24"/>
          <w:lang w:val="en-GB"/>
        </w:rPr>
        <w:t xml:space="preserve"> </w:t>
      </w:r>
      <w:r w:rsidRPr="0087333D">
        <w:rPr>
          <w:rFonts w:ascii="Times New Roman" w:hAnsi="Times New Roman" w:cs="Times New Roman"/>
          <w:sz w:val="24"/>
          <w:szCs w:val="24"/>
          <w:lang w:val="en-GB"/>
        </w:rPr>
        <w:t xml:space="preserve">the </w:t>
      </w:r>
      <w:r w:rsidR="00730A60" w:rsidRPr="0087333D">
        <w:rPr>
          <w:rFonts w:ascii="Times New Roman" w:hAnsi="Times New Roman" w:cs="Times New Roman"/>
          <w:sz w:val="24"/>
          <w:szCs w:val="24"/>
          <w:lang w:val="en-GB"/>
        </w:rPr>
        <w:t>numbers.</w:t>
      </w:r>
      <w:r w:rsidR="003439D8" w:rsidRPr="0087333D">
        <w:rPr>
          <w:rFonts w:ascii="Times New Roman" w:hAnsi="Times New Roman" w:cs="Times New Roman"/>
          <w:sz w:val="24"/>
          <w:szCs w:val="24"/>
          <w:lang w:val="en-GB"/>
        </w:rPr>
        <w:t xml:space="preserve"> </w:t>
      </w:r>
      <w:r w:rsidR="00730A60" w:rsidRPr="0087333D">
        <w:rPr>
          <w:rFonts w:ascii="Times New Roman" w:hAnsi="Times New Roman" w:cs="Times New Roman"/>
          <w:sz w:val="24"/>
          <w:szCs w:val="24"/>
          <w:lang w:val="en-GB"/>
        </w:rPr>
        <w:t>This m</w:t>
      </w:r>
      <w:r w:rsidR="003439D8" w:rsidRPr="0087333D">
        <w:rPr>
          <w:rFonts w:ascii="Times New Roman" w:hAnsi="Times New Roman" w:cs="Times New Roman"/>
          <w:sz w:val="24"/>
          <w:szCs w:val="24"/>
          <w:lang w:val="en-GB"/>
        </w:rPr>
        <w:t>istake</w:t>
      </w:r>
      <w:r w:rsidR="00730A60" w:rsidRPr="0087333D">
        <w:rPr>
          <w:rFonts w:ascii="Times New Roman" w:hAnsi="Times New Roman" w:cs="Times New Roman"/>
          <w:sz w:val="24"/>
          <w:szCs w:val="24"/>
          <w:lang w:val="en-GB"/>
        </w:rPr>
        <w:t xml:space="preserve"> was </w:t>
      </w:r>
      <w:r w:rsidR="007711CD" w:rsidRPr="0087333D">
        <w:rPr>
          <w:rFonts w:ascii="Times New Roman" w:hAnsi="Times New Roman" w:cs="Times New Roman"/>
          <w:sz w:val="24"/>
          <w:szCs w:val="24"/>
          <w:lang w:val="en-GB"/>
        </w:rPr>
        <w:t xml:space="preserve">very frequent </w:t>
      </w:r>
      <w:r w:rsidR="00730A60" w:rsidRPr="0087333D">
        <w:rPr>
          <w:rFonts w:ascii="Times New Roman" w:hAnsi="Times New Roman" w:cs="Times New Roman"/>
          <w:sz w:val="24"/>
          <w:szCs w:val="24"/>
          <w:lang w:val="en-GB"/>
        </w:rPr>
        <w:t>for</w:t>
      </w:r>
      <w:r w:rsidR="003439D8" w:rsidRPr="0087333D">
        <w:rPr>
          <w:rFonts w:ascii="Times New Roman" w:hAnsi="Times New Roman" w:cs="Times New Roman"/>
          <w:sz w:val="24"/>
          <w:szCs w:val="24"/>
          <w:lang w:val="en-GB"/>
        </w:rPr>
        <w:t xml:space="preserve"> the row </w:t>
      </w:r>
      <w:r w:rsidR="00730A60" w:rsidRPr="0087333D">
        <w:rPr>
          <w:rFonts w:ascii="Times New Roman" w:hAnsi="Times New Roman" w:cs="Times New Roman"/>
          <w:sz w:val="24"/>
          <w:szCs w:val="24"/>
          <w:lang w:val="en-GB"/>
        </w:rPr>
        <w:t>of</w:t>
      </w:r>
      <w:r w:rsidR="003439D8" w:rsidRPr="0087333D">
        <w:rPr>
          <w:rFonts w:ascii="Times New Roman" w:hAnsi="Times New Roman" w:cs="Times New Roman"/>
          <w:sz w:val="24"/>
          <w:szCs w:val="24"/>
          <w:lang w:val="en-GB"/>
        </w:rPr>
        <w:t xml:space="preserve"> plastic items</w:t>
      </w:r>
      <w:r w:rsidR="002872FE" w:rsidRPr="0087333D">
        <w:rPr>
          <w:rFonts w:ascii="Times New Roman" w:hAnsi="Times New Roman" w:cs="Times New Roman"/>
          <w:sz w:val="24"/>
          <w:szCs w:val="24"/>
          <w:lang w:val="en-GB"/>
        </w:rPr>
        <w:t>, most likely because p</w:t>
      </w:r>
      <w:r w:rsidR="003439D8" w:rsidRPr="0087333D">
        <w:rPr>
          <w:rFonts w:ascii="Times New Roman" w:hAnsi="Times New Roman" w:cs="Times New Roman"/>
          <w:sz w:val="24"/>
          <w:szCs w:val="24"/>
          <w:lang w:val="en-GB"/>
        </w:rPr>
        <w:t>lastic</w:t>
      </w:r>
      <w:r w:rsidR="0092039C" w:rsidRPr="0087333D">
        <w:rPr>
          <w:rFonts w:ascii="Times New Roman" w:hAnsi="Times New Roman" w:cs="Times New Roman"/>
          <w:sz w:val="24"/>
          <w:szCs w:val="24"/>
          <w:lang w:val="en-GB"/>
        </w:rPr>
        <w:t>s</w:t>
      </w:r>
      <w:r w:rsidR="003439D8" w:rsidRPr="0087333D">
        <w:rPr>
          <w:rFonts w:ascii="Times New Roman" w:hAnsi="Times New Roman" w:cs="Times New Roman"/>
          <w:sz w:val="24"/>
          <w:szCs w:val="24"/>
          <w:lang w:val="en-GB"/>
        </w:rPr>
        <w:t xml:space="preserve"> w</w:t>
      </w:r>
      <w:r w:rsidR="0092039C" w:rsidRPr="0087333D">
        <w:rPr>
          <w:rFonts w:ascii="Times New Roman" w:hAnsi="Times New Roman" w:cs="Times New Roman"/>
          <w:sz w:val="24"/>
          <w:szCs w:val="24"/>
          <w:lang w:val="en-GB"/>
        </w:rPr>
        <w:t>ere</w:t>
      </w:r>
      <w:r w:rsidR="00730A60" w:rsidRPr="0087333D">
        <w:rPr>
          <w:rFonts w:ascii="Times New Roman" w:hAnsi="Times New Roman" w:cs="Times New Roman"/>
          <w:sz w:val="24"/>
          <w:szCs w:val="24"/>
          <w:lang w:val="en-GB"/>
        </w:rPr>
        <w:t xml:space="preserve"> very abundant</w:t>
      </w:r>
      <w:r w:rsidR="003175FB" w:rsidRPr="0087333D">
        <w:rPr>
          <w:rFonts w:ascii="Times New Roman" w:hAnsi="Times New Roman" w:cs="Times New Roman"/>
          <w:sz w:val="24"/>
          <w:szCs w:val="24"/>
          <w:lang w:val="en-GB"/>
        </w:rPr>
        <w:t xml:space="preserve"> </w:t>
      </w:r>
      <w:r w:rsidR="00DF48BC" w:rsidRPr="0087333D">
        <w:rPr>
          <w:rFonts w:ascii="Times New Roman" w:hAnsi="Times New Roman" w:cs="Times New Roman"/>
          <w:sz w:val="24"/>
          <w:szCs w:val="24"/>
          <w:lang w:val="en-GB"/>
        </w:rPr>
        <w:t>o</w:t>
      </w:r>
      <w:r w:rsidR="003175FB" w:rsidRPr="0087333D">
        <w:rPr>
          <w:rFonts w:ascii="Times New Roman" w:hAnsi="Times New Roman" w:cs="Times New Roman"/>
          <w:sz w:val="24"/>
          <w:szCs w:val="24"/>
          <w:lang w:val="en-GB"/>
        </w:rPr>
        <w:t>n</w:t>
      </w:r>
      <w:r w:rsidR="003439D8" w:rsidRPr="0087333D">
        <w:rPr>
          <w:rFonts w:ascii="Times New Roman" w:hAnsi="Times New Roman" w:cs="Times New Roman"/>
          <w:sz w:val="24"/>
          <w:szCs w:val="24"/>
          <w:lang w:val="en-GB"/>
        </w:rPr>
        <w:t xml:space="preserve"> the</w:t>
      </w:r>
      <w:r w:rsidR="003175FB" w:rsidRPr="0087333D">
        <w:rPr>
          <w:rFonts w:ascii="Times New Roman" w:hAnsi="Times New Roman" w:cs="Times New Roman"/>
          <w:sz w:val="24"/>
          <w:szCs w:val="24"/>
          <w:lang w:val="en-GB"/>
        </w:rPr>
        <w:t xml:space="preserve"> surveyed</w:t>
      </w:r>
      <w:r w:rsidR="003439D8" w:rsidRPr="0087333D">
        <w:rPr>
          <w:rFonts w:ascii="Times New Roman" w:hAnsi="Times New Roman" w:cs="Times New Roman"/>
          <w:sz w:val="24"/>
          <w:szCs w:val="24"/>
          <w:lang w:val="en-GB"/>
        </w:rPr>
        <w:t xml:space="preserve"> beaches</w:t>
      </w:r>
      <w:r w:rsidR="00157C22">
        <w:rPr>
          <w:rFonts w:ascii="Times New Roman" w:hAnsi="Times New Roman" w:cs="Times New Roman"/>
          <w:sz w:val="24"/>
          <w:szCs w:val="24"/>
          <w:lang w:val="en-GB"/>
        </w:rPr>
        <w:t>.</w:t>
      </w:r>
      <w:r w:rsidR="003439D8" w:rsidRPr="0087333D">
        <w:rPr>
          <w:rFonts w:ascii="Times New Roman" w:hAnsi="Times New Roman" w:cs="Times New Roman"/>
          <w:sz w:val="24"/>
          <w:szCs w:val="24"/>
          <w:lang w:val="en-GB"/>
        </w:rPr>
        <w:t xml:space="preserve"> </w:t>
      </w:r>
      <w:r w:rsidR="00157C22">
        <w:rPr>
          <w:rFonts w:ascii="Times New Roman" w:hAnsi="Times New Roman" w:cs="Times New Roman"/>
          <w:sz w:val="24"/>
          <w:szCs w:val="24"/>
          <w:lang w:val="en-GB"/>
        </w:rPr>
        <w:t>T</w:t>
      </w:r>
      <w:r w:rsidR="003439D8" w:rsidRPr="0087333D">
        <w:rPr>
          <w:rFonts w:ascii="Times New Roman" w:hAnsi="Times New Roman" w:cs="Times New Roman"/>
          <w:sz w:val="24"/>
          <w:szCs w:val="24"/>
          <w:lang w:val="en-GB"/>
        </w:rPr>
        <w:t xml:space="preserve">he schoolchildren reported </w:t>
      </w:r>
      <w:r w:rsidR="00157C22">
        <w:rPr>
          <w:rFonts w:ascii="Times New Roman" w:hAnsi="Times New Roman" w:cs="Times New Roman"/>
          <w:sz w:val="24"/>
          <w:szCs w:val="24"/>
          <w:lang w:val="en-GB"/>
        </w:rPr>
        <w:t xml:space="preserve">on </w:t>
      </w:r>
      <w:r w:rsidR="003439D8" w:rsidRPr="0087333D">
        <w:rPr>
          <w:rFonts w:ascii="Times New Roman" w:hAnsi="Times New Roman" w:cs="Times New Roman"/>
          <w:sz w:val="24"/>
          <w:szCs w:val="24"/>
          <w:lang w:val="en-GB"/>
        </w:rPr>
        <w:t xml:space="preserve">dozens of </w:t>
      </w:r>
      <w:r w:rsidR="003175FB" w:rsidRPr="0087333D">
        <w:rPr>
          <w:rFonts w:ascii="Times New Roman" w:hAnsi="Times New Roman" w:cs="Times New Roman"/>
          <w:sz w:val="24"/>
          <w:szCs w:val="24"/>
          <w:lang w:val="en-GB"/>
        </w:rPr>
        <w:t xml:space="preserve">plastic items, </w:t>
      </w:r>
      <w:r w:rsidR="00031F86" w:rsidRPr="0087333D">
        <w:rPr>
          <w:rFonts w:ascii="Times New Roman" w:hAnsi="Times New Roman" w:cs="Times New Roman"/>
          <w:sz w:val="24"/>
          <w:szCs w:val="24"/>
          <w:lang w:val="en-GB"/>
        </w:rPr>
        <w:t>mak</w:t>
      </w:r>
      <w:r w:rsidR="0092039C" w:rsidRPr="0087333D">
        <w:rPr>
          <w:rFonts w:ascii="Times New Roman" w:hAnsi="Times New Roman" w:cs="Times New Roman"/>
          <w:sz w:val="24"/>
          <w:szCs w:val="24"/>
          <w:lang w:val="en-GB"/>
        </w:rPr>
        <w:t>ing</w:t>
      </w:r>
      <w:r w:rsidR="00031F86" w:rsidRPr="0087333D">
        <w:rPr>
          <w:rFonts w:ascii="Times New Roman" w:hAnsi="Times New Roman" w:cs="Times New Roman"/>
          <w:sz w:val="24"/>
          <w:szCs w:val="24"/>
          <w:lang w:val="en-GB"/>
        </w:rPr>
        <w:t xml:space="preserve"> calculations</w:t>
      </w:r>
      <w:r w:rsidR="00C52FA8" w:rsidRPr="0087333D">
        <w:rPr>
          <w:rFonts w:ascii="Times New Roman" w:hAnsi="Times New Roman" w:cs="Times New Roman"/>
          <w:sz w:val="24"/>
          <w:szCs w:val="24"/>
          <w:lang w:val="en-GB"/>
        </w:rPr>
        <w:t xml:space="preserve"> difficult</w:t>
      </w:r>
      <w:r w:rsidR="00031F86" w:rsidRPr="0087333D">
        <w:rPr>
          <w:rFonts w:ascii="Times New Roman" w:hAnsi="Times New Roman" w:cs="Times New Roman"/>
          <w:sz w:val="24"/>
          <w:szCs w:val="24"/>
          <w:lang w:val="en-GB"/>
        </w:rPr>
        <w:t xml:space="preserve">. </w:t>
      </w:r>
      <w:r w:rsidR="00F32027" w:rsidRPr="0087333D">
        <w:rPr>
          <w:rFonts w:ascii="Times New Roman" w:hAnsi="Times New Roman" w:cs="Times New Roman"/>
          <w:sz w:val="24"/>
          <w:szCs w:val="24"/>
          <w:lang w:val="en-GB"/>
        </w:rPr>
        <w:t>T</w:t>
      </w:r>
      <w:r w:rsidR="00DF220C" w:rsidRPr="0087333D">
        <w:rPr>
          <w:rFonts w:ascii="Times New Roman" w:hAnsi="Times New Roman" w:cs="Times New Roman"/>
          <w:sz w:val="24"/>
          <w:szCs w:val="24"/>
          <w:lang w:val="en-GB"/>
        </w:rPr>
        <w:t>hree</w:t>
      </w:r>
      <w:r w:rsidR="00F32027" w:rsidRPr="0087333D">
        <w:rPr>
          <w:rFonts w:ascii="Times New Roman" w:hAnsi="Times New Roman" w:cs="Times New Roman"/>
          <w:sz w:val="24"/>
          <w:szCs w:val="24"/>
          <w:lang w:val="en-GB"/>
        </w:rPr>
        <w:t xml:space="preserve"> cases are possible:</w:t>
      </w:r>
    </w:p>
    <w:p w14:paraId="1AC33787" w14:textId="52DC9FD6" w:rsidR="006C259C" w:rsidRPr="0087333D" w:rsidRDefault="0092039C" w:rsidP="00D65787">
      <w:pPr>
        <w:rPr>
          <w:rFonts w:ascii="Times New Roman" w:hAnsi="Times New Roman" w:cs="Times New Roman"/>
          <w:b/>
          <w:bCs/>
          <w:i/>
          <w:iCs/>
          <w:sz w:val="24"/>
          <w:szCs w:val="24"/>
          <w:lang w:val="en-GB"/>
        </w:rPr>
      </w:pPr>
      <w:r w:rsidRPr="0087333D">
        <w:rPr>
          <w:rFonts w:ascii="Times New Roman" w:hAnsi="Times New Roman" w:cs="Times New Roman"/>
          <w:i/>
          <w:iCs/>
          <w:sz w:val="24"/>
          <w:szCs w:val="24"/>
          <w:lang w:val="en-GB"/>
        </w:rPr>
        <w:lastRenderedPageBreak/>
        <w:t>2</w:t>
      </w:r>
      <w:r w:rsidR="00A148F3" w:rsidRPr="0087333D">
        <w:rPr>
          <w:rFonts w:ascii="Times New Roman" w:hAnsi="Times New Roman" w:cs="Times New Roman"/>
          <w:i/>
          <w:iCs/>
          <w:sz w:val="24"/>
          <w:szCs w:val="24"/>
          <w:lang w:val="en-GB"/>
        </w:rPr>
        <w:t xml:space="preserve">a) </w:t>
      </w:r>
      <w:r w:rsidR="006C259C" w:rsidRPr="0087333D">
        <w:rPr>
          <w:rFonts w:ascii="Times New Roman" w:hAnsi="Times New Roman" w:cs="Times New Roman"/>
          <w:i/>
          <w:iCs/>
          <w:sz w:val="24"/>
          <w:szCs w:val="24"/>
          <w:lang w:val="en-GB"/>
        </w:rPr>
        <w:t>“Total items &gt; Total items without interactions + Total items with interactions”</w:t>
      </w:r>
      <w:r w:rsidR="00461B1E" w:rsidRPr="0087333D">
        <w:rPr>
          <w:rFonts w:ascii="Times New Roman" w:hAnsi="Times New Roman" w:cs="Times New Roman"/>
          <w:i/>
          <w:iCs/>
          <w:sz w:val="24"/>
          <w:szCs w:val="24"/>
          <w:lang w:val="en-GB"/>
        </w:rPr>
        <w:t xml:space="preserve"> </w:t>
      </w:r>
      <w:r w:rsidRPr="0087333D">
        <w:rPr>
          <w:rFonts w:ascii="Times New Roman" w:hAnsi="Times New Roman" w:cs="Times New Roman"/>
          <w:i/>
          <w:iCs/>
          <w:sz w:val="24"/>
          <w:szCs w:val="24"/>
          <w:lang w:val="en-GB"/>
        </w:rPr>
        <w:t xml:space="preserve">(but </w:t>
      </w:r>
      <w:r w:rsidR="00461B1E" w:rsidRPr="0087333D">
        <w:rPr>
          <w:rFonts w:ascii="Times New Roman" w:hAnsi="Times New Roman" w:cs="Times New Roman"/>
          <w:i/>
          <w:iCs/>
          <w:sz w:val="24"/>
          <w:szCs w:val="24"/>
          <w:lang w:val="en-GB"/>
        </w:rPr>
        <w:t xml:space="preserve">discrepancies </w:t>
      </w:r>
      <w:r w:rsidR="00B838FC" w:rsidRPr="0087333D">
        <w:rPr>
          <w:rFonts w:ascii="Times New Roman" w:hAnsi="Times New Roman" w:cs="Times New Roman"/>
          <w:i/>
          <w:iCs/>
          <w:sz w:val="24"/>
          <w:szCs w:val="24"/>
          <w:lang w:val="en-GB"/>
        </w:rPr>
        <w:t>&lt;</w:t>
      </w:r>
      <w:r w:rsidR="00482A41" w:rsidRPr="0087333D">
        <w:rPr>
          <w:rFonts w:ascii="Times New Roman" w:hAnsi="Times New Roman" w:cs="Times New Roman"/>
          <w:i/>
          <w:iCs/>
          <w:sz w:val="24"/>
          <w:szCs w:val="24"/>
          <w:lang w:val="en-GB"/>
        </w:rPr>
        <w:t xml:space="preserve"> 10 units</w:t>
      </w:r>
      <w:r w:rsidRPr="0087333D">
        <w:rPr>
          <w:rFonts w:ascii="Times New Roman" w:hAnsi="Times New Roman" w:cs="Times New Roman"/>
          <w:i/>
          <w:iCs/>
          <w:sz w:val="24"/>
          <w:szCs w:val="24"/>
          <w:lang w:val="en-GB"/>
        </w:rPr>
        <w:t>)</w:t>
      </w:r>
    </w:p>
    <w:p w14:paraId="725814C1" w14:textId="4A00C46A" w:rsidR="00647E97" w:rsidRPr="0087333D" w:rsidRDefault="00090411" w:rsidP="000E2C5E">
      <w:pPr>
        <w:ind w:firstLine="708"/>
        <w:rPr>
          <w:rFonts w:ascii="Times New Roman" w:hAnsi="Times New Roman" w:cs="Times New Roman"/>
          <w:sz w:val="24"/>
          <w:szCs w:val="24"/>
          <w:lang w:val="en-GB"/>
        </w:rPr>
      </w:pPr>
      <w:r w:rsidRPr="0087333D">
        <w:rPr>
          <w:rFonts w:ascii="Times New Roman" w:hAnsi="Times New Roman" w:cs="Times New Roman"/>
          <w:sz w:val="24"/>
          <w:szCs w:val="24"/>
          <w:lang w:val="en-GB"/>
        </w:rPr>
        <w:t>In this case, we don’t know if the “extra” item</w:t>
      </w:r>
      <w:r w:rsidR="0092039C" w:rsidRPr="0087333D">
        <w:rPr>
          <w:rFonts w:ascii="Times New Roman" w:hAnsi="Times New Roman" w:cs="Times New Roman"/>
          <w:sz w:val="24"/>
          <w:szCs w:val="24"/>
          <w:lang w:val="en-GB"/>
        </w:rPr>
        <w:t>s</w:t>
      </w:r>
      <w:r w:rsidRPr="0087333D">
        <w:rPr>
          <w:rFonts w:ascii="Times New Roman" w:hAnsi="Times New Roman" w:cs="Times New Roman"/>
          <w:sz w:val="24"/>
          <w:szCs w:val="24"/>
          <w:lang w:val="en-GB"/>
        </w:rPr>
        <w:t xml:space="preserve"> </w:t>
      </w:r>
      <w:r w:rsidR="0092039C" w:rsidRPr="0087333D">
        <w:rPr>
          <w:rFonts w:ascii="Times New Roman" w:hAnsi="Times New Roman" w:cs="Times New Roman"/>
          <w:sz w:val="24"/>
          <w:szCs w:val="24"/>
          <w:lang w:val="en-GB"/>
        </w:rPr>
        <w:t>did or did not have</w:t>
      </w:r>
      <w:r w:rsidRPr="0087333D">
        <w:rPr>
          <w:rFonts w:ascii="Times New Roman" w:hAnsi="Times New Roman" w:cs="Times New Roman"/>
          <w:sz w:val="24"/>
          <w:szCs w:val="24"/>
          <w:lang w:val="en-GB"/>
        </w:rPr>
        <w:t xml:space="preserve"> interactions and we discounted the item</w:t>
      </w:r>
      <w:r w:rsidR="0092039C" w:rsidRPr="0087333D">
        <w:rPr>
          <w:rFonts w:ascii="Times New Roman" w:hAnsi="Times New Roman" w:cs="Times New Roman"/>
          <w:sz w:val="24"/>
          <w:szCs w:val="24"/>
          <w:lang w:val="en-GB"/>
        </w:rPr>
        <w:t>s</w:t>
      </w:r>
      <w:r w:rsidRPr="0087333D">
        <w:rPr>
          <w:rFonts w:ascii="Times New Roman" w:hAnsi="Times New Roman" w:cs="Times New Roman"/>
          <w:sz w:val="24"/>
          <w:szCs w:val="24"/>
          <w:lang w:val="en-GB"/>
        </w:rPr>
        <w:t xml:space="preserve"> from the total as </w:t>
      </w:r>
      <w:r w:rsidR="002872FE" w:rsidRPr="0087333D">
        <w:rPr>
          <w:rFonts w:ascii="Times New Roman" w:hAnsi="Times New Roman" w:cs="Times New Roman"/>
          <w:sz w:val="24"/>
          <w:szCs w:val="24"/>
          <w:lang w:val="en-GB"/>
        </w:rPr>
        <w:t xml:space="preserve">shown in the example in </w:t>
      </w:r>
      <w:r w:rsidRPr="0087333D">
        <w:rPr>
          <w:rFonts w:ascii="Times New Roman" w:hAnsi="Times New Roman" w:cs="Times New Roman"/>
          <w:sz w:val="24"/>
          <w:szCs w:val="24"/>
          <w:lang w:val="en-GB"/>
        </w:rPr>
        <w:t>Figure 3.</w:t>
      </w:r>
    </w:p>
    <w:p w14:paraId="22E9152A" w14:textId="66380DF7" w:rsidR="006C259C" w:rsidRPr="0087333D" w:rsidRDefault="00654C6C" w:rsidP="008B32FD">
      <w:pPr>
        <w:spacing w:line="240" w:lineRule="auto"/>
        <w:rPr>
          <w:rFonts w:ascii="Times New Roman" w:hAnsi="Times New Roman" w:cs="Times New Roman"/>
          <w:sz w:val="24"/>
          <w:szCs w:val="24"/>
          <w:lang w:val="en-GB"/>
        </w:rPr>
      </w:pPr>
      <w:r w:rsidRPr="0087333D">
        <w:rPr>
          <w:rFonts w:ascii="Times New Roman" w:hAnsi="Times New Roman" w:cs="Times New Roman"/>
          <w:noProof/>
          <w:sz w:val="24"/>
          <w:szCs w:val="24"/>
          <w:lang w:val="es-CL" w:eastAsia="es-CL"/>
        </w:rPr>
        <w:drawing>
          <wp:inline distT="0" distB="0" distL="0" distR="0" wp14:anchorId="10A17E3C" wp14:editId="7944E633">
            <wp:extent cx="5684520" cy="117475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7785" b="12732"/>
                    <a:stretch/>
                  </pic:blipFill>
                  <pic:spPr bwMode="auto">
                    <a:xfrm>
                      <a:off x="0" y="0"/>
                      <a:ext cx="5693772" cy="1176662"/>
                    </a:xfrm>
                    <a:prstGeom prst="rect">
                      <a:avLst/>
                    </a:prstGeom>
                    <a:noFill/>
                    <a:ln>
                      <a:noFill/>
                    </a:ln>
                    <a:extLst>
                      <a:ext uri="{53640926-AAD7-44D8-BBD7-CCE9431645EC}">
                        <a14:shadowObscured xmlns:a14="http://schemas.microsoft.com/office/drawing/2010/main"/>
                      </a:ext>
                    </a:extLst>
                  </pic:spPr>
                </pic:pic>
              </a:graphicData>
            </a:graphic>
          </wp:inline>
        </w:drawing>
      </w:r>
      <w:r w:rsidR="00090411" w:rsidRPr="00423D08">
        <w:rPr>
          <w:rFonts w:ascii="Times New Roman" w:hAnsi="Times New Roman" w:cs="Times New Roman"/>
          <w:i/>
          <w:iCs/>
          <w:sz w:val="20"/>
          <w:szCs w:val="20"/>
        </w:rPr>
        <w:t xml:space="preserve">Figure </w:t>
      </w:r>
      <w:r w:rsidR="00090411" w:rsidRPr="00423D08">
        <w:rPr>
          <w:rFonts w:ascii="Times New Roman" w:hAnsi="Times New Roman" w:cs="Times New Roman"/>
          <w:i/>
          <w:iCs/>
          <w:sz w:val="20"/>
          <w:szCs w:val="20"/>
        </w:rPr>
        <w:fldChar w:fldCharType="begin"/>
      </w:r>
      <w:r w:rsidR="00090411" w:rsidRPr="00423D08">
        <w:rPr>
          <w:rFonts w:ascii="Times New Roman" w:hAnsi="Times New Roman" w:cs="Times New Roman"/>
          <w:i/>
          <w:iCs/>
          <w:sz w:val="20"/>
          <w:szCs w:val="20"/>
        </w:rPr>
        <w:instrText xml:space="preserve"> SEQ Figure \* ARABIC </w:instrText>
      </w:r>
      <w:r w:rsidR="00090411" w:rsidRPr="00423D08">
        <w:rPr>
          <w:rFonts w:ascii="Times New Roman" w:hAnsi="Times New Roman" w:cs="Times New Roman"/>
          <w:i/>
          <w:iCs/>
          <w:sz w:val="20"/>
          <w:szCs w:val="20"/>
        </w:rPr>
        <w:fldChar w:fldCharType="separate"/>
      </w:r>
      <w:r w:rsidR="00673DF2">
        <w:rPr>
          <w:rFonts w:ascii="Times New Roman" w:hAnsi="Times New Roman" w:cs="Times New Roman"/>
          <w:i/>
          <w:iCs/>
          <w:noProof/>
          <w:sz w:val="20"/>
          <w:szCs w:val="20"/>
        </w:rPr>
        <w:t>3</w:t>
      </w:r>
      <w:r w:rsidR="00090411" w:rsidRPr="00423D08">
        <w:rPr>
          <w:rFonts w:ascii="Times New Roman" w:hAnsi="Times New Roman" w:cs="Times New Roman"/>
          <w:i/>
          <w:iCs/>
          <w:sz w:val="20"/>
          <w:szCs w:val="20"/>
        </w:rPr>
        <w:fldChar w:fldCharType="end"/>
      </w:r>
      <w:r w:rsidR="000768A5" w:rsidRPr="00423D08">
        <w:rPr>
          <w:rFonts w:ascii="Times New Roman" w:hAnsi="Times New Roman" w:cs="Times New Roman"/>
          <w:i/>
          <w:iCs/>
          <w:sz w:val="20"/>
          <w:szCs w:val="20"/>
        </w:rPr>
        <w:t>.</w:t>
      </w:r>
      <w:r w:rsidR="00090411" w:rsidRPr="00423D08">
        <w:rPr>
          <w:rFonts w:ascii="Times New Roman" w:hAnsi="Times New Roman" w:cs="Times New Roman"/>
          <w:i/>
          <w:iCs/>
          <w:sz w:val="20"/>
          <w:szCs w:val="20"/>
        </w:rPr>
        <w:t xml:space="preserve"> Case </w:t>
      </w:r>
      <w:r w:rsidR="00F56366" w:rsidRPr="00423D08">
        <w:rPr>
          <w:rFonts w:ascii="Times New Roman" w:hAnsi="Times New Roman" w:cs="Times New Roman"/>
          <w:i/>
          <w:iCs/>
          <w:sz w:val="20"/>
          <w:szCs w:val="20"/>
        </w:rPr>
        <w:t>2</w:t>
      </w:r>
      <w:r w:rsidR="00A148F3" w:rsidRPr="00423D08">
        <w:rPr>
          <w:rFonts w:ascii="Times New Roman" w:hAnsi="Times New Roman" w:cs="Times New Roman"/>
          <w:i/>
          <w:iCs/>
          <w:sz w:val="20"/>
          <w:szCs w:val="20"/>
        </w:rPr>
        <w:t>a</w:t>
      </w:r>
      <w:r w:rsidR="00090411" w:rsidRPr="00423D08">
        <w:rPr>
          <w:rFonts w:ascii="Times New Roman" w:hAnsi="Times New Roman" w:cs="Times New Roman"/>
          <w:i/>
          <w:iCs/>
          <w:sz w:val="20"/>
          <w:szCs w:val="20"/>
        </w:rPr>
        <w:t xml:space="preserve">. In this example, the original data reported 9 </w:t>
      </w:r>
      <w:r w:rsidR="006053FF" w:rsidRPr="00423D08">
        <w:rPr>
          <w:rFonts w:ascii="Times New Roman" w:hAnsi="Times New Roman" w:cs="Times New Roman"/>
          <w:i/>
          <w:iCs/>
          <w:sz w:val="20"/>
          <w:szCs w:val="20"/>
        </w:rPr>
        <w:t xml:space="preserve">metal </w:t>
      </w:r>
      <w:r w:rsidR="00090411" w:rsidRPr="00423D08">
        <w:rPr>
          <w:rFonts w:ascii="Times New Roman" w:hAnsi="Times New Roman" w:cs="Times New Roman"/>
          <w:i/>
          <w:iCs/>
          <w:sz w:val="20"/>
          <w:szCs w:val="20"/>
        </w:rPr>
        <w:t xml:space="preserve">items as the total, 8 of </w:t>
      </w:r>
      <w:r w:rsidR="006053FF" w:rsidRPr="00423D08">
        <w:rPr>
          <w:rFonts w:ascii="Times New Roman" w:hAnsi="Times New Roman" w:cs="Times New Roman"/>
          <w:i/>
          <w:iCs/>
          <w:sz w:val="20"/>
          <w:szCs w:val="20"/>
        </w:rPr>
        <w:t>which</w:t>
      </w:r>
      <w:r w:rsidR="00BC0CDC" w:rsidRPr="00423D08">
        <w:rPr>
          <w:rFonts w:ascii="Times New Roman" w:hAnsi="Times New Roman" w:cs="Times New Roman"/>
          <w:i/>
          <w:iCs/>
          <w:sz w:val="20"/>
          <w:szCs w:val="20"/>
        </w:rPr>
        <w:t xml:space="preserve"> had no</w:t>
      </w:r>
      <w:r w:rsidR="00090411" w:rsidRPr="00423D08">
        <w:rPr>
          <w:rFonts w:ascii="Times New Roman" w:hAnsi="Times New Roman" w:cs="Times New Roman"/>
          <w:i/>
          <w:iCs/>
          <w:sz w:val="20"/>
          <w:szCs w:val="20"/>
        </w:rPr>
        <w:t xml:space="preserve"> interactions. However, </w:t>
      </w:r>
      <w:r w:rsidR="006053FF" w:rsidRPr="00423D08">
        <w:rPr>
          <w:rFonts w:ascii="Times New Roman" w:hAnsi="Times New Roman" w:cs="Times New Roman"/>
          <w:i/>
          <w:iCs/>
          <w:sz w:val="20"/>
          <w:szCs w:val="20"/>
        </w:rPr>
        <w:t xml:space="preserve">for </w:t>
      </w:r>
      <w:r w:rsidR="00090411" w:rsidRPr="00423D08">
        <w:rPr>
          <w:rFonts w:ascii="Times New Roman" w:hAnsi="Times New Roman" w:cs="Times New Roman"/>
          <w:i/>
          <w:iCs/>
          <w:sz w:val="20"/>
          <w:szCs w:val="20"/>
        </w:rPr>
        <w:t xml:space="preserve">the remaining item </w:t>
      </w:r>
      <w:r w:rsidR="006053FF" w:rsidRPr="00423D08">
        <w:rPr>
          <w:rFonts w:ascii="Times New Roman" w:hAnsi="Times New Roman" w:cs="Times New Roman"/>
          <w:i/>
          <w:iCs/>
          <w:sz w:val="20"/>
          <w:szCs w:val="20"/>
        </w:rPr>
        <w:t xml:space="preserve">it </w:t>
      </w:r>
      <w:r w:rsidR="00090411" w:rsidRPr="00423D08">
        <w:rPr>
          <w:rFonts w:ascii="Times New Roman" w:hAnsi="Times New Roman" w:cs="Times New Roman"/>
          <w:i/>
          <w:iCs/>
          <w:sz w:val="20"/>
          <w:szCs w:val="20"/>
        </w:rPr>
        <w:t xml:space="preserve">was unknown </w:t>
      </w:r>
      <w:r w:rsidR="006053FF" w:rsidRPr="00423D08">
        <w:rPr>
          <w:rFonts w:ascii="Times New Roman" w:hAnsi="Times New Roman" w:cs="Times New Roman"/>
          <w:i/>
          <w:iCs/>
          <w:sz w:val="20"/>
          <w:szCs w:val="20"/>
        </w:rPr>
        <w:t>whether it did or did</w:t>
      </w:r>
      <w:r w:rsidR="00090411" w:rsidRPr="00423D08">
        <w:rPr>
          <w:rFonts w:ascii="Times New Roman" w:hAnsi="Times New Roman" w:cs="Times New Roman"/>
          <w:i/>
          <w:iCs/>
          <w:sz w:val="20"/>
          <w:szCs w:val="20"/>
        </w:rPr>
        <w:t xml:space="preserve"> not</w:t>
      </w:r>
      <w:r w:rsidR="006053FF" w:rsidRPr="00423D08">
        <w:rPr>
          <w:rFonts w:ascii="Times New Roman" w:hAnsi="Times New Roman" w:cs="Times New Roman"/>
          <w:i/>
          <w:iCs/>
          <w:sz w:val="20"/>
          <w:szCs w:val="20"/>
        </w:rPr>
        <w:t xml:space="preserve"> have</w:t>
      </w:r>
      <w:r w:rsidR="00090411" w:rsidRPr="00423D08">
        <w:rPr>
          <w:rFonts w:ascii="Times New Roman" w:hAnsi="Times New Roman" w:cs="Times New Roman"/>
          <w:i/>
          <w:iCs/>
          <w:sz w:val="20"/>
          <w:szCs w:val="20"/>
        </w:rPr>
        <w:t xml:space="preserve"> interactions</w:t>
      </w:r>
      <w:r w:rsidR="006053FF" w:rsidRPr="00423D08">
        <w:rPr>
          <w:rFonts w:ascii="Times New Roman" w:hAnsi="Times New Roman" w:cs="Times New Roman"/>
          <w:i/>
          <w:iCs/>
          <w:sz w:val="20"/>
          <w:szCs w:val="20"/>
        </w:rPr>
        <w:t>. As this is only one item (i.e. &lt; 10 items), in the corrected table we discounted that one item from the total number of metal items</w:t>
      </w:r>
      <w:r w:rsidR="00090411" w:rsidRPr="00423D08">
        <w:rPr>
          <w:rFonts w:ascii="Times New Roman" w:hAnsi="Times New Roman" w:cs="Times New Roman"/>
          <w:i/>
          <w:iCs/>
          <w:sz w:val="20"/>
          <w:szCs w:val="20"/>
        </w:rPr>
        <w:t>.</w:t>
      </w:r>
      <w:r w:rsidR="00B73C85" w:rsidRPr="00423D08">
        <w:rPr>
          <w:rFonts w:ascii="Times New Roman" w:hAnsi="Times New Roman" w:cs="Times New Roman"/>
          <w:sz w:val="20"/>
          <w:szCs w:val="20"/>
        </w:rPr>
        <w:t xml:space="preserve"> </w:t>
      </w:r>
    </w:p>
    <w:p w14:paraId="64AA11AA" w14:textId="77777777" w:rsidR="002221CA" w:rsidRPr="0087333D" w:rsidRDefault="002221CA" w:rsidP="00D65787">
      <w:pPr>
        <w:rPr>
          <w:rFonts w:ascii="Times New Roman" w:hAnsi="Times New Roman" w:cs="Times New Roman"/>
          <w:sz w:val="24"/>
          <w:szCs w:val="24"/>
        </w:rPr>
      </w:pPr>
    </w:p>
    <w:p w14:paraId="3B6D4736" w14:textId="1ABC0F3E" w:rsidR="00F651BD" w:rsidRPr="0087333D" w:rsidRDefault="0092039C" w:rsidP="00D65787">
      <w:pPr>
        <w:rPr>
          <w:rFonts w:ascii="Times New Roman" w:hAnsi="Times New Roman" w:cs="Times New Roman"/>
          <w:i/>
          <w:iCs/>
          <w:sz w:val="24"/>
          <w:szCs w:val="24"/>
          <w:lang w:val="en-GB"/>
        </w:rPr>
      </w:pPr>
      <w:r w:rsidRPr="0087333D">
        <w:rPr>
          <w:rFonts w:ascii="Times New Roman" w:hAnsi="Times New Roman" w:cs="Times New Roman"/>
          <w:i/>
          <w:iCs/>
          <w:sz w:val="24"/>
          <w:szCs w:val="24"/>
          <w:lang w:val="en-GB"/>
        </w:rPr>
        <w:t>2</w:t>
      </w:r>
      <w:r w:rsidR="0074426D" w:rsidRPr="0087333D">
        <w:rPr>
          <w:rFonts w:ascii="Times New Roman" w:hAnsi="Times New Roman" w:cs="Times New Roman"/>
          <w:i/>
          <w:iCs/>
          <w:sz w:val="24"/>
          <w:szCs w:val="24"/>
          <w:lang w:val="en-GB"/>
        </w:rPr>
        <w:t>b)</w:t>
      </w:r>
      <w:r w:rsidR="00F651BD" w:rsidRPr="0087333D">
        <w:rPr>
          <w:rFonts w:ascii="Times New Roman" w:hAnsi="Times New Roman" w:cs="Times New Roman"/>
          <w:i/>
          <w:iCs/>
          <w:sz w:val="24"/>
          <w:szCs w:val="24"/>
          <w:lang w:val="en-GB"/>
        </w:rPr>
        <w:t xml:space="preserve"> “Total items</w:t>
      </w:r>
      <w:r w:rsidR="007C6579" w:rsidRPr="0087333D">
        <w:rPr>
          <w:rFonts w:ascii="Times New Roman" w:hAnsi="Times New Roman" w:cs="Times New Roman"/>
          <w:i/>
          <w:iCs/>
          <w:sz w:val="24"/>
          <w:szCs w:val="24"/>
          <w:lang w:val="en-GB"/>
        </w:rPr>
        <w:t xml:space="preserve"> </w:t>
      </w:r>
      <w:r w:rsidR="00F651BD" w:rsidRPr="0087333D">
        <w:rPr>
          <w:rFonts w:ascii="Times New Roman" w:hAnsi="Times New Roman" w:cs="Times New Roman"/>
          <w:i/>
          <w:iCs/>
          <w:sz w:val="24"/>
          <w:szCs w:val="24"/>
          <w:lang w:val="en-GB"/>
        </w:rPr>
        <w:t>&lt; Total items without interactions</w:t>
      </w:r>
      <w:r w:rsidR="00FC37DC" w:rsidRPr="0087333D">
        <w:rPr>
          <w:rFonts w:ascii="Times New Roman" w:hAnsi="Times New Roman" w:cs="Times New Roman"/>
          <w:i/>
          <w:iCs/>
          <w:sz w:val="24"/>
          <w:szCs w:val="24"/>
          <w:lang w:val="en-GB"/>
        </w:rPr>
        <w:t xml:space="preserve"> </w:t>
      </w:r>
      <w:r w:rsidR="00F651BD" w:rsidRPr="0087333D">
        <w:rPr>
          <w:rFonts w:ascii="Times New Roman" w:hAnsi="Times New Roman" w:cs="Times New Roman"/>
          <w:i/>
          <w:iCs/>
          <w:sz w:val="24"/>
          <w:szCs w:val="24"/>
          <w:lang w:val="en-GB"/>
        </w:rPr>
        <w:t>+ Total items with interactions”</w:t>
      </w:r>
      <w:r w:rsidR="00FC37DC" w:rsidRPr="0087333D">
        <w:rPr>
          <w:rFonts w:ascii="Times New Roman" w:hAnsi="Times New Roman" w:cs="Times New Roman"/>
          <w:i/>
          <w:iCs/>
          <w:sz w:val="24"/>
          <w:szCs w:val="24"/>
          <w:lang w:val="en-GB"/>
        </w:rPr>
        <w:t xml:space="preserve"> </w:t>
      </w:r>
      <w:r w:rsidRPr="0087333D">
        <w:rPr>
          <w:rFonts w:ascii="Times New Roman" w:hAnsi="Times New Roman" w:cs="Times New Roman"/>
          <w:i/>
          <w:iCs/>
          <w:sz w:val="24"/>
          <w:szCs w:val="24"/>
          <w:lang w:val="en-GB"/>
        </w:rPr>
        <w:t xml:space="preserve">(but </w:t>
      </w:r>
      <w:r w:rsidR="00FC37DC" w:rsidRPr="0087333D">
        <w:rPr>
          <w:rFonts w:ascii="Times New Roman" w:hAnsi="Times New Roman" w:cs="Times New Roman"/>
          <w:i/>
          <w:iCs/>
          <w:sz w:val="24"/>
          <w:szCs w:val="24"/>
          <w:lang w:val="en-GB"/>
        </w:rPr>
        <w:t xml:space="preserve">discrepancies </w:t>
      </w:r>
      <w:r w:rsidR="00B838FC" w:rsidRPr="0087333D">
        <w:rPr>
          <w:rFonts w:ascii="Times New Roman" w:hAnsi="Times New Roman" w:cs="Times New Roman"/>
          <w:i/>
          <w:iCs/>
          <w:sz w:val="24"/>
          <w:szCs w:val="24"/>
          <w:lang w:val="en-GB"/>
        </w:rPr>
        <w:t>&lt;</w:t>
      </w:r>
      <w:r w:rsidR="00FC37DC" w:rsidRPr="0087333D">
        <w:rPr>
          <w:rFonts w:ascii="Times New Roman" w:hAnsi="Times New Roman" w:cs="Times New Roman"/>
          <w:i/>
          <w:iCs/>
          <w:sz w:val="24"/>
          <w:szCs w:val="24"/>
          <w:lang w:val="en-GB"/>
        </w:rPr>
        <w:t xml:space="preserve"> 10 units</w:t>
      </w:r>
      <w:r w:rsidRPr="0087333D">
        <w:rPr>
          <w:rFonts w:ascii="Times New Roman" w:hAnsi="Times New Roman" w:cs="Times New Roman"/>
          <w:i/>
          <w:iCs/>
          <w:sz w:val="24"/>
          <w:szCs w:val="24"/>
          <w:lang w:val="en-GB"/>
        </w:rPr>
        <w:t>)</w:t>
      </w:r>
    </w:p>
    <w:p w14:paraId="6DC91BC4" w14:textId="62AC0A91" w:rsidR="00647E97" w:rsidRPr="0087333D" w:rsidRDefault="00180EA4" w:rsidP="00D65787">
      <w:pPr>
        <w:rPr>
          <w:rFonts w:ascii="Times New Roman" w:hAnsi="Times New Roman" w:cs="Times New Roman"/>
          <w:sz w:val="24"/>
          <w:szCs w:val="24"/>
          <w:lang w:val="en-GB"/>
        </w:rPr>
      </w:pPr>
      <w:r w:rsidRPr="0087333D">
        <w:rPr>
          <w:rFonts w:ascii="Times New Roman" w:hAnsi="Times New Roman" w:cs="Times New Roman"/>
          <w:sz w:val="24"/>
          <w:szCs w:val="24"/>
          <w:lang w:val="en-GB"/>
        </w:rPr>
        <w:t>The Total is replaced with the correct sum of items with and without epibionts (Figure 4).</w:t>
      </w:r>
    </w:p>
    <w:p w14:paraId="5C6EFCA6" w14:textId="23A58FE7" w:rsidR="00012AEB" w:rsidRPr="0087333D" w:rsidRDefault="00EA4609" w:rsidP="008B32FD">
      <w:pPr>
        <w:spacing w:line="240" w:lineRule="auto"/>
        <w:rPr>
          <w:rFonts w:ascii="Times New Roman" w:hAnsi="Times New Roman" w:cs="Times New Roman"/>
          <w:i/>
          <w:iCs/>
          <w:sz w:val="24"/>
          <w:szCs w:val="24"/>
          <w:lang w:val="en-GB"/>
        </w:rPr>
      </w:pPr>
      <w:r w:rsidRPr="0087333D">
        <w:rPr>
          <w:rFonts w:ascii="Times New Roman" w:hAnsi="Times New Roman" w:cs="Times New Roman"/>
          <w:noProof/>
          <w:sz w:val="24"/>
          <w:szCs w:val="24"/>
          <w:lang w:val="es-CL" w:eastAsia="es-CL"/>
        </w:rPr>
        <w:drawing>
          <wp:inline distT="0" distB="0" distL="0" distR="0" wp14:anchorId="0E266BAC" wp14:editId="642FA685">
            <wp:extent cx="5612130" cy="107315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3333"/>
                    <a:stretch/>
                  </pic:blipFill>
                  <pic:spPr bwMode="auto">
                    <a:xfrm>
                      <a:off x="0" y="0"/>
                      <a:ext cx="5612130" cy="1073150"/>
                    </a:xfrm>
                    <a:prstGeom prst="rect">
                      <a:avLst/>
                    </a:prstGeom>
                    <a:noFill/>
                    <a:ln>
                      <a:noFill/>
                    </a:ln>
                    <a:extLst>
                      <a:ext uri="{53640926-AAD7-44D8-BBD7-CCE9431645EC}">
                        <a14:shadowObscured xmlns:a14="http://schemas.microsoft.com/office/drawing/2010/main"/>
                      </a:ext>
                    </a:extLst>
                  </pic:spPr>
                </pic:pic>
              </a:graphicData>
            </a:graphic>
          </wp:inline>
        </w:drawing>
      </w:r>
      <w:r w:rsidR="00012AEB" w:rsidRPr="00423D08">
        <w:rPr>
          <w:rFonts w:ascii="Times New Roman" w:hAnsi="Times New Roman" w:cs="Times New Roman"/>
          <w:i/>
          <w:iCs/>
          <w:sz w:val="20"/>
          <w:szCs w:val="20"/>
        </w:rPr>
        <w:t xml:space="preserve">Figure </w:t>
      </w:r>
      <w:r w:rsidR="00012AEB" w:rsidRPr="00423D08">
        <w:rPr>
          <w:rFonts w:ascii="Times New Roman" w:hAnsi="Times New Roman" w:cs="Times New Roman"/>
          <w:i/>
          <w:iCs/>
          <w:sz w:val="20"/>
          <w:szCs w:val="20"/>
        </w:rPr>
        <w:fldChar w:fldCharType="begin"/>
      </w:r>
      <w:r w:rsidR="00012AEB" w:rsidRPr="00423D08">
        <w:rPr>
          <w:rFonts w:ascii="Times New Roman" w:hAnsi="Times New Roman" w:cs="Times New Roman"/>
          <w:i/>
          <w:iCs/>
          <w:sz w:val="20"/>
          <w:szCs w:val="20"/>
        </w:rPr>
        <w:instrText xml:space="preserve"> SEQ Figure \* ARABIC </w:instrText>
      </w:r>
      <w:r w:rsidR="00012AEB" w:rsidRPr="00423D08">
        <w:rPr>
          <w:rFonts w:ascii="Times New Roman" w:hAnsi="Times New Roman" w:cs="Times New Roman"/>
          <w:i/>
          <w:iCs/>
          <w:sz w:val="20"/>
          <w:szCs w:val="20"/>
        </w:rPr>
        <w:fldChar w:fldCharType="separate"/>
      </w:r>
      <w:r w:rsidR="00673DF2">
        <w:rPr>
          <w:rFonts w:ascii="Times New Roman" w:hAnsi="Times New Roman" w:cs="Times New Roman"/>
          <w:i/>
          <w:iCs/>
          <w:noProof/>
          <w:sz w:val="20"/>
          <w:szCs w:val="20"/>
        </w:rPr>
        <w:t>4</w:t>
      </w:r>
      <w:r w:rsidR="00012AEB" w:rsidRPr="00423D08">
        <w:rPr>
          <w:rFonts w:ascii="Times New Roman" w:hAnsi="Times New Roman" w:cs="Times New Roman"/>
          <w:i/>
          <w:iCs/>
          <w:sz w:val="20"/>
          <w:szCs w:val="20"/>
        </w:rPr>
        <w:fldChar w:fldCharType="end"/>
      </w:r>
      <w:r w:rsidR="00636C1A" w:rsidRPr="00423D08">
        <w:rPr>
          <w:rFonts w:ascii="Times New Roman" w:hAnsi="Times New Roman" w:cs="Times New Roman"/>
          <w:i/>
          <w:iCs/>
          <w:sz w:val="20"/>
          <w:szCs w:val="20"/>
        </w:rPr>
        <w:t>.</w:t>
      </w:r>
      <w:r w:rsidR="00012AEB" w:rsidRPr="00423D08">
        <w:rPr>
          <w:rFonts w:ascii="Times New Roman" w:hAnsi="Times New Roman" w:cs="Times New Roman"/>
          <w:i/>
          <w:iCs/>
          <w:sz w:val="20"/>
          <w:szCs w:val="20"/>
        </w:rPr>
        <w:t xml:space="preserve"> Case </w:t>
      </w:r>
      <w:r w:rsidR="00F56366" w:rsidRPr="00423D08">
        <w:rPr>
          <w:rFonts w:ascii="Times New Roman" w:hAnsi="Times New Roman" w:cs="Times New Roman"/>
          <w:i/>
          <w:iCs/>
          <w:sz w:val="20"/>
          <w:szCs w:val="20"/>
        </w:rPr>
        <w:t>2</w:t>
      </w:r>
      <w:r w:rsidR="00C06D30" w:rsidRPr="00423D08">
        <w:rPr>
          <w:rFonts w:ascii="Times New Roman" w:hAnsi="Times New Roman" w:cs="Times New Roman"/>
          <w:i/>
          <w:iCs/>
          <w:sz w:val="20"/>
          <w:szCs w:val="20"/>
        </w:rPr>
        <w:t>b</w:t>
      </w:r>
      <w:r w:rsidR="00012AEB" w:rsidRPr="00423D08">
        <w:rPr>
          <w:rFonts w:ascii="Times New Roman" w:hAnsi="Times New Roman" w:cs="Times New Roman"/>
          <w:i/>
          <w:iCs/>
          <w:sz w:val="20"/>
          <w:szCs w:val="20"/>
        </w:rPr>
        <w:t>. In this example, the original data reported a wrong sum of items with and without interactions.</w:t>
      </w:r>
      <w:r w:rsidR="00C06D30" w:rsidRPr="00423D08">
        <w:rPr>
          <w:rFonts w:ascii="Times New Roman" w:hAnsi="Times New Roman" w:cs="Times New Roman"/>
          <w:i/>
          <w:iCs/>
          <w:sz w:val="20"/>
          <w:szCs w:val="20"/>
        </w:rPr>
        <w:t xml:space="preserve"> </w:t>
      </w:r>
      <w:r w:rsidR="004807A1" w:rsidRPr="00423D08">
        <w:rPr>
          <w:rFonts w:ascii="Times New Roman" w:hAnsi="Times New Roman" w:cs="Times New Roman"/>
          <w:i/>
          <w:iCs/>
          <w:sz w:val="20"/>
          <w:szCs w:val="20"/>
        </w:rPr>
        <w:t>As the discrepancy was small (i.e. &lt; 10 items), t</w:t>
      </w:r>
      <w:r w:rsidR="00872843" w:rsidRPr="00423D08">
        <w:rPr>
          <w:rFonts w:ascii="Times New Roman" w:hAnsi="Times New Roman" w:cs="Times New Roman"/>
          <w:i/>
          <w:iCs/>
          <w:sz w:val="20"/>
          <w:szCs w:val="20"/>
        </w:rPr>
        <w:t xml:space="preserve">he Total was replaced by the correct sum. </w:t>
      </w:r>
    </w:p>
    <w:p w14:paraId="71D7A3D6" w14:textId="77777777" w:rsidR="002221CA" w:rsidRPr="0087333D" w:rsidRDefault="002221CA" w:rsidP="00D65787">
      <w:pPr>
        <w:rPr>
          <w:rFonts w:ascii="Times New Roman" w:hAnsi="Times New Roman" w:cs="Times New Roman"/>
          <w:sz w:val="24"/>
          <w:szCs w:val="24"/>
        </w:rPr>
      </w:pPr>
    </w:p>
    <w:p w14:paraId="395C2192" w14:textId="7CAC2E9B" w:rsidR="00916F10" w:rsidRPr="0087333D" w:rsidRDefault="0092039C" w:rsidP="00D65787">
      <w:pPr>
        <w:rPr>
          <w:rFonts w:ascii="Times New Roman" w:hAnsi="Times New Roman" w:cs="Times New Roman"/>
          <w:i/>
          <w:iCs/>
          <w:sz w:val="24"/>
          <w:szCs w:val="24"/>
          <w:lang w:val="en-GB"/>
        </w:rPr>
      </w:pPr>
      <w:r w:rsidRPr="0087333D">
        <w:rPr>
          <w:rFonts w:ascii="Times New Roman" w:hAnsi="Times New Roman" w:cs="Times New Roman"/>
          <w:i/>
          <w:iCs/>
          <w:sz w:val="24"/>
          <w:szCs w:val="24"/>
          <w:lang w:val="en-GB"/>
        </w:rPr>
        <w:t>2</w:t>
      </w:r>
      <w:r w:rsidR="00A37554" w:rsidRPr="0087333D">
        <w:rPr>
          <w:rFonts w:ascii="Times New Roman" w:hAnsi="Times New Roman" w:cs="Times New Roman"/>
          <w:i/>
          <w:iCs/>
          <w:sz w:val="24"/>
          <w:szCs w:val="24"/>
          <w:lang w:val="en-GB"/>
        </w:rPr>
        <w:t>c</w:t>
      </w:r>
      <w:r w:rsidR="00916F10" w:rsidRPr="0087333D">
        <w:rPr>
          <w:rFonts w:ascii="Times New Roman" w:hAnsi="Times New Roman" w:cs="Times New Roman"/>
          <w:i/>
          <w:iCs/>
          <w:sz w:val="24"/>
          <w:szCs w:val="24"/>
          <w:lang w:val="en-GB"/>
        </w:rPr>
        <w:t xml:space="preserve">) </w:t>
      </w:r>
      <w:r w:rsidR="00B955BA" w:rsidRPr="0087333D">
        <w:rPr>
          <w:rFonts w:ascii="Times New Roman" w:hAnsi="Times New Roman" w:cs="Times New Roman"/>
          <w:i/>
          <w:iCs/>
          <w:sz w:val="24"/>
          <w:szCs w:val="24"/>
          <w:lang w:val="en-GB"/>
        </w:rPr>
        <w:t>D</w:t>
      </w:r>
      <w:r w:rsidR="00916F10" w:rsidRPr="0087333D">
        <w:rPr>
          <w:rFonts w:ascii="Times New Roman" w:hAnsi="Times New Roman" w:cs="Times New Roman"/>
          <w:i/>
          <w:iCs/>
          <w:sz w:val="24"/>
          <w:szCs w:val="24"/>
          <w:lang w:val="en-GB"/>
        </w:rPr>
        <w:t xml:space="preserve">iscrepancies </w:t>
      </w:r>
      <w:r w:rsidR="00B955BA" w:rsidRPr="0087333D">
        <w:rPr>
          <w:rFonts w:ascii="Times New Roman" w:hAnsi="Times New Roman" w:cs="Times New Roman"/>
          <w:i/>
          <w:iCs/>
          <w:sz w:val="24"/>
          <w:szCs w:val="24"/>
          <w:lang w:val="en-GB"/>
        </w:rPr>
        <w:t xml:space="preserve">in calculations </w:t>
      </w:r>
      <w:r w:rsidR="00916F10" w:rsidRPr="0087333D">
        <w:rPr>
          <w:rFonts w:ascii="Times New Roman" w:hAnsi="Times New Roman" w:cs="Times New Roman"/>
          <w:i/>
          <w:iCs/>
          <w:sz w:val="24"/>
          <w:szCs w:val="24"/>
          <w:lang w:val="en-GB"/>
        </w:rPr>
        <w:t xml:space="preserve">are </w:t>
      </w:r>
      <w:bookmarkStart w:id="1" w:name="_Hlk97895526"/>
      <w:r w:rsidR="00DF220C" w:rsidRPr="0087333D">
        <w:rPr>
          <w:rFonts w:ascii="Times New Roman" w:hAnsi="Times New Roman" w:cs="Times New Roman"/>
          <w:i/>
          <w:iCs/>
          <w:sz w:val="24"/>
          <w:szCs w:val="24"/>
          <w:lang w:val="en-GB"/>
        </w:rPr>
        <w:t>≥</w:t>
      </w:r>
      <w:bookmarkEnd w:id="1"/>
      <w:r w:rsidR="00DF220C" w:rsidRPr="0087333D">
        <w:rPr>
          <w:rFonts w:ascii="Times New Roman" w:hAnsi="Times New Roman" w:cs="Times New Roman"/>
          <w:i/>
          <w:iCs/>
          <w:sz w:val="24"/>
          <w:szCs w:val="24"/>
          <w:lang w:val="en-GB"/>
        </w:rPr>
        <w:t xml:space="preserve"> 10 units</w:t>
      </w:r>
    </w:p>
    <w:p w14:paraId="573B10BC" w14:textId="4656C21F" w:rsidR="00647E97" w:rsidRPr="0087333D" w:rsidRDefault="00476163" w:rsidP="00D65787">
      <w:pPr>
        <w:rPr>
          <w:rFonts w:ascii="Times New Roman" w:hAnsi="Times New Roman" w:cs="Times New Roman"/>
          <w:sz w:val="24"/>
          <w:szCs w:val="24"/>
          <w:lang w:val="en-GB"/>
        </w:rPr>
      </w:pPr>
      <w:r w:rsidRPr="0087333D">
        <w:rPr>
          <w:rFonts w:ascii="Times New Roman" w:hAnsi="Times New Roman" w:cs="Times New Roman"/>
          <w:sz w:val="24"/>
          <w:szCs w:val="24"/>
          <w:lang w:val="en-GB"/>
        </w:rPr>
        <w:t xml:space="preserve">If discrepancies in the additions were </w:t>
      </w:r>
      <w:r w:rsidR="00354DF2" w:rsidRPr="0087333D">
        <w:rPr>
          <w:rFonts w:ascii="Times New Roman" w:hAnsi="Times New Roman" w:cs="Times New Roman"/>
          <w:i/>
          <w:iCs/>
          <w:sz w:val="24"/>
          <w:szCs w:val="24"/>
          <w:lang w:val="en-GB"/>
        </w:rPr>
        <w:t xml:space="preserve">≥ </w:t>
      </w:r>
      <w:r w:rsidRPr="0087333D">
        <w:rPr>
          <w:rFonts w:ascii="Times New Roman" w:hAnsi="Times New Roman" w:cs="Times New Roman"/>
          <w:sz w:val="24"/>
          <w:szCs w:val="24"/>
          <w:lang w:val="en-GB"/>
        </w:rPr>
        <w:t>10 units, we excluded the group from the data analysis because it would potentially cause overestimations of the total number of items with epibionts, or the total number of items examined by the schoolchildren (see example in figure 5). Each beach was surveyed by different number</w:t>
      </w:r>
      <w:r w:rsidR="00647E97" w:rsidRPr="0087333D">
        <w:rPr>
          <w:rFonts w:ascii="Times New Roman" w:hAnsi="Times New Roman" w:cs="Times New Roman"/>
          <w:sz w:val="24"/>
          <w:szCs w:val="24"/>
          <w:lang w:val="en-GB"/>
        </w:rPr>
        <w:t>s</w:t>
      </w:r>
      <w:r w:rsidRPr="0087333D">
        <w:rPr>
          <w:rFonts w:ascii="Times New Roman" w:hAnsi="Times New Roman" w:cs="Times New Roman"/>
          <w:sz w:val="24"/>
          <w:szCs w:val="24"/>
          <w:lang w:val="en-GB"/>
        </w:rPr>
        <w:t xml:space="preserve"> of groups, depending on the total number </w:t>
      </w:r>
      <w:r w:rsidRPr="0087333D">
        <w:rPr>
          <w:rFonts w:ascii="Times New Roman" w:hAnsi="Times New Roman" w:cs="Times New Roman"/>
          <w:sz w:val="24"/>
          <w:szCs w:val="24"/>
          <w:lang w:val="en-GB"/>
        </w:rPr>
        <w:lastRenderedPageBreak/>
        <w:t xml:space="preserve">of the students that </w:t>
      </w:r>
      <w:r w:rsidR="003F7F14">
        <w:rPr>
          <w:rFonts w:ascii="Times New Roman" w:hAnsi="Times New Roman" w:cs="Times New Roman"/>
          <w:sz w:val="24"/>
          <w:szCs w:val="24"/>
          <w:lang w:val="en-GB"/>
        </w:rPr>
        <w:t>conducted</w:t>
      </w:r>
      <w:r w:rsidRPr="0087333D">
        <w:rPr>
          <w:rFonts w:ascii="Times New Roman" w:hAnsi="Times New Roman" w:cs="Times New Roman"/>
          <w:sz w:val="24"/>
          <w:szCs w:val="24"/>
          <w:lang w:val="en-GB"/>
        </w:rPr>
        <w:t xml:space="preserve"> the activity. If a beach did not have data approved from at least one group after this first step, that entire beach was excluded from further analysis.</w:t>
      </w:r>
    </w:p>
    <w:p w14:paraId="555A6CBF" w14:textId="77777777" w:rsidR="00755C06" w:rsidRPr="0087333D" w:rsidRDefault="00755C06" w:rsidP="00423D08">
      <w:pPr>
        <w:spacing w:line="240" w:lineRule="auto"/>
        <w:jc w:val="center"/>
        <w:rPr>
          <w:rFonts w:ascii="Times New Roman" w:hAnsi="Times New Roman" w:cs="Times New Roman"/>
          <w:sz w:val="24"/>
          <w:szCs w:val="24"/>
        </w:rPr>
      </w:pPr>
      <w:r w:rsidRPr="0087333D">
        <w:rPr>
          <w:rFonts w:ascii="Times New Roman" w:hAnsi="Times New Roman" w:cs="Times New Roman"/>
          <w:noProof/>
          <w:sz w:val="24"/>
          <w:szCs w:val="24"/>
          <w:lang w:val="es-CL" w:eastAsia="es-CL"/>
        </w:rPr>
        <w:drawing>
          <wp:inline distT="0" distB="0" distL="0" distR="0" wp14:anchorId="7CD9CC97" wp14:editId="358F5AE2">
            <wp:extent cx="3746500" cy="2000250"/>
            <wp:effectExtent l="0" t="0" r="6350" b="0"/>
            <wp:docPr id="6" name="Imagen 5" descr="Interfaz de usuario gráfica, Aplicación, Tabla, Excel&#10;&#10;Descripción generada automáticamente">
              <a:extLst xmlns:a="http://schemas.openxmlformats.org/drawingml/2006/main">
                <a:ext uri="{FF2B5EF4-FFF2-40B4-BE49-F238E27FC236}">
                  <a16:creationId xmlns:a16="http://schemas.microsoft.com/office/drawing/2014/main" id="{98FA8DDF-EABC-49A4-83B9-568CA03B9C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Interfaz de usuario gráfica, Aplicación, Tabla, Excel&#10;&#10;Descripción generada automáticamente">
                      <a:extLst>
                        <a:ext uri="{FF2B5EF4-FFF2-40B4-BE49-F238E27FC236}">
                          <a16:creationId xmlns:a16="http://schemas.microsoft.com/office/drawing/2014/main" id="{98FA8DDF-EABC-49A4-83B9-568CA03B9CAF}"/>
                        </a:ext>
                      </a:extLst>
                    </pic:cNvPr>
                    <pic:cNvPicPr>
                      <a:picLocks noChangeAspect="1"/>
                    </pic:cNvPicPr>
                  </pic:nvPicPr>
                  <pic:blipFill rotWithShape="1">
                    <a:blip r:embed="rId20"/>
                    <a:srcRect l="16165" t="35704" r="46061" b="28445"/>
                    <a:stretch/>
                  </pic:blipFill>
                  <pic:spPr bwMode="auto">
                    <a:xfrm>
                      <a:off x="0" y="0"/>
                      <a:ext cx="3746500" cy="2000250"/>
                    </a:xfrm>
                    <a:prstGeom prst="rect">
                      <a:avLst/>
                    </a:prstGeom>
                    <a:ln>
                      <a:noFill/>
                    </a:ln>
                    <a:extLst>
                      <a:ext uri="{53640926-AAD7-44D8-BBD7-CCE9431645EC}">
                        <a14:shadowObscured xmlns:a14="http://schemas.microsoft.com/office/drawing/2010/main"/>
                      </a:ext>
                    </a:extLst>
                  </pic:spPr>
                </pic:pic>
              </a:graphicData>
            </a:graphic>
          </wp:inline>
        </w:drawing>
      </w:r>
    </w:p>
    <w:p w14:paraId="57B42450" w14:textId="1F8A03A8" w:rsidR="006E217F" w:rsidRPr="008B32FD" w:rsidRDefault="00755C06" w:rsidP="00423D08">
      <w:pPr>
        <w:spacing w:line="240" w:lineRule="auto"/>
        <w:rPr>
          <w:rFonts w:ascii="Times New Roman" w:hAnsi="Times New Roman" w:cs="Times New Roman"/>
          <w:i/>
          <w:iCs/>
          <w:sz w:val="24"/>
          <w:szCs w:val="24"/>
        </w:rPr>
      </w:pPr>
      <w:r w:rsidRPr="00423D08">
        <w:rPr>
          <w:rFonts w:ascii="Times New Roman" w:hAnsi="Times New Roman" w:cs="Times New Roman"/>
          <w:i/>
          <w:iCs/>
          <w:sz w:val="20"/>
          <w:szCs w:val="20"/>
        </w:rPr>
        <w:t>Figure 5</w:t>
      </w:r>
      <w:r w:rsidR="00F56366" w:rsidRPr="00423D08">
        <w:rPr>
          <w:rFonts w:ascii="Times New Roman" w:hAnsi="Times New Roman" w:cs="Times New Roman"/>
          <w:i/>
          <w:iCs/>
          <w:sz w:val="20"/>
          <w:szCs w:val="20"/>
        </w:rPr>
        <w:t xml:space="preserve">. Case </w:t>
      </w:r>
      <w:r w:rsidR="00354DF2" w:rsidRPr="00423D08">
        <w:rPr>
          <w:rFonts w:ascii="Times New Roman" w:hAnsi="Times New Roman" w:cs="Times New Roman"/>
          <w:i/>
          <w:iCs/>
          <w:sz w:val="20"/>
          <w:szCs w:val="20"/>
        </w:rPr>
        <w:t>2</w:t>
      </w:r>
      <w:r w:rsidR="00A37554" w:rsidRPr="00423D08">
        <w:rPr>
          <w:rFonts w:ascii="Times New Roman" w:hAnsi="Times New Roman" w:cs="Times New Roman"/>
          <w:i/>
          <w:iCs/>
          <w:sz w:val="20"/>
          <w:szCs w:val="20"/>
        </w:rPr>
        <w:t>c.</w:t>
      </w:r>
      <w:r w:rsidRPr="00423D08">
        <w:rPr>
          <w:rFonts w:ascii="Times New Roman" w:hAnsi="Times New Roman" w:cs="Times New Roman"/>
          <w:i/>
          <w:iCs/>
          <w:sz w:val="20"/>
          <w:szCs w:val="20"/>
        </w:rPr>
        <w:t xml:space="preserve"> Example of a group that was excluded because discrepancies in additions were </w:t>
      </w:r>
      <w:r w:rsidR="004807A1" w:rsidRPr="00423D08">
        <w:rPr>
          <w:rFonts w:ascii="Times New Roman" w:hAnsi="Times New Roman" w:cs="Times New Roman"/>
          <w:i/>
          <w:iCs/>
          <w:sz w:val="20"/>
          <w:szCs w:val="20"/>
        </w:rPr>
        <w:t>10</w:t>
      </w:r>
      <w:r w:rsidRPr="00423D08">
        <w:rPr>
          <w:rFonts w:ascii="Times New Roman" w:hAnsi="Times New Roman" w:cs="Times New Roman"/>
          <w:i/>
          <w:iCs/>
          <w:sz w:val="20"/>
          <w:szCs w:val="20"/>
        </w:rPr>
        <w:t xml:space="preserve"> units</w:t>
      </w:r>
      <w:r w:rsidR="004807A1" w:rsidRPr="00423D08">
        <w:rPr>
          <w:rFonts w:ascii="Times New Roman" w:hAnsi="Times New Roman" w:cs="Times New Roman"/>
          <w:i/>
          <w:iCs/>
          <w:sz w:val="20"/>
          <w:szCs w:val="20"/>
        </w:rPr>
        <w:t xml:space="preserve"> or more</w:t>
      </w:r>
      <w:r w:rsidRPr="00423D08">
        <w:rPr>
          <w:rFonts w:ascii="Times New Roman" w:hAnsi="Times New Roman" w:cs="Times New Roman"/>
          <w:i/>
          <w:iCs/>
          <w:sz w:val="20"/>
          <w:szCs w:val="20"/>
        </w:rPr>
        <w:t>. In this case corrections were not possible and the total overestimated total plastic litter with unknown interactions</w:t>
      </w:r>
      <w:r w:rsidRPr="008B32FD">
        <w:rPr>
          <w:rFonts w:ascii="Times New Roman" w:hAnsi="Times New Roman" w:cs="Times New Roman"/>
          <w:i/>
          <w:iCs/>
          <w:sz w:val="24"/>
          <w:szCs w:val="24"/>
        </w:rPr>
        <w:t xml:space="preserve">.  </w:t>
      </w:r>
    </w:p>
    <w:p w14:paraId="52B3A60F" w14:textId="444A474B" w:rsidR="00973962" w:rsidRPr="0087333D" w:rsidRDefault="00973962" w:rsidP="00D65787">
      <w:pPr>
        <w:rPr>
          <w:rFonts w:ascii="Times New Roman" w:hAnsi="Times New Roman" w:cs="Times New Roman"/>
          <w:sz w:val="24"/>
          <w:szCs w:val="24"/>
          <w:lang w:val="en-GB"/>
        </w:rPr>
      </w:pPr>
    </w:p>
    <w:p w14:paraId="5FC6CC64" w14:textId="77777777" w:rsidR="004968FE" w:rsidRDefault="004968FE" w:rsidP="00D65787">
      <w:pPr>
        <w:rPr>
          <w:rFonts w:ascii="Times New Roman" w:hAnsi="Times New Roman" w:cs="Times New Roman"/>
          <w:i/>
          <w:iCs/>
          <w:sz w:val="24"/>
          <w:szCs w:val="24"/>
          <w:lang w:val="en-GB"/>
        </w:rPr>
      </w:pPr>
    </w:p>
    <w:p w14:paraId="50F66723" w14:textId="1E44E914" w:rsidR="00973962" w:rsidRPr="0087333D" w:rsidRDefault="000E2C5E" w:rsidP="00D65787">
      <w:pPr>
        <w:rPr>
          <w:rFonts w:ascii="Times New Roman" w:hAnsi="Times New Roman" w:cs="Times New Roman"/>
          <w:i/>
          <w:iCs/>
          <w:sz w:val="24"/>
          <w:szCs w:val="24"/>
          <w:lang w:val="en-GB"/>
        </w:rPr>
      </w:pPr>
      <w:r>
        <w:rPr>
          <w:rFonts w:ascii="Times New Roman" w:hAnsi="Times New Roman" w:cs="Times New Roman"/>
          <w:i/>
          <w:iCs/>
          <w:sz w:val="24"/>
          <w:szCs w:val="24"/>
          <w:lang w:val="en-GB"/>
        </w:rPr>
        <w:t>2.5</w:t>
      </w:r>
      <w:r w:rsidR="00DB6782" w:rsidRPr="0087333D">
        <w:rPr>
          <w:rFonts w:ascii="Times New Roman" w:hAnsi="Times New Roman" w:cs="Times New Roman"/>
          <w:i/>
          <w:iCs/>
          <w:sz w:val="24"/>
          <w:szCs w:val="24"/>
          <w:lang w:val="en-GB"/>
        </w:rPr>
        <w:t>.2.</w:t>
      </w:r>
      <w:r w:rsidR="00456C96" w:rsidRPr="0087333D">
        <w:rPr>
          <w:rFonts w:ascii="Times New Roman" w:hAnsi="Times New Roman" w:cs="Times New Roman"/>
          <w:i/>
          <w:iCs/>
          <w:sz w:val="24"/>
          <w:szCs w:val="24"/>
          <w:lang w:val="en-GB"/>
        </w:rPr>
        <w:t xml:space="preserve"> </w:t>
      </w:r>
      <w:r w:rsidR="00476FAC" w:rsidRPr="0087333D">
        <w:rPr>
          <w:rFonts w:ascii="Times New Roman" w:hAnsi="Times New Roman" w:cs="Times New Roman"/>
          <w:i/>
          <w:iCs/>
          <w:sz w:val="24"/>
          <w:szCs w:val="24"/>
          <w:lang w:val="en-GB"/>
        </w:rPr>
        <w:t>F</w:t>
      </w:r>
      <w:r w:rsidR="00973962" w:rsidRPr="0087333D">
        <w:rPr>
          <w:rFonts w:ascii="Times New Roman" w:hAnsi="Times New Roman" w:cs="Times New Roman"/>
          <w:i/>
          <w:iCs/>
          <w:sz w:val="24"/>
          <w:szCs w:val="24"/>
          <w:lang w:val="en-GB"/>
        </w:rPr>
        <w:t>irst estimation</w:t>
      </w:r>
    </w:p>
    <w:p w14:paraId="58235D80" w14:textId="0961EEC4" w:rsidR="004968FE" w:rsidRPr="0087333D" w:rsidRDefault="00973962" w:rsidP="00D65787">
      <w:pPr>
        <w:rPr>
          <w:rFonts w:ascii="Times New Roman" w:hAnsi="Times New Roman" w:cs="Times New Roman"/>
          <w:sz w:val="24"/>
          <w:szCs w:val="24"/>
          <w:lang w:val="en-GB"/>
        </w:rPr>
      </w:pPr>
      <w:r w:rsidRPr="0087333D">
        <w:rPr>
          <w:rFonts w:ascii="Times New Roman" w:hAnsi="Times New Roman" w:cs="Times New Roman"/>
          <w:sz w:val="24"/>
          <w:szCs w:val="24"/>
          <w:lang w:val="en-GB"/>
        </w:rPr>
        <w:t xml:space="preserve">From the 47 beaches that </w:t>
      </w:r>
      <w:r w:rsidR="004807A1" w:rsidRPr="0087333D">
        <w:rPr>
          <w:rFonts w:ascii="Times New Roman" w:hAnsi="Times New Roman" w:cs="Times New Roman"/>
          <w:sz w:val="24"/>
          <w:szCs w:val="24"/>
          <w:lang w:val="en-GB"/>
        </w:rPr>
        <w:t xml:space="preserve">had records for </w:t>
      </w:r>
      <w:r w:rsidRPr="0087333D">
        <w:rPr>
          <w:rFonts w:ascii="Times New Roman" w:hAnsi="Times New Roman" w:cs="Times New Roman"/>
          <w:sz w:val="24"/>
          <w:szCs w:val="24"/>
          <w:lang w:val="en-GB"/>
        </w:rPr>
        <w:t>the total number of items collected on the beach, the number of items with interactions</w:t>
      </w:r>
      <w:r w:rsidR="00900E23" w:rsidRPr="0087333D">
        <w:rPr>
          <w:rFonts w:ascii="Times New Roman" w:hAnsi="Times New Roman" w:cs="Times New Roman"/>
          <w:sz w:val="24"/>
          <w:szCs w:val="24"/>
          <w:lang w:val="en-GB"/>
        </w:rPr>
        <w:t>,</w:t>
      </w:r>
      <w:r w:rsidRPr="0087333D">
        <w:rPr>
          <w:rFonts w:ascii="Times New Roman" w:hAnsi="Times New Roman" w:cs="Times New Roman"/>
          <w:sz w:val="24"/>
          <w:szCs w:val="24"/>
          <w:lang w:val="en-GB"/>
        </w:rPr>
        <w:t xml:space="preserve"> and the number of items without interactions, 44 beaches advanced to the next step (Table</w:t>
      </w:r>
      <w:r w:rsidR="0033776D" w:rsidRPr="0087333D">
        <w:rPr>
          <w:rFonts w:ascii="Times New Roman" w:hAnsi="Times New Roman" w:cs="Times New Roman"/>
          <w:sz w:val="24"/>
          <w:szCs w:val="24"/>
          <w:lang w:val="en-GB"/>
        </w:rPr>
        <w:t xml:space="preserve"> </w:t>
      </w:r>
      <w:r w:rsidR="002222FA" w:rsidRPr="0087333D">
        <w:rPr>
          <w:rFonts w:ascii="Times New Roman" w:hAnsi="Times New Roman" w:cs="Times New Roman"/>
          <w:sz w:val="24"/>
          <w:szCs w:val="24"/>
          <w:lang w:val="en-GB"/>
        </w:rPr>
        <w:t>1</w:t>
      </w:r>
      <w:r w:rsidRPr="0087333D">
        <w:rPr>
          <w:rFonts w:ascii="Times New Roman" w:hAnsi="Times New Roman" w:cs="Times New Roman"/>
          <w:sz w:val="24"/>
          <w:szCs w:val="24"/>
          <w:lang w:val="en-GB"/>
        </w:rPr>
        <w:t>)</w:t>
      </w:r>
      <w:r w:rsidR="00434A32">
        <w:rPr>
          <w:rFonts w:ascii="Times New Roman" w:hAnsi="Times New Roman" w:cs="Times New Roman"/>
          <w:sz w:val="24"/>
          <w:szCs w:val="24"/>
          <w:lang w:val="en-GB"/>
        </w:rPr>
        <w:t>.</w:t>
      </w:r>
      <w:r w:rsidRPr="0087333D">
        <w:rPr>
          <w:rFonts w:ascii="Times New Roman" w:hAnsi="Times New Roman" w:cs="Times New Roman"/>
          <w:sz w:val="24"/>
          <w:szCs w:val="24"/>
          <w:lang w:val="en-GB"/>
        </w:rPr>
        <w:t xml:space="preserve"> </w:t>
      </w:r>
      <w:r w:rsidR="003F7F14">
        <w:rPr>
          <w:rFonts w:ascii="Times New Roman" w:hAnsi="Times New Roman" w:cs="Times New Roman"/>
          <w:sz w:val="24"/>
          <w:szCs w:val="24"/>
          <w:lang w:val="en-GB"/>
        </w:rPr>
        <w:t>Three</w:t>
      </w:r>
      <w:r w:rsidRPr="0087333D">
        <w:rPr>
          <w:rFonts w:ascii="Times New Roman" w:hAnsi="Times New Roman" w:cs="Times New Roman"/>
          <w:sz w:val="24"/>
          <w:szCs w:val="24"/>
          <w:lang w:val="en-GB"/>
        </w:rPr>
        <w:t xml:space="preserve"> beaches had to be excluded because they </w:t>
      </w:r>
      <w:r w:rsidR="00AA3F0F" w:rsidRPr="0087333D">
        <w:rPr>
          <w:rFonts w:ascii="Times New Roman" w:hAnsi="Times New Roman" w:cs="Times New Roman"/>
          <w:sz w:val="24"/>
          <w:szCs w:val="24"/>
          <w:lang w:val="en-GB"/>
        </w:rPr>
        <w:t>did</w:t>
      </w:r>
      <w:r w:rsidRPr="0087333D">
        <w:rPr>
          <w:rFonts w:ascii="Times New Roman" w:hAnsi="Times New Roman" w:cs="Times New Roman"/>
          <w:sz w:val="24"/>
          <w:szCs w:val="24"/>
          <w:lang w:val="en-GB"/>
        </w:rPr>
        <w:t xml:space="preserve"> not </w:t>
      </w:r>
      <w:r w:rsidR="00AA3F0F" w:rsidRPr="0087333D">
        <w:rPr>
          <w:rFonts w:ascii="Times New Roman" w:hAnsi="Times New Roman" w:cs="Times New Roman"/>
          <w:sz w:val="24"/>
          <w:szCs w:val="24"/>
          <w:lang w:val="en-GB"/>
        </w:rPr>
        <w:t xml:space="preserve">have </w:t>
      </w:r>
      <w:r w:rsidRPr="0087333D">
        <w:rPr>
          <w:rFonts w:ascii="Times New Roman" w:hAnsi="Times New Roman" w:cs="Times New Roman"/>
          <w:sz w:val="24"/>
          <w:szCs w:val="24"/>
          <w:lang w:val="en-GB"/>
        </w:rPr>
        <w:t xml:space="preserve">at least one group with </w:t>
      </w:r>
      <w:r w:rsidR="00B6294A" w:rsidRPr="0087333D">
        <w:rPr>
          <w:rFonts w:ascii="Times New Roman" w:hAnsi="Times New Roman" w:cs="Times New Roman"/>
          <w:sz w:val="24"/>
          <w:szCs w:val="24"/>
          <w:lang w:val="en-GB"/>
        </w:rPr>
        <w:t xml:space="preserve">accepted </w:t>
      </w:r>
      <w:r w:rsidRPr="0087333D">
        <w:rPr>
          <w:rFonts w:ascii="Times New Roman" w:hAnsi="Times New Roman" w:cs="Times New Roman"/>
          <w:sz w:val="24"/>
          <w:szCs w:val="24"/>
          <w:lang w:val="en-GB"/>
        </w:rPr>
        <w:t xml:space="preserve">data. </w:t>
      </w:r>
      <w:r w:rsidR="0000207C" w:rsidRPr="0087333D">
        <w:rPr>
          <w:rFonts w:ascii="Times New Roman" w:hAnsi="Times New Roman" w:cs="Times New Roman"/>
          <w:sz w:val="24"/>
          <w:szCs w:val="24"/>
          <w:lang w:val="en-GB"/>
        </w:rPr>
        <w:t xml:space="preserve">From the 44 beaches </w:t>
      </w:r>
      <w:r w:rsidR="008C2E10" w:rsidRPr="0087333D">
        <w:rPr>
          <w:rFonts w:ascii="Times New Roman" w:hAnsi="Times New Roman" w:cs="Times New Roman"/>
          <w:sz w:val="24"/>
          <w:szCs w:val="24"/>
          <w:lang w:val="en-GB"/>
        </w:rPr>
        <w:t xml:space="preserve">with available data, 22 groups were </w:t>
      </w:r>
      <w:r w:rsidRPr="0087333D">
        <w:rPr>
          <w:rFonts w:ascii="Times New Roman" w:hAnsi="Times New Roman" w:cs="Times New Roman"/>
          <w:sz w:val="24"/>
          <w:szCs w:val="24"/>
          <w:lang w:val="en-GB"/>
        </w:rPr>
        <w:t>excluded because calculation mistakes could not be corrected</w:t>
      </w:r>
      <w:r w:rsidR="00AE123B" w:rsidRPr="0087333D">
        <w:rPr>
          <w:rFonts w:ascii="Times New Roman" w:hAnsi="Times New Roman" w:cs="Times New Roman"/>
          <w:sz w:val="24"/>
          <w:szCs w:val="24"/>
          <w:lang w:val="en-GB"/>
        </w:rPr>
        <w:t xml:space="preserve"> (</w:t>
      </w:r>
      <w:r w:rsidR="00E9564A" w:rsidRPr="0087333D">
        <w:rPr>
          <w:rFonts w:ascii="Times New Roman" w:hAnsi="Times New Roman" w:cs="Times New Roman"/>
          <w:sz w:val="24"/>
          <w:szCs w:val="24"/>
          <w:lang w:val="en-GB"/>
        </w:rPr>
        <w:t xml:space="preserve">discrepancies in calculations </w:t>
      </w:r>
      <w:r w:rsidR="00D52586" w:rsidRPr="0087333D">
        <w:rPr>
          <w:rFonts w:ascii="Times New Roman" w:hAnsi="Times New Roman" w:cs="Times New Roman"/>
          <w:sz w:val="24"/>
          <w:szCs w:val="24"/>
          <w:lang w:val="en-GB"/>
        </w:rPr>
        <w:t>were ≥</w:t>
      </w:r>
      <w:r w:rsidR="00CA34F6" w:rsidRPr="0087333D">
        <w:rPr>
          <w:rFonts w:ascii="Times New Roman" w:hAnsi="Times New Roman" w:cs="Times New Roman"/>
          <w:sz w:val="24"/>
          <w:szCs w:val="24"/>
          <w:lang w:val="en-GB"/>
        </w:rPr>
        <w:t xml:space="preserve"> </w:t>
      </w:r>
      <w:r w:rsidR="00E9564A" w:rsidRPr="0087333D">
        <w:rPr>
          <w:rFonts w:ascii="Times New Roman" w:hAnsi="Times New Roman" w:cs="Times New Roman"/>
          <w:sz w:val="24"/>
          <w:szCs w:val="24"/>
          <w:lang w:val="en-GB"/>
        </w:rPr>
        <w:t>1</w:t>
      </w:r>
      <w:r w:rsidR="00AE123B" w:rsidRPr="0087333D">
        <w:rPr>
          <w:rFonts w:ascii="Times New Roman" w:hAnsi="Times New Roman" w:cs="Times New Roman"/>
          <w:sz w:val="24"/>
          <w:szCs w:val="24"/>
          <w:lang w:val="en-GB"/>
        </w:rPr>
        <w:t>0 units)</w:t>
      </w:r>
      <w:r w:rsidR="00E9564A" w:rsidRPr="0087333D">
        <w:rPr>
          <w:rFonts w:ascii="Times New Roman" w:hAnsi="Times New Roman" w:cs="Times New Roman"/>
          <w:sz w:val="24"/>
          <w:szCs w:val="24"/>
          <w:lang w:val="en-GB"/>
        </w:rPr>
        <w:t xml:space="preserve">, </w:t>
      </w:r>
      <w:r w:rsidR="00CE38A2" w:rsidRPr="0087333D">
        <w:rPr>
          <w:rFonts w:ascii="Times New Roman" w:hAnsi="Times New Roman" w:cs="Times New Roman"/>
          <w:sz w:val="24"/>
          <w:szCs w:val="24"/>
          <w:lang w:val="en-GB"/>
        </w:rPr>
        <w:t xml:space="preserve">or they did not report the minimum information necessary for data </w:t>
      </w:r>
      <w:r w:rsidR="009F2358">
        <w:rPr>
          <w:rFonts w:ascii="Times New Roman" w:hAnsi="Times New Roman" w:cs="Times New Roman"/>
          <w:sz w:val="24"/>
          <w:szCs w:val="24"/>
          <w:lang w:val="en-GB"/>
        </w:rPr>
        <w:t>quality assurance</w:t>
      </w:r>
      <w:r w:rsidRPr="0087333D">
        <w:rPr>
          <w:rFonts w:ascii="Times New Roman" w:hAnsi="Times New Roman" w:cs="Times New Roman"/>
          <w:sz w:val="24"/>
          <w:szCs w:val="24"/>
          <w:lang w:val="en-GB"/>
        </w:rPr>
        <w:t>.</w:t>
      </w:r>
      <w:r w:rsidR="00A24C3C" w:rsidRPr="0087333D">
        <w:rPr>
          <w:rFonts w:ascii="Times New Roman" w:hAnsi="Times New Roman" w:cs="Times New Roman"/>
          <w:sz w:val="24"/>
          <w:szCs w:val="24"/>
          <w:lang w:val="en-GB"/>
        </w:rPr>
        <w:t xml:space="preserve"> </w:t>
      </w:r>
    </w:p>
    <w:p w14:paraId="34336C19" w14:textId="3F0DE66A" w:rsidR="002222FA" w:rsidRPr="00423D08" w:rsidRDefault="002222FA" w:rsidP="005E6E83">
      <w:pPr>
        <w:spacing w:line="240" w:lineRule="auto"/>
        <w:rPr>
          <w:rFonts w:ascii="Times New Roman" w:hAnsi="Times New Roman" w:cs="Times New Roman"/>
          <w:i/>
          <w:iCs/>
          <w:sz w:val="20"/>
          <w:szCs w:val="20"/>
        </w:rPr>
      </w:pPr>
      <w:r w:rsidRPr="00423D08">
        <w:rPr>
          <w:rFonts w:ascii="Times New Roman" w:hAnsi="Times New Roman" w:cs="Times New Roman"/>
          <w:i/>
          <w:iCs/>
          <w:sz w:val="20"/>
          <w:szCs w:val="20"/>
        </w:rPr>
        <w:t xml:space="preserve">Table </w:t>
      </w:r>
      <w:r w:rsidRPr="00423D08">
        <w:rPr>
          <w:rFonts w:ascii="Times New Roman" w:hAnsi="Times New Roman" w:cs="Times New Roman"/>
          <w:i/>
          <w:iCs/>
          <w:sz w:val="20"/>
          <w:szCs w:val="20"/>
        </w:rPr>
        <w:fldChar w:fldCharType="begin"/>
      </w:r>
      <w:r w:rsidRPr="00423D08">
        <w:rPr>
          <w:rFonts w:ascii="Times New Roman" w:hAnsi="Times New Roman" w:cs="Times New Roman"/>
          <w:i/>
          <w:iCs/>
          <w:sz w:val="20"/>
          <w:szCs w:val="20"/>
        </w:rPr>
        <w:instrText xml:space="preserve"> SEQ Table \* ARABIC </w:instrText>
      </w:r>
      <w:r w:rsidRPr="00423D08">
        <w:rPr>
          <w:rFonts w:ascii="Times New Roman" w:hAnsi="Times New Roman" w:cs="Times New Roman"/>
          <w:i/>
          <w:iCs/>
          <w:sz w:val="20"/>
          <w:szCs w:val="20"/>
        </w:rPr>
        <w:fldChar w:fldCharType="separate"/>
      </w:r>
      <w:r w:rsidR="00AA4DC8" w:rsidRPr="00423D08">
        <w:rPr>
          <w:rFonts w:ascii="Times New Roman" w:hAnsi="Times New Roman" w:cs="Times New Roman"/>
          <w:i/>
          <w:iCs/>
          <w:noProof/>
          <w:sz w:val="20"/>
          <w:szCs w:val="20"/>
        </w:rPr>
        <w:t>1</w:t>
      </w:r>
      <w:r w:rsidRPr="00423D08">
        <w:rPr>
          <w:rFonts w:ascii="Times New Roman" w:hAnsi="Times New Roman" w:cs="Times New Roman"/>
          <w:i/>
          <w:iCs/>
          <w:sz w:val="20"/>
          <w:szCs w:val="20"/>
        </w:rPr>
        <w:fldChar w:fldCharType="end"/>
      </w:r>
      <w:r w:rsidR="007803E8" w:rsidRPr="00423D08">
        <w:rPr>
          <w:rFonts w:ascii="Times New Roman" w:hAnsi="Times New Roman" w:cs="Times New Roman"/>
          <w:i/>
          <w:iCs/>
          <w:sz w:val="20"/>
          <w:szCs w:val="20"/>
        </w:rPr>
        <w:t>.</w:t>
      </w:r>
      <w:r w:rsidRPr="00423D08">
        <w:rPr>
          <w:rFonts w:ascii="Times New Roman" w:hAnsi="Times New Roman" w:cs="Times New Roman"/>
          <w:i/>
          <w:iCs/>
          <w:sz w:val="20"/>
          <w:szCs w:val="20"/>
        </w:rPr>
        <w:t xml:space="preserve"> Accepted number of sampling sites and groups after </w:t>
      </w:r>
      <w:r w:rsidR="001112A1" w:rsidRPr="00423D08">
        <w:rPr>
          <w:rFonts w:ascii="Times New Roman" w:hAnsi="Times New Roman" w:cs="Times New Roman"/>
          <w:i/>
          <w:iCs/>
          <w:sz w:val="20"/>
          <w:szCs w:val="20"/>
        </w:rPr>
        <w:t>revision of</w:t>
      </w:r>
      <w:r w:rsidRPr="00423D08">
        <w:rPr>
          <w:rFonts w:ascii="Times New Roman" w:hAnsi="Times New Roman" w:cs="Times New Roman"/>
          <w:i/>
          <w:iCs/>
          <w:sz w:val="20"/>
          <w:szCs w:val="20"/>
        </w:rPr>
        <w:t xml:space="preserve"> calculations.</w:t>
      </w:r>
    </w:p>
    <w:tbl>
      <w:tblPr>
        <w:tblStyle w:val="TableGrid"/>
        <w:tblpPr w:leftFromText="141" w:rightFromText="141" w:vertAnchor="text" w:horzAnchor="margin" w:tblpY="58"/>
        <w:tblW w:w="0" w:type="auto"/>
        <w:tblLook w:val="04A0" w:firstRow="1" w:lastRow="0" w:firstColumn="1" w:lastColumn="0" w:noHBand="0" w:noVBand="1"/>
      </w:tblPr>
      <w:tblGrid>
        <w:gridCol w:w="1765"/>
        <w:gridCol w:w="1765"/>
        <w:gridCol w:w="1766"/>
        <w:gridCol w:w="1766"/>
      </w:tblGrid>
      <w:tr w:rsidR="00423D08" w:rsidRPr="00423D08" w14:paraId="3CCF9A1E" w14:textId="77777777" w:rsidTr="00423D08">
        <w:tc>
          <w:tcPr>
            <w:tcW w:w="3530" w:type="dxa"/>
            <w:gridSpan w:val="2"/>
          </w:tcPr>
          <w:p w14:paraId="52387DEF" w14:textId="77777777" w:rsidR="00423D08" w:rsidRPr="00423D08" w:rsidRDefault="00423D08" w:rsidP="00423D08">
            <w:pPr>
              <w:rPr>
                <w:rFonts w:ascii="Times New Roman" w:hAnsi="Times New Roman" w:cs="Times New Roman"/>
                <w:sz w:val="20"/>
                <w:szCs w:val="20"/>
                <w:lang w:val="en-GB"/>
              </w:rPr>
            </w:pPr>
            <w:r w:rsidRPr="00423D08">
              <w:rPr>
                <w:rFonts w:ascii="Times New Roman" w:hAnsi="Times New Roman" w:cs="Times New Roman"/>
                <w:sz w:val="20"/>
                <w:szCs w:val="20"/>
                <w:lang w:val="en-GB"/>
              </w:rPr>
              <w:t>Original data (G.6)</w:t>
            </w:r>
          </w:p>
        </w:tc>
        <w:tc>
          <w:tcPr>
            <w:tcW w:w="3532" w:type="dxa"/>
            <w:gridSpan w:val="2"/>
          </w:tcPr>
          <w:p w14:paraId="5C4421C0" w14:textId="77777777" w:rsidR="00423D08" w:rsidRPr="00423D08" w:rsidRDefault="00423D08" w:rsidP="00423D08">
            <w:pPr>
              <w:rPr>
                <w:rFonts w:ascii="Times New Roman" w:hAnsi="Times New Roman" w:cs="Times New Roman"/>
                <w:sz w:val="20"/>
                <w:szCs w:val="20"/>
                <w:lang w:val="en-GB"/>
              </w:rPr>
            </w:pPr>
            <w:r w:rsidRPr="00423D08">
              <w:rPr>
                <w:rFonts w:ascii="Times New Roman" w:hAnsi="Times New Roman" w:cs="Times New Roman"/>
                <w:sz w:val="20"/>
                <w:szCs w:val="20"/>
                <w:lang w:val="en-GB"/>
              </w:rPr>
              <w:t>Accepted/corrected data (G.6)</w:t>
            </w:r>
          </w:p>
        </w:tc>
      </w:tr>
      <w:tr w:rsidR="00423D08" w:rsidRPr="008B32FD" w14:paraId="110510D5" w14:textId="77777777" w:rsidTr="00423D08">
        <w:tc>
          <w:tcPr>
            <w:tcW w:w="1765" w:type="dxa"/>
          </w:tcPr>
          <w:p w14:paraId="035842CD" w14:textId="77777777" w:rsidR="00423D08" w:rsidRPr="00423D08" w:rsidRDefault="00423D08" w:rsidP="00423D08">
            <w:pPr>
              <w:rPr>
                <w:rFonts w:ascii="Times New Roman" w:hAnsi="Times New Roman" w:cs="Times New Roman"/>
                <w:sz w:val="20"/>
                <w:szCs w:val="20"/>
                <w:lang w:val="en-GB"/>
              </w:rPr>
            </w:pPr>
            <w:r w:rsidRPr="00423D08">
              <w:rPr>
                <w:rFonts w:ascii="Times New Roman" w:hAnsi="Times New Roman" w:cs="Times New Roman"/>
                <w:sz w:val="20"/>
                <w:szCs w:val="20"/>
                <w:lang w:val="en-GB"/>
              </w:rPr>
              <w:t>N beaches</w:t>
            </w:r>
          </w:p>
        </w:tc>
        <w:tc>
          <w:tcPr>
            <w:tcW w:w="1765" w:type="dxa"/>
          </w:tcPr>
          <w:p w14:paraId="6C07540A" w14:textId="77777777" w:rsidR="00423D08" w:rsidRPr="00423D08" w:rsidRDefault="00423D08" w:rsidP="00423D08">
            <w:pPr>
              <w:rPr>
                <w:rFonts w:ascii="Times New Roman" w:hAnsi="Times New Roman" w:cs="Times New Roman"/>
                <w:sz w:val="20"/>
                <w:szCs w:val="20"/>
                <w:lang w:val="en-GB"/>
              </w:rPr>
            </w:pPr>
            <w:r w:rsidRPr="00423D08">
              <w:rPr>
                <w:rFonts w:ascii="Times New Roman" w:hAnsi="Times New Roman" w:cs="Times New Roman"/>
                <w:sz w:val="20"/>
                <w:szCs w:val="20"/>
                <w:lang w:val="en-GB"/>
              </w:rPr>
              <w:t>N groups</w:t>
            </w:r>
          </w:p>
        </w:tc>
        <w:tc>
          <w:tcPr>
            <w:tcW w:w="1766" w:type="dxa"/>
          </w:tcPr>
          <w:p w14:paraId="702FEBDB" w14:textId="77777777" w:rsidR="00423D08" w:rsidRPr="00423D08" w:rsidRDefault="00423D08" w:rsidP="00423D08">
            <w:pPr>
              <w:rPr>
                <w:rFonts w:ascii="Times New Roman" w:hAnsi="Times New Roman" w:cs="Times New Roman"/>
                <w:sz w:val="20"/>
                <w:szCs w:val="20"/>
                <w:lang w:val="en-GB"/>
              </w:rPr>
            </w:pPr>
            <w:r w:rsidRPr="00423D08">
              <w:rPr>
                <w:rFonts w:ascii="Times New Roman" w:hAnsi="Times New Roman" w:cs="Times New Roman"/>
                <w:sz w:val="20"/>
                <w:szCs w:val="20"/>
                <w:lang w:val="en-GB"/>
              </w:rPr>
              <w:t>N beaches</w:t>
            </w:r>
          </w:p>
        </w:tc>
        <w:tc>
          <w:tcPr>
            <w:tcW w:w="1766" w:type="dxa"/>
          </w:tcPr>
          <w:p w14:paraId="797823DF" w14:textId="77777777" w:rsidR="00423D08" w:rsidRPr="00423D08" w:rsidRDefault="00423D08" w:rsidP="00423D08">
            <w:pPr>
              <w:rPr>
                <w:rFonts w:ascii="Times New Roman" w:hAnsi="Times New Roman" w:cs="Times New Roman"/>
                <w:sz w:val="20"/>
                <w:szCs w:val="20"/>
                <w:lang w:val="en-GB"/>
              </w:rPr>
            </w:pPr>
            <w:r w:rsidRPr="00423D08">
              <w:rPr>
                <w:rFonts w:ascii="Times New Roman" w:hAnsi="Times New Roman" w:cs="Times New Roman"/>
                <w:sz w:val="20"/>
                <w:szCs w:val="20"/>
                <w:lang w:val="en-GB"/>
              </w:rPr>
              <w:t>N groups</w:t>
            </w:r>
          </w:p>
        </w:tc>
      </w:tr>
      <w:tr w:rsidR="00423D08" w:rsidRPr="008B32FD" w14:paraId="06933B00" w14:textId="77777777" w:rsidTr="00423D08">
        <w:tc>
          <w:tcPr>
            <w:tcW w:w="1765" w:type="dxa"/>
          </w:tcPr>
          <w:p w14:paraId="0A6387BC" w14:textId="77777777" w:rsidR="00423D08" w:rsidRPr="00423D08" w:rsidRDefault="00423D08" w:rsidP="00423D08">
            <w:pPr>
              <w:rPr>
                <w:rFonts w:ascii="Times New Roman" w:hAnsi="Times New Roman" w:cs="Times New Roman"/>
                <w:sz w:val="20"/>
                <w:szCs w:val="20"/>
                <w:lang w:val="en-GB"/>
              </w:rPr>
            </w:pPr>
            <w:r w:rsidRPr="00423D08">
              <w:rPr>
                <w:rFonts w:ascii="Times New Roman" w:hAnsi="Times New Roman" w:cs="Times New Roman"/>
                <w:sz w:val="20"/>
                <w:szCs w:val="20"/>
                <w:lang w:val="en-GB"/>
              </w:rPr>
              <w:t>47</w:t>
            </w:r>
          </w:p>
        </w:tc>
        <w:tc>
          <w:tcPr>
            <w:tcW w:w="1765" w:type="dxa"/>
          </w:tcPr>
          <w:p w14:paraId="275AEE4C" w14:textId="77777777" w:rsidR="00423D08" w:rsidRPr="00423D08" w:rsidRDefault="00423D08" w:rsidP="00423D08">
            <w:pPr>
              <w:rPr>
                <w:rFonts w:ascii="Times New Roman" w:hAnsi="Times New Roman" w:cs="Times New Roman"/>
                <w:sz w:val="20"/>
                <w:szCs w:val="20"/>
                <w:lang w:val="en-GB"/>
              </w:rPr>
            </w:pPr>
            <w:r w:rsidRPr="00423D08">
              <w:rPr>
                <w:rFonts w:ascii="Times New Roman" w:hAnsi="Times New Roman" w:cs="Times New Roman"/>
                <w:sz w:val="20"/>
                <w:szCs w:val="20"/>
                <w:lang w:val="en-GB"/>
              </w:rPr>
              <w:t>163</w:t>
            </w:r>
          </w:p>
        </w:tc>
        <w:tc>
          <w:tcPr>
            <w:tcW w:w="1766" w:type="dxa"/>
          </w:tcPr>
          <w:p w14:paraId="66749985" w14:textId="77777777" w:rsidR="00423D08" w:rsidRPr="00423D08" w:rsidRDefault="00423D08" w:rsidP="00423D08">
            <w:pPr>
              <w:rPr>
                <w:rFonts w:ascii="Times New Roman" w:hAnsi="Times New Roman" w:cs="Times New Roman"/>
                <w:sz w:val="20"/>
                <w:szCs w:val="20"/>
                <w:lang w:val="en-GB"/>
              </w:rPr>
            </w:pPr>
            <w:r w:rsidRPr="00423D08">
              <w:rPr>
                <w:rFonts w:ascii="Times New Roman" w:hAnsi="Times New Roman" w:cs="Times New Roman"/>
                <w:sz w:val="20"/>
                <w:szCs w:val="20"/>
                <w:lang w:val="en-GB"/>
              </w:rPr>
              <w:t>44</w:t>
            </w:r>
          </w:p>
        </w:tc>
        <w:tc>
          <w:tcPr>
            <w:tcW w:w="1766" w:type="dxa"/>
          </w:tcPr>
          <w:p w14:paraId="22328133" w14:textId="77777777" w:rsidR="00423D08" w:rsidRPr="00423D08" w:rsidRDefault="00423D08" w:rsidP="00423D08">
            <w:pPr>
              <w:rPr>
                <w:rFonts w:ascii="Times New Roman" w:hAnsi="Times New Roman" w:cs="Times New Roman"/>
                <w:sz w:val="20"/>
                <w:szCs w:val="20"/>
                <w:lang w:val="en-GB"/>
              </w:rPr>
            </w:pPr>
            <w:r w:rsidRPr="00423D08">
              <w:rPr>
                <w:rFonts w:ascii="Times New Roman" w:hAnsi="Times New Roman" w:cs="Times New Roman"/>
                <w:sz w:val="20"/>
                <w:szCs w:val="20"/>
                <w:lang w:val="en-GB"/>
              </w:rPr>
              <w:t>141</w:t>
            </w:r>
          </w:p>
        </w:tc>
      </w:tr>
    </w:tbl>
    <w:p w14:paraId="1DF5F066" w14:textId="77777777" w:rsidR="002222FA" w:rsidRPr="00B176CC" w:rsidRDefault="002222FA" w:rsidP="00D65787">
      <w:pPr>
        <w:rPr>
          <w:rFonts w:ascii="Times New Roman" w:hAnsi="Times New Roman" w:cs="Times New Roman"/>
          <w:sz w:val="20"/>
          <w:szCs w:val="20"/>
          <w:lang w:val="en-GB"/>
        </w:rPr>
      </w:pPr>
    </w:p>
    <w:p w14:paraId="305480C4" w14:textId="77777777" w:rsidR="00FA512C" w:rsidRPr="0087333D" w:rsidRDefault="00FA512C" w:rsidP="00D65787">
      <w:pPr>
        <w:rPr>
          <w:rFonts w:ascii="Times New Roman" w:hAnsi="Times New Roman" w:cs="Times New Roman"/>
          <w:i/>
          <w:iCs/>
          <w:color w:val="44546A" w:themeColor="text2"/>
          <w:sz w:val="24"/>
          <w:szCs w:val="24"/>
          <w:lang w:val="en-GB"/>
        </w:rPr>
      </w:pPr>
    </w:p>
    <w:p w14:paraId="2C85DD64" w14:textId="77777777" w:rsidR="00FA512C" w:rsidRDefault="00FA512C" w:rsidP="00D65787">
      <w:pPr>
        <w:rPr>
          <w:rFonts w:ascii="Times New Roman" w:hAnsi="Times New Roman" w:cs="Times New Roman"/>
          <w:i/>
          <w:iCs/>
          <w:color w:val="44546A" w:themeColor="text2"/>
          <w:sz w:val="24"/>
          <w:szCs w:val="24"/>
          <w:lang w:val="en-GB"/>
        </w:rPr>
      </w:pPr>
    </w:p>
    <w:p w14:paraId="689C10D0" w14:textId="3E5B0187" w:rsidR="004968FE" w:rsidRPr="00846B75" w:rsidRDefault="00846B75" w:rsidP="00D65787">
      <w:pPr>
        <w:rPr>
          <w:rFonts w:ascii="Times New Roman" w:hAnsi="Times New Roman" w:cs="Times New Roman"/>
          <w:iCs/>
          <w:color w:val="44546A" w:themeColor="text2"/>
          <w:sz w:val="24"/>
          <w:szCs w:val="24"/>
          <w:lang w:val="en-GB"/>
        </w:rPr>
      </w:pPr>
      <w:r w:rsidRPr="004D4604">
        <w:rPr>
          <w:rFonts w:ascii="Times New Roman" w:hAnsi="Times New Roman" w:cs="Times New Roman"/>
          <w:iCs/>
          <w:sz w:val="24"/>
          <w:szCs w:val="24"/>
        </w:rPr>
        <w:lastRenderedPageBreak/>
        <w:t xml:space="preserve">As a result of the revision and correction of all calculations, we obtained the percentage of items with interactions based on guide </w:t>
      </w:r>
      <w:commentRangeStart w:id="2"/>
      <w:r w:rsidRPr="004D4604">
        <w:rPr>
          <w:rFonts w:ascii="Times New Roman" w:hAnsi="Times New Roman" w:cs="Times New Roman"/>
          <w:iCs/>
          <w:sz w:val="24"/>
          <w:szCs w:val="24"/>
        </w:rPr>
        <w:t xml:space="preserve">6 from 44 beaches </w:t>
      </w:r>
      <w:commentRangeEnd w:id="2"/>
      <w:r w:rsidR="00221105">
        <w:rPr>
          <w:rStyle w:val="CommentReference"/>
        </w:rPr>
        <w:commentReference w:id="2"/>
      </w:r>
      <w:r w:rsidRPr="004D4604">
        <w:rPr>
          <w:rFonts w:ascii="Times New Roman" w:hAnsi="Times New Roman" w:cs="Times New Roman"/>
          <w:iCs/>
          <w:sz w:val="24"/>
          <w:szCs w:val="24"/>
        </w:rPr>
        <w:t>(Table 2).</w:t>
      </w:r>
    </w:p>
    <w:p w14:paraId="36783404" w14:textId="0D117DF8" w:rsidR="00FB5A23" w:rsidRPr="008B32FD" w:rsidRDefault="002B541E" w:rsidP="008B32FD">
      <w:pPr>
        <w:spacing w:line="240" w:lineRule="auto"/>
        <w:rPr>
          <w:rFonts w:ascii="Times New Roman" w:hAnsi="Times New Roman" w:cs="Times New Roman"/>
          <w:i/>
          <w:iCs/>
          <w:sz w:val="24"/>
          <w:szCs w:val="24"/>
        </w:rPr>
      </w:pPr>
      <w:r w:rsidRPr="005E6E83">
        <w:rPr>
          <w:rFonts w:ascii="Times New Roman" w:hAnsi="Times New Roman" w:cs="Times New Roman"/>
          <w:i/>
          <w:iCs/>
          <w:sz w:val="20"/>
          <w:szCs w:val="20"/>
        </w:rPr>
        <w:t xml:space="preserve">Table </w:t>
      </w:r>
      <w:r w:rsidR="00072373" w:rsidRPr="005E6E83">
        <w:rPr>
          <w:rFonts w:ascii="Times New Roman" w:hAnsi="Times New Roman" w:cs="Times New Roman"/>
          <w:i/>
          <w:iCs/>
          <w:sz w:val="20"/>
          <w:szCs w:val="20"/>
        </w:rPr>
        <w:t>2</w:t>
      </w:r>
      <w:r w:rsidR="007803E8" w:rsidRPr="005E6E83">
        <w:rPr>
          <w:rFonts w:ascii="Times New Roman" w:hAnsi="Times New Roman" w:cs="Times New Roman"/>
          <w:i/>
          <w:iCs/>
          <w:sz w:val="20"/>
          <w:szCs w:val="20"/>
        </w:rPr>
        <w:t>.</w:t>
      </w:r>
      <w:r w:rsidRPr="005E6E83">
        <w:rPr>
          <w:rFonts w:ascii="Times New Roman" w:hAnsi="Times New Roman" w:cs="Times New Roman"/>
          <w:i/>
          <w:iCs/>
          <w:sz w:val="20"/>
          <w:szCs w:val="20"/>
        </w:rPr>
        <w:t xml:space="preserve"> </w:t>
      </w:r>
      <w:r w:rsidR="00846B75">
        <w:rPr>
          <w:rFonts w:ascii="Times New Roman" w:hAnsi="Times New Roman" w:cs="Times New Roman"/>
          <w:i/>
          <w:iCs/>
          <w:sz w:val="20"/>
          <w:szCs w:val="20"/>
        </w:rPr>
        <w:t>P</w:t>
      </w:r>
      <w:r w:rsidR="00553123" w:rsidRPr="005E6E83">
        <w:rPr>
          <w:rFonts w:ascii="Times New Roman" w:hAnsi="Times New Roman" w:cs="Times New Roman"/>
          <w:i/>
          <w:iCs/>
          <w:sz w:val="20"/>
          <w:szCs w:val="20"/>
        </w:rPr>
        <w:t>ercentage</w:t>
      </w:r>
      <w:r w:rsidR="00A72193" w:rsidRPr="005E6E83">
        <w:rPr>
          <w:rFonts w:ascii="Times New Roman" w:hAnsi="Times New Roman" w:cs="Times New Roman"/>
          <w:i/>
          <w:iCs/>
          <w:sz w:val="20"/>
          <w:szCs w:val="20"/>
        </w:rPr>
        <w:t xml:space="preserve"> </w:t>
      </w:r>
      <w:r w:rsidR="00D128E7" w:rsidRPr="005E6E83">
        <w:rPr>
          <w:rFonts w:ascii="Times New Roman" w:hAnsi="Times New Roman" w:cs="Times New Roman"/>
          <w:i/>
          <w:iCs/>
          <w:sz w:val="20"/>
          <w:szCs w:val="20"/>
        </w:rPr>
        <w:t xml:space="preserve">of </w:t>
      </w:r>
      <w:r w:rsidR="00A72193" w:rsidRPr="005E6E83">
        <w:rPr>
          <w:rFonts w:ascii="Times New Roman" w:hAnsi="Times New Roman" w:cs="Times New Roman"/>
          <w:i/>
          <w:iCs/>
          <w:sz w:val="20"/>
          <w:szCs w:val="20"/>
        </w:rPr>
        <w:t>items with interactions based on guide 6 (n = 44 beaches</w:t>
      </w:r>
      <w:r w:rsidR="00A72193" w:rsidRPr="004D4604">
        <w:rPr>
          <w:rFonts w:ascii="Times New Roman" w:hAnsi="Times New Roman" w:cs="Times New Roman"/>
          <w:i/>
          <w:iCs/>
          <w:sz w:val="20"/>
          <w:szCs w:val="20"/>
        </w:rPr>
        <w:t>)</w:t>
      </w:r>
      <w:r w:rsidR="00846B75" w:rsidRPr="004D4604">
        <w:rPr>
          <w:rFonts w:ascii="Times New Roman" w:hAnsi="Times New Roman" w:cs="Times New Roman"/>
          <w:i/>
          <w:iCs/>
          <w:sz w:val="20"/>
          <w:szCs w:val="20"/>
        </w:rPr>
        <w:t xml:space="preserve"> and the </w:t>
      </w:r>
      <w:r w:rsidR="00DD7A68">
        <w:rPr>
          <w:rFonts w:ascii="Times New Roman" w:hAnsi="Times New Roman" w:cs="Times New Roman"/>
          <w:i/>
          <w:iCs/>
          <w:sz w:val="20"/>
          <w:szCs w:val="20"/>
        </w:rPr>
        <w:t>data quality assurance</w:t>
      </w:r>
      <w:r w:rsidR="00DD7A68" w:rsidRPr="004D4604">
        <w:rPr>
          <w:rFonts w:ascii="Times New Roman" w:hAnsi="Times New Roman" w:cs="Times New Roman"/>
          <w:i/>
          <w:iCs/>
          <w:sz w:val="20"/>
          <w:szCs w:val="20"/>
        </w:rPr>
        <w:t xml:space="preserve"> </w:t>
      </w:r>
      <w:r w:rsidR="00846B75" w:rsidRPr="004D4604">
        <w:rPr>
          <w:rFonts w:ascii="Times New Roman" w:hAnsi="Times New Roman" w:cs="Times New Roman"/>
          <w:i/>
          <w:iCs/>
          <w:sz w:val="20"/>
          <w:szCs w:val="20"/>
        </w:rPr>
        <w:t>process in module 1</w:t>
      </w:r>
      <w:r w:rsidR="00A72193" w:rsidRPr="004D4604">
        <w:rPr>
          <w:rFonts w:ascii="Times New Roman" w:hAnsi="Times New Roman" w:cs="Times New Roman"/>
          <w:i/>
          <w:iCs/>
          <w:sz w:val="20"/>
          <w:szCs w:val="20"/>
        </w:rPr>
        <w:t>.</w:t>
      </w:r>
      <w:r w:rsidR="00A72193" w:rsidRPr="005E6E83">
        <w:rPr>
          <w:rFonts w:ascii="Times New Roman" w:hAnsi="Times New Roman" w:cs="Times New Roman"/>
          <w:i/>
          <w:iCs/>
          <w:sz w:val="20"/>
          <w:szCs w:val="20"/>
        </w:rPr>
        <w:t xml:space="preserve"> </w:t>
      </w:r>
      <w:r w:rsidR="00BC0CDC" w:rsidRPr="005E6E83">
        <w:rPr>
          <w:rFonts w:ascii="Times New Roman" w:hAnsi="Times New Roman" w:cs="Times New Roman"/>
          <w:i/>
          <w:iCs/>
          <w:sz w:val="20"/>
          <w:szCs w:val="20"/>
        </w:rPr>
        <w:t>The l</w:t>
      </w:r>
      <w:r w:rsidR="00737251" w:rsidRPr="005E6E83">
        <w:rPr>
          <w:rFonts w:ascii="Times New Roman" w:hAnsi="Times New Roman" w:cs="Times New Roman"/>
          <w:i/>
          <w:iCs/>
          <w:sz w:val="20"/>
          <w:szCs w:val="20"/>
        </w:rPr>
        <w:t xml:space="preserve">ast 4 rows </w:t>
      </w:r>
      <w:r w:rsidR="00A745AE" w:rsidRPr="005E6E83">
        <w:rPr>
          <w:rFonts w:ascii="Times New Roman" w:hAnsi="Times New Roman" w:cs="Times New Roman"/>
          <w:i/>
          <w:iCs/>
          <w:sz w:val="20"/>
          <w:szCs w:val="20"/>
        </w:rPr>
        <w:t>(light grey</w:t>
      </w:r>
      <w:r w:rsidR="00AA3F0F" w:rsidRPr="005E6E83">
        <w:rPr>
          <w:rFonts w:ascii="Times New Roman" w:hAnsi="Times New Roman" w:cs="Times New Roman"/>
          <w:i/>
          <w:iCs/>
          <w:sz w:val="20"/>
          <w:szCs w:val="20"/>
        </w:rPr>
        <w:t xml:space="preserve"> shading</w:t>
      </w:r>
      <w:r w:rsidR="00A745AE" w:rsidRPr="005E6E83">
        <w:rPr>
          <w:rFonts w:ascii="Times New Roman" w:hAnsi="Times New Roman" w:cs="Times New Roman"/>
          <w:i/>
          <w:iCs/>
          <w:sz w:val="20"/>
          <w:szCs w:val="20"/>
        </w:rPr>
        <w:t xml:space="preserve">) </w:t>
      </w:r>
      <w:r w:rsidR="00737251" w:rsidRPr="005E6E83">
        <w:rPr>
          <w:rFonts w:ascii="Times New Roman" w:hAnsi="Times New Roman" w:cs="Times New Roman"/>
          <w:i/>
          <w:iCs/>
          <w:sz w:val="20"/>
          <w:szCs w:val="20"/>
        </w:rPr>
        <w:t>correspond</w:t>
      </w:r>
      <w:r w:rsidR="00D55176" w:rsidRPr="005E6E83">
        <w:rPr>
          <w:rFonts w:ascii="Times New Roman" w:hAnsi="Times New Roman" w:cs="Times New Roman"/>
          <w:i/>
          <w:iCs/>
          <w:sz w:val="20"/>
          <w:szCs w:val="20"/>
        </w:rPr>
        <w:t xml:space="preserve"> to </w:t>
      </w:r>
      <w:r w:rsidR="00A745AE" w:rsidRPr="005E6E83">
        <w:rPr>
          <w:rFonts w:ascii="Times New Roman" w:hAnsi="Times New Roman" w:cs="Times New Roman"/>
          <w:i/>
          <w:iCs/>
          <w:sz w:val="20"/>
          <w:szCs w:val="20"/>
        </w:rPr>
        <w:t xml:space="preserve">sampling sites </w:t>
      </w:r>
      <w:r w:rsidR="00CA34F6" w:rsidRPr="005E6E83">
        <w:rPr>
          <w:rFonts w:ascii="Times New Roman" w:hAnsi="Times New Roman" w:cs="Times New Roman"/>
          <w:i/>
          <w:iCs/>
          <w:sz w:val="20"/>
          <w:szCs w:val="20"/>
        </w:rPr>
        <w:t>on</w:t>
      </w:r>
      <w:r w:rsidR="00A745AE" w:rsidRPr="005E6E83">
        <w:rPr>
          <w:rFonts w:ascii="Times New Roman" w:hAnsi="Times New Roman" w:cs="Times New Roman"/>
          <w:i/>
          <w:iCs/>
          <w:sz w:val="20"/>
          <w:szCs w:val="20"/>
        </w:rPr>
        <w:t xml:space="preserve"> oceanic islands.</w:t>
      </w:r>
      <w:r w:rsidR="00E61FC4" w:rsidRPr="005E6E83">
        <w:rPr>
          <w:rFonts w:ascii="Times New Roman" w:hAnsi="Times New Roman" w:cs="Times New Roman"/>
          <w:i/>
          <w:iCs/>
          <w:sz w:val="20"/>
          <w:szCs w:val="20"/>
        </w:rPr>
        <w:t xml:space="preserve"> The rest of continental sampling sites are ordered from North to South</w:t>
      </w:r>
      <w:r w:rsidR="0075584D" w:rsidRPr="008B32FD">
        <w:rPr>
          <w:rFonts w:ascii="Times New Roman" w:hAnsi="Times New Roman" w:cs="Times New Roman"/>
          <w:i/>
          <w:iCs/>
          <w:sz w:val="24"/>
          <w:szCs w:val="24"/>
        </w:rPr>
        <w:t>.</w:t>
      </w:r>
      <w:r w:rsidR="00D94A65" w:rsidRPr="008B32FD">
        <w:rPr>
          <w:rFonts w:ascii="Times New Roman" w:hAnsi="Times New Roman" w:cs="Times New Roman"/>
          <w:i/>
          <w:iCs/>
          <w:sz w:val="24"/>
          <w:szCs w:val="24"/>
        </w:rPr>
        <w:t xml:space="preserve"> </w:t>
      </w:r>
    </w:p>
    <w:tbl>
      <w:tblPr>
        <w:tblStyle w:val="TableGrid"/>
        <w:tblW w:w="9067" w:type="dxa"/>
        <w:tblLook w:val="04A0" w:firstRow="1" w:lastRow="0" w:firstColumn="1" w:lastColumn="0" w:noHBand="0" w:noVBand="1"/>
      </w:tblPr>
      <w:tblGrid>
        <w:gridCol w:w="1256"/>
        <w:gridCol w:w="2320"/>
        <w:gridCol w:w="1832"/>
        <w:gridCol w:w="1689"/>
        <w:gridCol w:w="1970"/>
      </w:tblGrid>
      <w:tr w:rsidR="00D36980" w:rsidRPr="00B176CC" w14:paraId="21FB5B6B" w14:textId="77777777" w:rsidTr="00E57147">
        <w:trPr>
          <w:trHeight w:val="290"/>
        </w:trPr>
        <w:tc>
          <w:tcPr>
            <w:tcW w:w="1256" w:type="dxa"/>
            <w:vAlign w:val="center"/>
          </w:tcPr>
          <w:p w14:paraId="13B89E57" w14:textId="52229C4E" w:rsidR="00D36980" w:rsidRPr="00B176CC" w:rsidRDefault="00D36980" w:rsidP="00D65787">
            <w:pPr>
              <w:rPr>
                <w:rFonts w:ascii="Times New Roman" w:hAnsi="Times New Roman" w:cs="Times New Roman"/>
                <w:sz w:val="20"/>
                <w:szCs w:val="20"/>
              </w:rPr>
            </w:pPr>
            <w:r w:rsidRPr="00B176CC">
              <w:rPr>
                <w:rFonts w:ascii="Times New Roman" w:hAnsi="Times New Roman" w:cs="Times New Roman"/>
                <w:sz w:val="20"/>
                <w:szCs w:val="20"/>
              </w:rPr>
              <w:t>Country</w:t>
            </w:r>
          </w:p>
        </w:tc>
        <w:tc>
          <w:tcPr>
            <w:tcW w:w="2320" w:type="dxa"/>
            <w:vAlign w:val="center"/>
          </w:tcPr>
          <w:p w14:paraId="2C9F3657" w14:textId="7F74790A" w:rsidR="00D36980" w:rsidRPr="00B176CC" w:rsidRDefault="00D36980" w:rsidP="00D65787">
            <w:pPr>
              <w:rPr>
                <w:rFonts w:ascii="Times New Roman" w:hAnsi="Times New Roman" w:cs="Times New Roman"/>
                <w:sz w:val="20"/>
                <w:szCs w:val="20"/>
              </w:rPr>
            </w:pPr>
            <w:r w:rsidRPr="00B176CC">
              <w:rPr>
                <w:rFonts w:ascii="Times New Roman" w:hAnsi="Times New Roman" w:cs="Times New Roman"/>
                <w:sz w:val="20"/>
                <w:szCs w:val="20"/>
              </w:rPr>
              <w:t>Name</w:t>
            </w:r>
          </w:p>
        </w:tc>
        <w:tc>
          <w:tcPr>
            <w:tcW w:w="1832" w:type="dxa"/>
            <w:vAlign w:val="center"/>
          </w:tcPr>
          <w:p w14:paraId="72F46D10" w14:textId="27AE45E9" w:rsidR="00D36980" w:rsidRPr="00B176CC" w:rsidRDefault="00D36980" w:rsidP="00D65787">
            <w:pPr>
              <w:rPr>
                <w:rFonts w:ascii="Times New Roman" w:hAnsi="Times New Roman" w:cs="Times New Roman"/>
                <w:sz w:val="20"/>
                <w:szCs w:val="20"/>
              </w:rPr>
            </w:pPr>
            <w:r w:rsidRPr="00B176CC">
              <w:rPr>
                <w:rFonts w:ascii="Times New Roman" w:hAnsi="Times New Roman" w:cs="Times New Roman"/>
                <w:sz w:val="20"/>
                <w:szCs w:val="20"/>
              </w:rPr>
              <w:t>Accepted number of items with interactions</w:t>
            </w:r>
          </w:p>
        </w:tc>
        <w:tc>
          <w:tcPr>
            <w:tcW w:w="1689" w:type="dxa"/>
            <w:vAlign w:val="center"/>
          </w:tcPr>
          <w:p w14:paraId="2608E744" w14:textId="601D3181" w:rsidR="00D36980" w:rsidRPr="00B176CC" w:rsidRDefault="00D36980"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 xml:space="preserve">Accepted total items found </w:t>
            </w:r>
            <w:r w:rsidR="00AA3F0F" w:rsidRPr="00B176CC">
              <w:rPr>
                <w:rFonts w:ascii="Times New Roman" w:hAnsi="Times New Roman" w:cs="Times New Roman"/>
                <w:color w:val="000000"/>
                <w:sz w:val="20"/>
                <w:szCs w:val="20"/>
              </w:rPr>
              <w:t>o</w:t>
            </w:r>
            <w:r w:rsidRPr="00B176CC">
              <w:rPr>
                <w:rFonts w:ascii="Times New Roman" w:hAnsi="Times New Roman" w:cs="Times New Roman"/>
                <w:color w:val="000000"/>
                <w:sz w:val="20"/>
                <w:szCs w:val="20"/>
              </w:rPr>
              <w:t>n the beach</w:t>
            </w:r>
          </w:p>
        </w:tc>
        <w:tc>
          <w:tcPr>
            <w:tcW w:w="1970" w:type="dxa"/>
            <w:shd w:val="clear" w:color="auto" w:fill="FFF2CC" w:themeFill="accent4" w:themeFillTint="33"/>
            <w:vAlign w:val="center"/>
          </w:tcPr>
          <w:p w14:paraId="3E9CD746" w14:textId="5EE33D35" w:rsidR="00D36980" w:rsidRPr="00B176CC" w:rsidRDefault="00D36980" w:rsidP="00D65787">
            <w:pPr>
              <w:rPr>
                <w:rFonts w:ascii="Times New Roman" w:hAnsi="Times New Roman" w:cs="Times New Roman"/>
                <w:sz w:val="20"/>
                <w:szCs w:val="20"/>
              </w:rPr>
            </w:pPr>
            <w:r w:rsidRPr="00B176CC">
              <w:rPr>
                <w:rFonts w:ascii="Times New Roman" w:hAnsi="Times New Roman" w:cs="Times New Roman"/>
                <w:sz w:val="20"/>
                <w:szCs w:val="20"/>
              </w:rPr>
              <w:t xml:space="preserve">First estimation of the </w:t>
            </w:r>
            <w:r w:rsidR="00C409F7" w:rsidRPr="00B176CC">
              <w:rPr>
                <w:rFonts w:ascii="Times New Roman" w:hAnsi="Times New Roman" w:cs="Times New Roman"/>
                <w:sz w:val="20"/>
                <w:szCs w:val="20"/>
              </w:rPr>
              <w:t>percentage o</w:t>
            </w:r>
            <w:r w:rsidRPr="00B176CC">
              <w:rPr>
                <w:rFonts w:ascii="Times New Roman" w:hAnsi="Times New Roman" w:cs="Times New Roman"/>
                <w:sz w:val="20"/>
                <w:szCs w:val="20"/>
              </w:rPr>
              <w:t>f items with interactions</w:t>
            </w:r>
          </w:p>
        </w:tc>
      </w:tr>
      <w:tr w:rsidR="00EE3233" w:rsidRPr="00B176CC" w14:paraId="6C1D0B75" w14:textId="77777777" w:rsidTr="00D65787">
        <w:trPr>
          <w:trHeight w:val="290"/>
        </w:trPr>
        <w:tc>
          <w:tcPr>
            <w:tcW w:w="1256" w:type="dxa"/>
            <w:vAlign w:val="center"/>
            <w:hideMark/>
          </w:tcPr>
          <w:p w14:paraId="67E1943B"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México</w:t>
            </w:r>
          </w:p>
        </w:tc>
        <w:tc>
          <w:tcPr>
            <w:tcW w:w="2320" w:type="dxa"/>
            <w:vAlign w:val="center"/>
            <w:hideMark/>
          </w:tcPr>
          <w:p w14:paraId="54008E5F"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Hermosa</w:t>
            </w:r>
          </w:p>
        </w:tc>
        <w:tc>
          <w:tcPr>
            <w:tcW w:w="1832" w:type="dxa"/>
            <w:vAlign w:val="bottom"/>
            <w:hideMark/>
          </w:tcPr>
          <w:p w14:paraId="3462C4C7" w14:textId="6C2FB4EF"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25</w:t>
            </w:r>
          </w:p>
        </w:tc>
        <w:tc>
          <w:tcPr>
            <w:tcW w:w="1689" w:type="dxa"/>
            <w:vAlign w:val="bottom"/>
            <w:hideMark/>
          </w:tcPr>
          <w:p w14:paraId="4C23E035" w14:textId="2FB80443"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71</w:t>
            </w:r>
          </w:p>
        </w:tc>
        <w:tc>
          <w:tcPr>
            <w:tcW w:w="1970" w:type="dxa"/>
            <w:shd w:val="clear" w:color="auto" w:fill="FFF2CC" w:themeFill="accent4" w:themeFillTint="33"/>
            <w:vAlign w:val="bottom"/>
            <w:hideMark/>
          </w:tcPr>
          <w:p w14:paraId="175D29E6" w14:textId="77A377DE"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35</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2%</w:t>
            </w:r>
          </w:p>
        </w:tc>
      </w:tr>
      <w:tr w:rsidR="00EE3233" w:rsidRPr="00B176CC" w14:paraId="50356EB3" w14:textId="77777777" w:rsidTr="00D65787">
        <w:trPr>
          <w:trHeight w:val="290"/>
        </w:trPr>
        <w:tc>
          <w:tcPr>
            <w:tcW w:w="1256" w:type="dxa"/>
            <w:vAlign w:val="center"/>
            <w:hideMark/>
          </w:tcPr>
          <w:p w14:paraId="04ACCFE7"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México</w:t>
            </w:r>
          </w:p>
        </w:tc>
        <w:tc>
          <w:tcPr>
            <w:tcW w:w="2320" w:type="dxa"/>
            <w:vAlign w:val="center"/>
            <w:hideMark/>
          </w:tcPr>
          <w:p w14:paraId="74B08F41"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Bahía Kino</w:t>
            </w:r>
          </w:p>
        </w:tc>
        <w:tc>
          <w:tcPr>
            <w:tcW w:w="1832" w:type="dxa"/>
            <w:vAlign w:val="bottom"/>
            <w:hideMark/>
          </w:tcPr>
          <w:p w14:paraId="3474B59D" w14:textId="21F464B4"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74</w:t>
            </w:r>
          </w:p>
        </w:tc>
        <w:tc>
          <w:tcPr>
            <w:tcW w:w="1689" w:type="dxa"/>
            <w:vAlign w:val="bottom"/>
            <w:hideMark/>
          </w:tcPr>
          <w:p w14:paraId="7C680B64" w14:textId="0F714F57"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531</w:t>
            </w:r>
          </w:p>
        </w:tc>
        <w:tc>
          <w:tcPr>
            <w:tcW w:w="1970" w:type="dxa"/>
            <w:shd w:val="clear" w:color="auto" w:fill="FFF2CC" w:themeFill="accent4" w:themeFillTint="33"/>
            <w:vAlign w:val="bottom"/>
            <w:hideMark/>
          </w:tcPr>
          <w:p w14:paraId="3E8A06D8" w14:textId="3F16EDA7"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13</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9%</w:t>
            </w:r>
          </w:p>
        </w:tc>
      </w:tr>
      <w:tr w:rsidR="00EE3233" w:rsidRPr="00B176CC" w14:paraId="0E3F9A47" w14:textId="77777777" w:rsidTr="00D65787">
        <w:trPr>
          <w:trHeight w:val="290"/>
        </w:trPr>
        <w:tc>
          <w:tcPr>
            <w:tcW w:w="1256" w:type="dxa"/>
            <w:vAlign w:val="center"/>
            <w:hideMark/>
          </w:tcPr>
          <w:p w14:paraId="5B0987A7"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México</w:t>
            </w:r>
          </w:p>
        </w:tc>
        <w:tc>
          <w:tcPr>
            <w:tcW w:w="2320" w:type="dxa"/>
            <w:vAlign w:val="center"/>
            <w:hideMark/>
          </w:tcPr>
          <w:p w14:paraId="17A609DB" w14:textId="77777777" w:rsidR="00EE3233" w:rsidRPr="00B176CC" w:rsidRDefault="00EE3233"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Salinitas</w:t>
            </w:r>
            <w:proofErr w:type="spellEnd"/>
          </w:p>
        </w:tc>
        <w:tc>
          <w:tcPr>
            <w:tcW w:w="1832" w:type="dxa"/>
            <w:vAlign w:val="bottom"/>
            <w:hideMark/>
          </w:tcPr>
          <w:p w14:paraId="57D4D785" w14:textId="7ED59AE2"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8</w:t>
            </w:r>
          </w:p>
        </w:tc>
        <w:tc>
          <w:tcPr>
            <w:tcW w:w="1689" w:type="dxa"/>
            <w:vAlign w:val="bottom"/>
            <w:hideMark/>
          </w:tcPr>
          <w:p w14:paraId="1B5CF5AA" w14:textId="1C9DE78E"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464</w:t>
            </w:r>
          </w:p>
        </w:tc>
        <w:tc>
          <w:tcPr>
            <w:tcW w:w="1970" w:type="dxa"/>
            <w:shd w:val="clear" w:color="auto" w:fill="FFF2CC" w:themeFill="accent4" w:themeFillTint="33"/>
            <w:vAlign w:val="bottom"/>
            <w:hideMark/>
          </w:tcPr>
          <w:p w14:paraId="58494742" w14:textId="5D8F3F41"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7%</w:t>
            </w:r>
          </w:p>
        </w:tc>
      </w:tr>
      <w:tr w:rsidR="00EE3233" w:rsidRPr="00B176CC" w14:paraId="566F98D6" w14:textId="77777777" w:rsidTr="00D65787">
        <w:trPr>
          <w:trHeight w:val="290"/>
        </w:trPr>
        <w:tc>
          <w:tcPr>
            <w:tcW w:w="1256" w:type="dxa"/>
            <w:vAlign w:val="center"/>
            <w:hideMark/>
          </w:tcPr>
          <w:p w14:paraId="74BEA67E"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México</w:t>
            </w:r>
          </w:p>
        </w:tc>
        <w:tc>
          <w:tcPr>
            <w:tcW w:w="2320" w:type="dxa"/>
            <w:vAlign w:val="center"/>
            <w:hideMark/>
          </w:tcPr>
          <w:p w14:paraId="51062EED" w14:textId="77777777" w:rsidR="00EE3233" w:rsidRPr="00B176CC" w:rsidRDefault="00EE3233"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Salahua</w:t>
            </w:r>
            <w:proofErr w:type="spellEnd"/>
          </w:p>
        </w:tc>
        <w:tc>
          <w:tcPr>
            <w:tcW w:w="1832" w:type="dxa"/>
            <w:vAlign w:val="bottom"/>
            <w:hideMark/>
          </w:tcPr>
          <w:p w14:paraId="75431D60" w14:textId="6631A55A"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6</w:t>
            </w:r>
          </w:p>
        </w:tc>
        <w:tc>
          <w:tcPr>
            <w:tcW w:w="1689" w:type="dxa"/>
            <w:vAlign w:val="bottom"/>
            <w:hideMark/>
          </w:tcPr>
          <w:p w14:paraId="2ACADF91" w14:textId="605569FC"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188</w:t>
            </w:r>
          </w:p>
        </w:tc>
        <w:tc>
          <w:tcPr>
            <w:tcW w:w="1970" w:type="dxa"/>
            <w:shd w:val="clear" w:color="auto" w:fill="FFF2CC" w:themeFill="accent4" w:themeFillTint="33"/>
            <w:vAlign w:val="bottom"/>
            <w:hideMark/>
          </w:tcPr>
          <w:p w14:paraId="43EF8289" w14:textId="06E06CFC"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3</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2%</w:t>
            </w:r>
          </w:p>
        </w:tc>
      </w:tr>
      <w:tr w:rsidR="00EE3233" w:rsidRPr="00B176CC" w14:paraId="52D9170C" w14:textId="77777777" w:rsidTr="00D65787">
        <w:trPr>
          <w:trHeight w:val="580"/>
        </w:trPr>
        <w:tc>
          <w:tcPr>
            <w:tcW w:w="1256" w:type="dxa"/>
            <w:vAlign w:val="center"/>
            <w:hideMark/>
          </w:tcPr>
          <w:p w14:paraId="4E8E9867"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Guatemala</w:t>
            </w:r>
          </w:p>
        </w:tc>
        <w:tc>
          <w:tcPr>
            <w:tcW w:w="2320" w:type="dxa"/>
            <w:vAlign w:val="center"/>
            <w:hideMark/>
          </w:tcPr>
          <w:p w14:paraId="4F798E25"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San José-Rama Blanca</w:t>
            </w:r>
          </w:p>
        </w:tc>
        <w:tc>
          <w:tcPr>
            <w:tcW w:w="1832" w:type="dxa"/>
            <w:vAlign w:val="bottom"/>
            <w:hideMark/>
          </w:tcPr>
          <w:p w14:paraId="054EFC69" w14:textId="0ADF44EE"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22</w:t>
            </w:r>
          </w:p>
        </w:tc>
        <w:tc>
          <w:tcPr>
            <w:tcW w:w="1689" w:type="dxa"/>
            <w:vAlign w:val="bottom"/>
            <w:hideMark/>
          </w:tcPr>
          <w:p w14:paraId="4235E8E3" w14:textId="44DFEC8C"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199</w:t>
            </w:r>
          </w:p>
        </w:tc>
        <w:tc>
          <w:tcPr>
            <w:tcW w:w="1970" w:type="dxa"/>
            <w:shd w:val="clear" w:color="auto" w:fill="FFF2CC" w:themeFill="accent4" w:themeFillTint="33"/>
            <w:vAlign w:val="bottom"/>
            <w:hideMark/>
          </w:tcPr>
          <w:p w14:paraId="293434C4" w14:textId="261466CC"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11</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1%</w:t>
            </w:r>
          </w:p>
        </w:tc>
      </w:tr>
      <w:tr w:rsidR="00EE3233" w:rsidRPr="00B176CC" w14:paraId="7FF0C1D3" w14:textId="77777777" w:rsidTr="00D65787">
        <w:trPr>
          <w:trHeight w:val="290"/>
        </w:trPr>
        <w:tc>
          <w:tcPr>
            <w:tcW w:w="1256" w:type="dxa"/>
            <w:vAlign w:val="center"/>
            <w:hideMark/>
          </w:tcPr>
          <w:p w14:paraId="18F16243"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Guatemala</w:t>
            </w:r>
          </w:p>
        </w:tc>
        <w:tc>
          <w:tcPr>
            <w:tcW w:w="2320" w:type="dxa"/>
            <w:vAlign w:val="center"/>
            <w:hideMark/>
          </w:tcPr>
          <w:p w14:paraId="7F5354AA"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 xml:space="preserve">El </w:t>
            </w:r>
            <w:proofErr w:type="spellStart"/>
            <w:r w:rsidRPr="00B176CC">
              <w:rPr>
                <w:rFonts w:ascii="Times New Roman" w:hAnsi="Times New Roman" w:cs="Times New Roman"/>
                <w:sz w:val="20"/>
                <w:szCs w:val="20"/>
              </w:rPr>
              <w:t>Paredón</w:t>
            </w:r>
            <w:proofErr w:type="spellEnd"/>
          </w:p>
        </w:tc>
        <w:tc>
          <w:tcPr>
            <w:tcW w:w="1832" w:type="dxa"/>
            <w:vAlign w:val="bottom"/>
            <w:hideMark/>
          </w:tcPr>
          <w:p w14:paraId="3AE40408" w14:textId="766BA3E2"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37</w:t>
            </w:r>
          </w:p>
        </w:tc>
        <w:tc>
          <w:tcPr>
            <w:tcW w:w="1689" w:type="dxa"/>
            <w:vAlign w:val="bottom"/>
            <w:hideMark/>
          </w:tcPr>
          <w:p w14:paraId="587B6D90" w14:textId="7F0FA187"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167</w:t>
            </w:r>
          </w:p>
        </w:tc>
        <w:tc>
          <w:tcPr>
            <w:tcW w:w="1970" w:type="dxa"/>
            <w:shd w:val="clear" w:color="auto" w:fill="FFF2CC" w:themeFill="accent4" w:themeFillTint="33"/>
            <w:vAlign w:val="bottom"/>
            <w:hideMark/>
          </w:tcPr>
          <w:p w14:paraId="1227122B" w14:textId="7B36B06E"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22</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2%</w:t>
            </w:r>
          </w:p>
        </w:tc>
      </w:tr>
      <w:tr w:rsidR="00EE3233" w:rsidRPr="00B176CC" w14:paraId="7986203B" w14:textId="77777777" w:rsidTr="00D65787">
        <w:trPr>
          <w:trHeight w:val="290"/>
        </w:trPr>
        <w:tc>
          <w:tcPr>
            <w:tcW w:w="1256" w:type="dxa"/>
            <w:vAlign w:val="center"/>
            <w:hideMark/>
          </w:tcPr>
          <w:p w14:paraId="4C7DE52B"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El Salvador</w:t>
            </w:r>
          </w:p>
        </w:tc>
        <w:tc>
          <w:tcPr>
            <w:tcW w:w="2320" w:type="dxa"/>
            <w:vAlign w:val="center"/>
            <w:hideMark/>
          </w:tcPr>
          <w:p w14:paraId="14CD81C8" w14:textId="77777777" w:rsidR="00EE3233" w:rsidRPr="00B176CC" w:rsidRDefault="00EE3233"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Chiquirín</w:t>
            </w:r>
            <w:proofErr w:type="spellEnd"/>
          </w:p>
        </w:tc>
        <w:tc>
          <w:tcPr>
            <w:tcW w:w="1832" w:type="dxa"/>
            <w:vAlign w:val="bottom"/>
            <w:hideMark/>
          </w:tcPr>
          <w:p w14:paraId="2AF8A35C" w14:textId="505DC299"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28</w:t>
            </w:r>
          </w:p>
        </w:tc>
        <w:tc>
          <w:tcPr>
            <w:tcW w:w="1689" w:type="dxa"/>
            <w:vAlign w:val="bottom"/>
            <w:hideMark/>
          </w:tcPr>
          <w:p w14:paraId="1F9FC1C3" w14:textId="55F0C43E"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200</w:t>
            </w:r>
          </w:p>
        </w:tc>
        <w:tc>
          <w:tcPr>
            <w:tcW w:w="1970" w:type="dxa"/>
            <w:shd w:val="clear" w:color="auto" w:fill="FFF2CC" w:themeFill="accent4" w:themeFillTint="33"/>
            <w:vAlign w:val="bottom"/>
            <w:hideMark/>
          </w:tcPr>
          <w:p w14:paraId="4ED9184D" w14:textId="408D75F9"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14</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0%</w:t>
            </w:r>
          </w:p>
        </w:tc>
      </w:tr>
      <w:tr w:rsidR="00EE3233" w:rsidRPr="00B176CC" w14:paraId="0188C2D8" w14:textId="77777777" w:rsidTr="00D65787">
        <w:trPr>
          <w:trHeight w:val="290"/>
        </w:trPr>
        <w:tc>
          <w:tcPr>
            <w:tcW w:w="1256" w:type="dxa"/>
            <w:vAlign w:val="center"/>
            <w:hideMark/>
          </w:tcPr>
          <w:p w14:paraId="7D135ACF"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Honduras</w:t>
            </w:r>
          </w:p>
        </w:tc>
        <w:tc>
          <w:tcPr>
            <w:tcW w:w="2320" w:type="dxa"/>
            <w:vAlign w:val="center"/>
            <w:hideMark/>
          </w:tcPr>
          <w:p w14:paraId="6A8FA27F"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Cedeño</w:t>
            </w:r>
          </w:p>
        </w:tc>
        <w:tc>
          <w:tcPr>
            <w:tcW w:w="1832" w:type="dxa"/>
            <w:vAlign w:val="bottom"/>
            <w:hideMark/>
          </w:tcPr>
          <w:p w14:paraId="2359C02C" w14:textId="33AE88C6"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50</w:t>
            </w:r>
          </w:p>
        </w:tc>
        <w:tc>
          <w:tcPr>
            <w:tcW w:w="1689" w:type="dxa"/>
            <w:vAlign w:val="bottom"/>
            <w:hideMark/>
          </w:tcPr>
          <w:p w14:paraId="452E3040" w14:textId="308C0793"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310</w:t>
            </w:r>
          </w:p>
        </w:tc>
        <w:tc>
          <w:tcPr>
            <w:tcW w:w="1970" w:type="dxa"/>
            <w:shd w:val="clear" w:color="auto" w:fill="FFF2CC" w:themeFill="accent4" w:themeFillTint="33"/>
            <w:vAlign w:val="bottom"/>
            <w:hideMark/>
          </w:tcPr>
          <w:p w14:paraId="17FDE00B" w14:textId="595844C3"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16</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1%</w:t>
            </w:r>
          </w:p>
        </w:tc>
      </w:tr>
      <w:tr w:rsidR="00EE3233" w:rsidRPr="00B176CC" w14:paraId="6C4CB98B" w14:textId="77777777" w:rsidTr="00D65787">
        <w:trPr>
          <w:trHeight w:val="290"/>
        </w:trPr>
        <w:tc>
          <w:tcPr>
            <w:tcW w:w="1256" w:type="dxa"/>
            <w:vAlign w:val="center"/>
            <w:hideMark/>
          </w:tcPr>
          <w:p w14:paraId="11C53637"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Nicaragua</w:t>
            </w:r>
          </w:p>
        </w:tc>
        <w:tc>
          <w:tcPr>
            <w:tcW w:w="2320" w:type="dxa"/>
            <w:vAlign w:val="center"/>
            <w:hideMark/>
          </w:tcPr>
          <w:p w14:paraId="55BD97D9" w14:textId="77777777" w:rsidR="00EE3233" w:rsidRPr="00B176CC" w:rsidRDefault="00EE3233"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Posa</w:t>
            </w:r>
            <w:proofErr w:type="spellEnd"/>
            <w:r w:rsidRPr="00B176CC">
              <w:rPr>
                <w:rFonts w:ascii="Times New Roman" w:hAnsi="Times New Roman" w:cs="Times New Roman"/>
                <w:sz w:val="20"/>
                <w:szCs w:val="20"/>
              </w:rPr>
              <w:t xml:space="preserve"> del Padre</w:t>
            </w:r>
          </w:p>
        </w:tc>
        <w:tc>
          <w:tcPr>
            <w:tcW w:w="1832" w:type="dxa"/>
            <w:vAlign w:val="bottom"/>
            <w:hideMark/>
          </w:tcPr>
          <w:p w14:paraId="65773EB0" w14:textId="5B10C608"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37</w:t>
            </w:r>
          </w:p>
        </w:tc>
        <w:tc>
          <w:tcPr>
            <w:tcW w:w="1689" w:type="dxa"/>
            <w:vAlign w:val="bottom"/>
            <w:hideMark/>
          </w:tcPr>
          <w:p w14:paraId="2AACE47E" w14:textId="242B431E"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78</w:t>
            </w:r>
          </w:p>
        </w:tc>
        <w:tc>
          <w:tcPr>
            <w:tcW w:w="1970" w:type="dxa"/>
            <w:shd w:val="clear" w:color="auto" w:fill="FFF2CC" w:themeFill="accent4" w:themeFillTint="33"/>
            <w:vAlign w:val="bottom"/>
            <w:hideMark/>
          </w:tcPr>
          <w:p w14:paraId="45C68798" w14:textId="452C8C6B"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47</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4%</w:t>
            </w:r>
          </w:p>
        </w:tc>
      </w:tr>
      <w:tr w:rsidR="00EE3233" w:rsidRPr="00B176CC" w14:paraId="2BA5079C" w14:textId="77777777" w:rsidTr="00D65787">
        <w:trPr>
          <w:trHeight w:val="290"/>
        </w:trPr>
        <w:tc>
          <w:tcPr>
            <w:tcW w:w="1256" w:type="dxa"/>
            <w:vAlign w:val="center"/>
            <w:hideMark/>
          </w:tcPr>
          <w:p w14:paraId="2CC22C1F"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2320" w:type="dxa"/>
            <w:vAlign w:val="center"/>
            <w:hideMark/>
          </w:tcPr>
          <w:p w14:paraId="30237422"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Potrero</w:t>
            </w:r>
          </w:p>
        </w:tc>
        <w:tc>
          <w:tcPr>
            <w:tcW w:w="1832" w:type="dxa"/>
            <w:vAlign w:val="bottom"/>
            <w:hideMark/>
          </w:tcPr>
          <w:p w14:paraId="5B2B1225" w14:textId="53D2BB6A"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14</w:t>
            </w:r>
          </w:p>
        </w:tc>
        <w:tc>
          <w:tcPr>
            <w:tcW w:w="1689" w:type="dxa"/>
            <w:vAlign w:val="bottom"/>
            <w:hideMark/>
          </w:tcPr>
          <w:p w14:paraId="1E63EE75" w14:textId="21B9E9B9"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75</w:t>
            </w:r>
          </w:p>
        </w:tc>
        <w:tc>
          <w:tcPr>
            <w:tcW w:w="1970" w:type="dxa"/>
            <w:shd w:val="clear" w:color="auto" w:fill="FFF2CC" w:themeFill="accent4" w:themeFillTint="33"/>
            <w:vAlign w:val="bottom"/>
            <w:hideMark/>
          </w:tcPr>
          <w:p w14:paraId="7ABFD03F" w14:textId="6354B723"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18</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7%</w:t>
            </w:r>
          </w:p>
        </w:tc>
      </w:tr>
      <w:tr w:rsidR="00EE3233" w:rsidRPr="00B176CC" w14:paraId="1A0E50A7" w14:textId="77777777" w:rsidTr="00D65787">
        <w:trPr>
          <w:trHeight w:val="290"/>
        </w:trPr>
        <w:tc>
          <w:tcPr>
            <w:tcW w:w="1256" w:type="dxa"/>
            <w:vAlign w:val="center"/>
            <w:hideMark/>
          </w:tcPr>
          <w:p w14:paraId="294D1F2A"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2320" w:type="dxa"/>
            <w:vAlign w:val="center"/>
            <w:hideMark/>
          </w:tcPr>
          <w:p w14:paraId="0EB14EA0"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Puerto Viejo</w:t>
            </w:r>
          </w:p>
        </w:tc>
        <w:tc>
          <w:tcPr>
            <w:tcW w:w="1832" w:type="dxa"/>
            <w:vAlign w:val="bottom"/>
            <w:hideMark/>
          </w:tcPr>
          <w:p w14:paraId="432204BA" w14:textId="0D428815"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8</w:t>
            </w:r>
          </w:p>
        </w:tc>
        <w:tc>
          <w:tcPr>
            <w:tcW w:w="1689" w:type="dxa"/>
            <w:vAlign w:val="bottom"/>
            <w:hideMark/>
          </w:tcPr>
          <w:p w14:paraId="0B1C1AAE" w14:textId="4CE9553C"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31</w:t>
            </w:r>
          </w:p>
        </w:tc>
        <w:tc>
          <w:tcPr>
            <w:tcW w:w="1970" w:type="dxa"/>
            <w:shd w:val="clear" w:color="auto" w:fill="FFF2CC" w:themeFill="accent4" w:themeFillTint="33"/>
            <w:vAlign w:val="bottom"/>
            <w:hideMark/>
          </w:tcPr>
          <w:p w14:paraId="50384726" w14:textId="3222BD6A"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25</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8%</w:t>
            </w:r>
          </w:p>
        </w:tc>
      </w:tr>
      <w:tr w:rsidR="00EE3233" w:rsidRPr="00B176CC" w14:paraId="34742A18" w14:textId="77777777" w:rsidTr="00D65787">
        <w:trPr>
          <w:trHeight w:val="290"/>
        </w:trPr>
        <w:tc>
          <w:tcPr>
            <w:tcW w:w="1256" w:type="dxa"/>
            <w:vAlign w:val="center"/>
            <w:hideMark/>
          </w:tcPr>
          <w:p w14:paraId="49284E2C"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2320" w:type="dxa"/>
            <w:vAlign w:val="center"/>
            <w:hideMark/>
          </w:tcPr>
          <w:p w14:paraId="2A4BC49A"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Grande</w:t>
            </w:r>
          </w:p>
        </w:tc>
        <w:tc>
          <w:tcPr>
            <w:tcW w:w="1832" w:type="dxa"/>
            <w:vAlign w:val="bottom"/>
            <w:hideMark/>
          </w:tcPr>
          <w:p w14:paraId="37C220E3" w14:textId="423DD386"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32</w:t>
            </w:r>
          </w:p>
        </w:tc>
        <w:tc>
          <w:tcPr>
            <w:tcW w:w="1689" w:type="dxa"/>
            <w:vAlign w:val="bottom"/>
            <w:hideMark/>
          </w:tcPr>
          <w:p w14:paraId="2D746F3F" w14:textId="6EDC540E"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106</w:t>
            </w:r>
          </w:p>
        </w:tc>
        <w:tc>
          <w:tcPr>
            <w:tcW w:w="1970" w:type="dxa"/>
            <w:shd w:val="clear" w:color="auto" w:fill="FFF2CC" w:themeFill="accent4" w:themeFillTint="33"/>
            <w:vAlign w:val="bottom"/>
            <w:hideMark/>
          </w:tcPr>
          <w:p w14:paraId="66DC8200" w14:textId="3C19F1D6"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30</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2%</w:t>
            </w:r>
          </w:p>
        </w:tc>
      </w:tr>
      <w:tr w:rsidR="00EE3233" w:rsidRPr="00B176CC" w14:paraId="6944C534" w14:textId="77777777" w:rsidTr="00D65787">
        <w:trPr>
          <w:trHeight w:val="290"/>
        </w:trPr>
        <w:tc>
          <w:tcPr>
            <w:tcW w:w="1256" w:type="dxa"/>
            <w:vAlign w:val="center"/>
            <w:hideMark/>
          </w:tcPr>
          <w:p w14:paraId="27B7B536"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2320" w:type="dxa"/>
            <w:vAlign w:val="center"/>
            <w:hideMark/>
          </w:tcPr>
          <w:p w14:paraId="4DAFA305"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Cabuya</w:t>
            </w:r>
          </w:p>
        </w:tc>
        <w:tc>
          <w:tcPr>
            <w:tcW w:w="1832" w:type="dxa"/>
            <w:vAlign w:val="bottom"/>
            <w:hideMark/>
          </w:tcPr>
          <w:p w14:paraId="660DDED1" w14:textId="09F6638E"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68</w:t>
            </w:r>
          </w:p>
        </w:tc>
        <w:tc>
          <w:tcPr>
            <w:tcW w:w="1689" w:type="dxa"/>
            <w:vAlign w:val="bottom"/>
            <w:hideMark/>
          </w:tcPr>
          <w:p w14:paraId="3D29D643" w14:textId="161A99AC"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373</w:t>
            </w:r>
          </w:p>
        </w:tc>
        <w:tc>
          <w:tcPr>
            <w:tcW w:w="1970" w:type="dxa"/>
            <w:shd w:val="clear" w:color="auto" w:fill="FFF2CC" w:themeFill="accent4" w:themeFillTint="33"/>
            <w:vAlign w:val="bottom"/>
            <w:hideMark/>
          </w:tcPr>
          <w:p w14:paraId="090D961E" w14:textId="496E5726"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18</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2%</w:t>
            </w:r>
          </w:p>
        </w:tc>
      </w:tr>
      <w:tr w:rsidR="00EE3233" w:rsidRPr="00B176CC" w14:paraId="4C11269B" w14:textId="77777777" w:rsidTr="00D65787">
        <w:trPr>
          <w:trHeight w:val="290"/>
        </w:trPr>
        <w:tc>
          <w:tcPr>
            <w:tcW w:w="1256" w:type="dxa"/>
            <w:vAlign w:val="center"/>
            <w:hideMark/>
          </w:tcPr>
          <w:p w14:paraId="6B10E5DA"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2320" w:type="dxa"/>
            <w:vAlign w:val="center"/>
            <w:hideMark/>
          </w:tcPr>
          <w:p w14:paraId="024EC5D9"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Puntarenas</w:t>
            </w:r>
          </w:p>
        </w:tc>
        <w:tc>
          <w:tcPr>
            <w:tcW w:w="1832" w:type="dxa"/>
            <w:vAlign w:val="bottom"/>
            <w:hideMark/>
          </w:tcPr>
          <w:p w14:paraId="2308CDCE" w14:textId="5368DFFF"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35</w:t>
            </w:r>
          </w:p>
        </w:tc>
        <w:tc>
          <w:tcPr>
            <w:tcW w:w="1689" w:type="dxa"/>
            <w:vAlign w:val="bottom"/>
            <w:hideMark/>
          </w:tcPr>
          <w:p w14:paraId="23CC259E" w14:textId="5ADDEE50"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309</w:t>
            </w:r>
          </w:p>
        </w:tc>
        <w:tc>
          <w:tcPr>
            <w:tcW w:w="1970" w:type="dxa"/>
            <w:shd w:val="clear" w:color="auto" w:fill="FFF2CC" w:themeFill="accent4" w:themeFillTint="33"/>
            <w:vAlign w:val="bottom"/>
            <w:hideMark/>
          </w:tcPr>
          <w:p w14:paraId="69CBD757" w14:textId="38A096C5"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11</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3%</w:t>
            </w:r>
          </w:p>
        </w:tc>
      </w:tr>
      <w:tr w:rsidR="00EE3233" w:rsidRPr="00B176CC" w14:paraId="79AC498A" w14:textId="77777777" w:rsidTr="00D65787">
        <w:trPr>
          <w:trHeight w:val="290"/>
        </w:trPr>
        <w:tc>
          <w:tcPr>
            <w:tcW w:w="1256" w:type="dxa"/>
            <w:vAlign w:val="center"/>
            <w:hideMark/>
          </w:tcPr>
          <w:p w14:paraId="0F8233C8"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2320" w:type="dxa"/>
            <w:vAlign w:val="center"/>
            <w:hideMark/>
          </w:tcPr>
          <w:p w14:paraId="11093083"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Azul</w:t>
            </w:r>
          </w:p>
        </w:tc>
        <w:tc>
          <w:tcPr>
            <w:tcW w:w="1832" w:type="dxa"/>
            <w:vAlign w:val="bottom"/>
            <w:hideMark/>
          </w:tcPr>
          <w:p w14:paraId="2896D58D" w14:textId="663F87F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7</w:t>
            </w:r>
          </w:p>
        </w:tc>
        <w:tc>
          <w:tcPr>
            <w:tcW w:w="1689" w:type="dxa"/>
            <w:vAlign w:val="bottom"/>
            <w:hideMark/>
          </w:tcPr>
          <w:p w14:paraId="3D8B5265" w14:textId="503CF9CA"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253</w:t>
            </w:r>
          </w:p>
        </w:tc>
        <w:tc>
          <w:tcPr>
            <w:tcW w:w="1970" w:type="dxa"/>
            <w:shd w:val="clear" w:color="auto" w:fill="FFF2CC" w:themeFill="accent4" w:themeFillTint="33"/>
            <w:vAlign w:val="bottom"/>
            <w:hideMark/>
          </w:tcPr>
          <w:p w14:paraId="24E4D42B" w14:textId="3046C949"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2</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8%</w:t>
            </w:r>
          </w:p>
        </w:tc>
      </w:tr>
      <w:tr w:rsidR="00EE3233" w:rsidRPr="00B176CC" w14:paraId="41280211" w14:textId="77777777" w:rsidTr="00D65787">
        <w:trPr>
          <w:trHeight w:val="290"/>
        </w:trPr>
        <w:tc>
          <w:tcPr>
            <w:tcW w:w="1256" w:type="dxa"/>
            <w:vAlign w:val="center"/>
            <w:hideMark/>
          </w:tcPr>
          <w:p w14:paraId="2418613D"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2320" w:type="dxa"/>
            <w:vAlign w:val="center"/>
            <w:hideMark/>
          </w:tcPr>
          <w:p w14:paraId="565718C2" w14:textId="77777777" w:rsidR="00EE3233" w:rsidRPr="00B176CC" w:rsidRDefault="00EE3233"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Jacó</w:t>
            </w:r>
            <w:proofErr w:type="spellEnd"/>
          </w:p>
        </w:tc>
        <w:tc>
          <w:tcPr>
            <w:tcW w:w="1832" w:type="dxa"/>
            <w:vAlign w:val="bottom"/>
            <w:hideMark/>
          </w:tcPr>
          <w:p w14:paraId="665D9BC6" w14:textId="2B6A1C3E"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22</w:t>
            </w:r>
          </w:p>
        </w:tc>
        <w:tc>
          <w:tcPr>
            <w:tcW w:w="1689" w:type="dxa"/>
            <w:vAlign w:val="bottom"/>
            <w:hideMark/>
          </w:tcPr>
          <w:p w14:paraId="302DD7D8" w14:textId="09E4AF35"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332</w:t>
            </w:r>
          </w:p>
        </w:tc>
        <w:tc>
          <w:tcPr>
            <w:tcW w:w="1970" w:type="dxa"/>
            <w:shd w:val="clear" w:color="auto" w:fill="FFF2CC" w:themeFill="accent4" w:themeFillTint="33"/>
            <w:vAlign w:val="bottom"/>
            <w:hideMark/>
          </w:tcPr>
          <w:p w14:paraId="69BE35EF" w14:textId="197AA7B4"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6</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6%</w:t>
            </w:r>
          </w:p>
        </w:tc>
      </w:tr>
      <w:tr w:rsidR="00EE3233" w:rsidRPr="00B176CC" w14:paraId="3E3EF05C" w14:textId="77777777" w:rsidTr="00D65787">
        <w:trPr>
          <w:trHeight w:val="290"/>
        </w:trPr>
        <w:tc>
          <w:tcPr>
            <w:tcW w:w="1256" w:type="dxa"/>
            <w:vAlign w:val="center"/>
            <w:hideMark/>
          </w:tcPr>
          <w:p w14:paraId="693CC4A8"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2320" w:type="dxa"/>
            <w:vAlign w:val="center"/>
            <w:hideMark/>
          </w:tcPr>
          <w:p w14:paraId="5B51528C"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Hermosa</w:t>
            </w:r>
          </w:p>
        </w:tc>
        <w:tc>
          <w:tcPr>
            <w:tcW w:w="1832" w:type="dxa"/>
            <w:vAlign w:val="bottom"/>
            <w:hideMark/>
          </w:tcPr>
          <w:p w14:paraId="59D8A5D1" w14:textId="2B0066C8"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25</w:t>
            </w:r>
          </w:p>
        </w:tc>
        <w:tc>
          <w:tcPr>
            <w:tcW w:w="1689" w:type="dxa"/>
            <w:vAlign w:val="bottom"/>
            <w:hideMark/>
          </w:tcPr>
          <w:p w14:paraId="675E1E69" w14:textId="7C028A9E"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105</w:t>
            </w:r>
          </w:p>
        </w:tc>
        <w:tc>
          <w:tcPr>
            <w:tcW w:w="1970" w:type="dxa"/>
            <w:shd w:val="clear" w:color="auto" w:fill="FFF2CC" w:themeFill="accent4" w:themeFillTint="33"/>
            <w:vAlign w:val="bottom"/>
            <w:hideMark/>
          </w:tcPr>
          <w:p w14:paraId="20C19A08" w14:textId="05332041"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23</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8%</w:t>
            </w:r>
          </w:p>
        </w:tc>
      </w:tr>
      <w:tr w:rsidR="00EE3233" w:rsidRPr="00B176CC" w14:paraId="107C1295" w14:textId="77777777" w:rsidTr="00D65787">
        <w:trPr>
          <w:trHeight w:val="290"/>
        </w:trPr>
        <w:tc>
          <w:tcPr>
            <w:tcW w:w="1256" w:type="dxa"/>
            <w:vAlign w:val="center"/>
            <w:hideMark/>
          </w:tcPr>
          <w:p w14:paraId="4E0F28D5"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Panamá</w:t>
            </w:r>
          </w:p>
        </w:tc>
        <w:tc>
          <w:tcPr>
            <w:tcW w:w="2320" w:type="dxa"/>
            <w:vAlign w:val="center"/>
            <w:hideMark/>
          </w:tcPr>
          <w:p w14:paraId="369E4666"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 xml:space="preserve">Las </w:t>
            </w:r>
            <w:proofErr w:type="spellStart"/>
            <w:r w:rsidRPr="00B176CC">
              <w:rPr>
                <w:rFonts w:ascii="Times New Roman" w:hAnsi="Times New Roman" w:cs="Times New Roman"/>
                <w:sz w:val="20"/>
                <w:szCs w:val="20"/>
              </w:rPr>
              <w:t>Lajas</w:t>
            </w:r>
            <w:proofErr w:type="spellEnd"/>
          </w:p>
        </w:tc>
        <w:tc>
          <w:tcPr>
            <w:tcW w:w="1832" w:type="dxa"/>
            <w:vAlign w:val="bottom"/>
            <w:hideMark/>
          </w:tcPr>
          <w:p w14:paraId="70FF9AC8" w14:textId="1CC01BCC"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100</w:t>
            </w:r>
          </w:p>
        </w:tc>
        <w:tc>
          <w:tcPr>
            <w:tcW w:w="1689" w:type="dxa"/>
            <w:vAlign w:val="bottom"/>
            <w:hideMark/>
          </w:tcPr>
          <w:p w14:paraId="18E1E1CC" w14:textId="762A7EA1"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542</w:t>
            </w:r>
          </w:p>
        </w:tc>
        <w:tc>
          <w:tcPr>
            <w:tcW w:w="1970" w:type="dxa"/>
            <w:shd w:val="clear" w:color="auto" w:fill="FFF2CC" w:themeFill="accent4" w:themeFillTint="33"/>
            <w:vAlign w:val="bottom"/>
            <w:hideMark/>
          </w:tcPr>
          <w:p w14:paraId="2C9FFB65" w14:textId="79A7BDB3"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18</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5%</w:t>
            </w:r>
          </w:p>
        </w:tc>
      </w:tr>
      <w:tr w:rsidR="00EE3233" w:rsidRPr="00B176CC" w14:paraId="62AEF66B" w14:textId="77777777" w:rsidTr="00D65787">
        <w:trPr>
          <w:trHeight w:val="290"/>
        </w:trPr>
        <w:tc>
          <w:tcPr>
            <w:tcW w:w="1256" w:type="dxa"/>
            <w:vAlign w:val="center"/>
            <w:hideMark/>
          </w:tcPr>
          <w:p w14:paraId="24566511"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Panamá</w:t>
            </w:r>
          </w:p>
        </w:tc>
        <w:tc>
          <w:tcPr>
            <w:tcW w:w="2320" w:type="dxa"/>
            <w:vAlign w:val="center"/>
            <w:hideMark/>
          </w:tcPr>
          <w:p w14:paraId="217001BD" w14:textId="77777777" w:rsidR="00EE3233" w:rsidRPr="00B176CC" w:rsidRDefault="00EE3233"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Torio</w:t>
            </w:r>
            <w:proofErr w:type="spellEnd"/>
          </w:p>
        </w:tc>
        <w:tc>
          <w:tcPr>
            <w:tcW w:w="1832" w:type="dxa"/>
            <w:vAlign w:val="bottom"/>
            <w:hideMark/>
          </w:tcPr>
          <w:p w14:paraId="60FF81DB" w14:textId="21E3D031"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13</w:t>
            </w:r>
          </w:p>
        </w:tc>
        <w:tc>
          <w:tcPr>
            <w:tcW w:w="1689" w:type="dxa"/>
            <w:vAlign w:val="bottom"/>
            <w:hideMark/>
          </w:tcPr>
          <w:p w14:paraId="4525925D" w14:textId="6A2A4509"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219</w:t>
            </w:r>
          </w:p>
        </w:tc>
        <w:tc>
          <w:tcPr>
            <w:tcW w:w="1970" w:type="dxa"/>
            <w:shd w:val="clear" w:color="auto" w:fill="FFF2CC" w:themeFill="accent4" w:themeFillTint="33"/>
            <w:vAlign w:val="bottom"/>
            <w:hideMark/>
          </w:tcPr>
          <w:p w14:paraId="4D6CD187" w14:textId="3D52D541"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5</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9%</w:t>
            </w:r>
          </w:p>
        </w:tc>
      </w:tr>
      <w:tr w:rsidR="00EE3233" w:rsidRPr="00B176CC" w14:paraId="3DCE20EB" w14:textId="77777777" w:rsidTr="00D65787">
        <w:trPr>
          <w:trHeight w:val="290"/>
        </w:trPr>
        <w:tc>
          <w:tcPr>
            <w:tcW w:w="1256" w:type="dxa"/>
            <w:vAlign w:val="center"/>
            <w:hideMark/>
          </w:tcPr>
          <w:p w14:paraId="6F29980C"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Panamá</w:t>
            </w:r>
          </w:p>
        </w:tc>
        <w:tc>
          <w:tcPr>
            <w:tcW w:w="2320" w:type="dxa"/>
            <w:vAlign w:val="center"/>
            <w:hideMark/>
          </w:tcPr>
          <w:p w14:paraId="29BAE5FE" w14:textId="77777777" w:rsidR="00EE3233" w:rsidRPr="00B176CC" w:rsidRDefault="00EE3233"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Mataoscura</w:t>
            </w:r>
            <w:proofErr w:type="spellEnd"/>
          </w:p>
        </w:tc>
        <w:tc>
          <w:tcPr>
            <w:tcW w:w="1832" w:type="dxa"/>
            <w:vAlign w:val="bottom"/>
            <w:hideMark/>
          </w:tcPr>
          <w:p w14:paraId="02160ED4" w14:textId="1B02DD43"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59</w:t>
            </w:r>
          </w:p>
        </w:tc>
        <w:tc>
          <w:tcPr>
            <w:tcW w:w="1689" w:type="dxa"/>
            <w:vAlign w:val="bottom"/>
            <w:hideMark/>
          </w:tcPr>
          <w:p w14:paraId="23438E6B" w14:textId="09C83BE0"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195</w:t>
            </w:r>
          </w:p>
        </w:tc>
        <w:tc>
          <w:tcPr>
            <w:tcW w:w="1970" w:type="dxa"/>
            <w:shd w:val="clear" w:color="auto" w:fill="FFF2CC" w:themeFill="accent4" w:themeFillTint="33"/>
            <w:vAlign w:val="bottom"/>
            <w:hideMark/>
          </w:tcPr>
          <w:p w14:paraId="71BB6993" w14:textId="03F0785C"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30</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3%</w:t>
            </w:r>
          </w:p>
        </w:tc>
      </w:tr>
      <w:tr w:rsidR="00EE3233" w:rsidRPr="00B176CC" w14:paraId="69A7EB24" w14:textId="77777777" w:rsidTr="00D65787">
        <w:trPr>
          <w:trHeight w:val="580"/>
        </w:trPr>
        <w:tc>
          <w:tcPr>
            <w:tcW w:w="1256" w:type="dxa"/>
            <w:vAlign w:val="center"/>
            <w:hideMark/>
          </w:tcPr>
          <w:p w14:paraId="2F635A80"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Colombia</w:t>
            </w:r>
          </w:p>
        </w:tc>
        <w:tc>
          <w:tcPr>
            <w:tcW w:w="2320" w:type="dxa"/>
            <w:vAlign w:val="center"/>
            <w:hideMark/>
          </w:tcPr>
          <w:p w14:paraId="1193BCE4"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El Bajo-Punta Bonita</w:t>
            </w:r>
          </w:p>
        </w:tc>
        <w:tc>
          <w:tcPr>
            <w:tcW w:w="1832" w:type="dxa"/>
            <w:vAlign w:val="bottom"/>
            <w:hideMark/>
          </w:tcPr>
          <w:p w14:paraId="6BC228E1" w14:textId="5F8347BF"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24</w:t>
            </w:r>
          </w:p>
        </w:tc>
        <w:tc>
          <w:tcPr>
            <w:tcW w:w="1689" w:type="dxa"/>
            <w:vAlign w:val="bottom"/>
            <w:hideMark/>
          </w:tcPr>
          <w:p w14:paraId="12A72678" w14:textId="04D0A8C7"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348</w:t>
            </w:r>
          </w:p>
        </w:tc>
        <w:tc>
          <w:tcPr>
            <w:tcW w:w="1970" w:type="dxa"/>
            <w:shd w:val="clear" w:color="auto" w:fill="FFF2CC" w:themeFill="accent4" w:themeFillTint="33"/>
            <w:vAlign w:val="bottom"/>
            <w:hideMark/>
          </w:tcPr>
          <w:p w14:paraId="317B7E45" w14:textId="0CF55233"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6</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9%</w:t>
            </w:r>
          </w:p>
        </w:tc>
      </w:tr>
      <w:tr w:rsidR="00EE3233" w:rsidRPr="00B176CC" w14:paraId="49DBAD29" w14:textId="77777777" w:rsidTr="00D65787">
        <w:trPr>
          <w:trHeight w:val="290"/>
        </w:trPr>
        <w:tc>
          <w:tcPr>
            <w:tcW w:w="1256" w:type="dxa"/>
            <w:vAlign w:val="center"/>
            <w:hideMark/>
          </w:tcPr>
          <w:p w14:paraId="69E7C032"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Colombia</w:t>
            </w:r>
          </w:p>
        </w:tc>
        <w:tc>
          <w:tcPr>
            <w:tcW w:w="2320" w:type="dxa"/>
            <w:vAlign w:val="center"/>
            <w:hideMark/>
          </w:tcPr>
          <w:p w14:paraId="7AC51E4B"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 xml:space="preserve">Ciudad </w:t>
            </w:r>
            <w:proofErr w:type="spellStart"/>
            <w:r w:rsidRPr="00B176CC">
              <w:rPr>
                <w:rFonts w:ascii="Times New Roman" w:hAnsi="Times New Roman" w:cs="Times New Roman"/>
                <w:sz w:val="20"/>
                <w:szCs w:val="20"/>
              </w:rPr>
              <w:t>Mutis</w:t>
            </w:r>
            <w:proofErr w:type="spellEnd"/>
          </w:p>
        </w:tc>
        <w:tc>
          <w:tcPr>
            <w:tcW w:w="1832" w:type="dxa"/>
            <w:vAlign w:val="bottom"/>
            <w:hideMark/>
          </w:tcPr>
          <w:p w14:paraId="7728252B" w14:textId="776FB6A1"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50</w:t>
            </w:r>
          </w:p>
        </w:tc>
        <w:tc>
          <w:tcPr>
            <w:tcW w:w="1689" w:type="dxa"/>
            <w:vAlign w:val="bottom"/>
            <w:hideMark/>
          </w:tcPr>
          <w:p w14:paraId="5A26E1A0" w14:textId="02D9F0AD"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454</w:t>
            </w:r>
          </w:p>
        </w:tc>
        <w:tc>
          <w:tcPr>
            <w:tcW w:w="1970" w:type="dxa"/>
            <w:shd w:val="clear" w:color="auto" w:fill="FFF2CC" w:themeFill="accent4" w:themeFillTint="33"/>
            <w:vAlign w:val="bottom"/>
            <w:hideMark/>
          </w:tcPr>
          <w:p w14:paraId="20AA8C78" w14:textId="71BECE78"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11</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0%</w:t>
            </w:r>
          </w:p>
        </w:tc>
      </w:tr>
      <w:tr w:rsidR="00EE3233" w:rsidRPr="00B176CC" w14:paraId="7CB97BE4" w14:textId="77777777" w:rsidTr="00D65787">
        <w:trPr>
          <w:trHeight w:val="290"/>
        </w:trPr>
        <w:tc>
          <w:tcPr>
            <w:tcW w:w="1256" w:type="dxa"/>
            <w:vAlign w:val="center"/>
            <w:hideMark/>
          </w:tcPr>
          <w:p w14:paraId="04753C43"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Colombia</w:t>
            </w:r>
          </w:p>
        </w:tc>
        <w:tc>
          <w:tcPr>
            <w:tcW w:w="2320" w:type="dxa"/>
            <w:vAlign w:val="center"/>
            <w:hideMark/>
          </w:tcPr>
          <w:p w14:paraId="20958F36"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 xml:space="preserve">La </w:t>
            </w:r>
            <w:proofErr w:type="spellStart"/>
            <w:r w:rsidRPr="00B176CC">
              <w:rPr>
                <w:rFonts w:ascii="Times New Roman" w:hAnsi="Times New Roman" w:cs="Times New Roman"/>
                <w:sz w:val="20"/>
                <w:szCs w:val="20"/>
              </w:rPr>
              <w:t>Bocana</w:t>
            </w:r>
            <w:proofErr w:type="spellEnd"/>
          </w:p>
        </w:tc>
        <w:tc>
          <w:tcPr>
            <w:tcW w:w="1832" w:type="dxa"/>
            <w:vAlign w:val="bottom"/>
            <w:hideMark/>
          </w:tcPr>
          <w:p w14:paraId="24A3DF4A" w14:textId="651B09C0"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9</w:t>
            </w:r>
          </w:p>
        </w:tc>
        <w:tc>
          <w:tcPr>
            <w:tcW w:w="1689" w:type="dxa"/>
            <w:vAlign w:val="bottom"/>
            <w:hideMark/>
          </w:tcPr>
          <w:p w14:paraId="3DB9D71A" w14:textId="3861A802"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281</w:t>
            </w:r>
          </w:p>
        </w:tc>
        <w:tc>
          <w:tcPr>
            <w:tcW w:w="1970" w:type="dxa"/>
            <w:shd w:val="clear" w:color="auto" w:fill="FFF2CC" w:themeFill="accent4" w:themeFillTint="33"/>
            <w:vAlign w:val="bottom"/>
            <w:hideMark/>
          </w:tcPr>
          <w:p w14:paraId="1D7DC349" w14:textId="6A66D561"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3</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2%</w:t>
            </w:r>
          </w:p>
        </w:tc>
      </w:tr>
      <w:tr w:rsidR="00EE3233" w:rsidRPr="00B176CC" w14:paraId="44C56D95" w14:textId="77777777" w:rsidTr="00D65787">
        <w:trPr>
          <w:trHeight w:val="290"/>
        </w:trPr>
        <w:tc>
          <w:tcPr>
            <w:tcW w:w="1256" w:type="dxa"/>
            <w:vAlign w:val="center"/>
            <w:hideMark/>
          </w:tcPr>
          <w:p w14:paraId="1DD258EE"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Colombia</w:t>
            </w:r>
          </w:p>
        </w:tc>
        <w:tc>
          <w:tcPr>
            <w:tcW w:w="2320" w:type="dxa"/>
            <w:vAlign w:val="center"/>
            <w:hideMark/>
          </w:tcPr>
          <w:p w14:paraId="29AA5CD5"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 xml:space="preserve">El </w:t>
            </w:r>
            <w:proofErr w:type="spellStart"/>
            <w:r w:rsidRPr="00B176CC">
              <w:rPr>
                <w:rFonts w:ascii="Times New Roman" w:hAnsi="Times New Roman" w:cs="Times New Roman"/>
                <w:sz w:val="20"/>
                <w:szCs w:val="20"/>
              </w:rPr>
              <w:t>Almejal</w:t>
            </w:r>
            <w:proofErr w:type="spellEnd"/>
          </w:p>
        </w:tc>
        <w:tc>
          <w:tcPr>
            <w:tcW w:w="1832" w:type="dxa"/>
            <w:vAlign w:val="bottom"/>
            <w:hideMark/>
          </w:tcPr>
          <w:p w14:paraId="07B81DF7" w14:textId="162B9A68"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0</w:t>
            </w:r>
          </w:p>
        </w:tc>
        <w:tc>
          <w:tcPr>
            <w:tcW w:w="1689" w:type="dxa"/>
            <w:vAlign w:val="bottom"/>
            <w:hideMark/>
          </w:tcPr>
          <w:p w14:paraId="3D624441" w14:textId="25F326B8"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481</w:t>
            </w:r>
          </w:p>
        </w:tc>
        <w:tc>
          <w:tcPr>
            <w:tcW w:w="1970" w:type="dxa"/>
            <w:shd w:val="clear" w:color="auto" w:fill="FFF2CC" w:themeFill="accent4" w:themeFillTint="33"/>
            <w:vAlign w:val="bottom"/>
            <w:hideMark/>
          </w:tcPr>
          <w:p w14:paraId="7DE13BF0" w14:textId="67EF0B33"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0</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0%</w:t>
            </w:r>
          </w:p>
        </w:tc>
      </w:tr>
      <w:tr w:rsidR="00EE3233" w:rsidRPr="00B176CC" w14:paraId="3FB00862" w14:textId="77777777" w:rsidTr="00D65787">
        <w:trPr>
          <w:trHeight w:val="580"/>
        </w:trPr>
        <w:tc>
          <w:tcPr>
            <w:tcW w:w="1256" w:type="dxa"/>
            <w:vAlign w:val="center"/>
            <w:hideMark/>
          </w:tcPr>
          <w:p w14:paraId="44705AC4"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2320" w:type="dxa"/>
            <w:vAlign w:val="center"/>
            <w:hideMark/>
          </w:tcPr>
          <w:p w14:paraId="2556D8E9" w14:textId="77777777" w:rsidR="00EE3233" w:rsidRPr="00B176CC" w:rsidRDefault="00EE3233"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Briceño</w:t>
            </w:r>
            <w:proofErr w:type="spellEnd"/>
            <w:r w:rsidRPr="00B176CC">
              <w:rPr>
                <w:rFonts w:ascii="Times New Roman" w:hAnsi="Times New Roman" w:cs="Times New Roman"/>
                <w:sz w:val="20"/>
                <w:szCs w:val="20"/>
              </w:rPr>
              <w:t>-San Vicente</w:t>
            </w:r>
          </w:p>
        </w:tc>
        <w:tc>
          <w:tcPr>
            <w:tcW w:w="1832" w:type="dxa"/>
            <w:vAlign w:val="bottom"/>
            <w:hideMark/>
          </w:tcPr>
          <w:p w14:paraId="0FCC35F8" w14:textId="2025F0A6"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12</w:t>
            </w:r>
          </w:p>
        </w:tc>
        <w:tc>
          <w:tcPr>
            <w:tcW w:w="1689" w:type="dxa"/>
            <w:vAlign w:val="bottom"/>
            <w:hideMark/>
          </w:tcPr>
          <w:p w14:paraId="283F1DF9" w14:textId="5C321A9A"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236</w:t>
            </w:r>
          </w:p>
        </w:tc>
        <w:tc>
          <w:tcPr>
            <w:tcW w:w="1970" w:type="dxa"/>
            <w:shd w:val="clear" w:color="auto" w:fill="FFF2CC" w:themeFill="accent4" w:themeFillTint="33"/>
            <w:vAlign w:val="bottom"/>
            <w:hideMark/>
          </w:tcPr>
          <w:p w14:paraId="186D99C0" w14:textId="4A930857"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5</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1%</w:t>
            </w:r>
          </w:p>
        </w:tc>
      </w:tr>
      <w:tr w:rsidR="00EE3233" w:rsidRPr="00B176CC" w14:paraId="76972EA4" w14:textId="77777777" w:rsidTr="00D65787">
        <w:trPr>
          <w:trHeight w:val="290"/>
        </w:trPr>
        <w:tc>
          <w:tcPr>
            <w:tcW w:w="1256" w:type="dxa"/>
            <w:vAlign w:val="center"/>
            <w:hideMark/>
          </w:tcPr>
          <w:p w14:paraId="776246F0"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2320" w:type="dxa"/>
            <w:vAlign w:val="center"/>
            <w:hideMark/>
          </w:tcPr>
          <w:p w14:paraId="104862EC"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San José-Manta</w:t>
            </w:r>
          </w:p>
        </w:tc>
        <w:tc>
          <w:tcPr>
            <w:tcW w:w="1832" w:type="dxa"/>
            <w:vAlign w:val="bottom"/>
            <w:hideMark/>
          </w:tcPr>
          <w:p w14:paraId="4407A36B" w14:textId="153E990E"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12</w:t>
            </w:r>
          </w:p>
        </w:tc>
        <w:tc>
          <w:tcPr>
            <w:tcW w:w="1689" w:type="dxa"/>
            <w:vAlign w:val="bottom"/>
            <w:hideMark/>
          </w:tcPr>
          <w:p w14:paraId="741515BC" w14:textId="2D16AC4C"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248</w:t>
            </w:r>
          </w:p>
        </w:tc>
        <w:tc>
          <w:tcPr>
            <w:tcW w:w="1970" w:type="dxa"/>
            <w:shd w:val="clear" w:color="auto" w:fill="FFF2CC" w:themeFill="accent4" w:themeFillTint="33"/>
            <w:vAlign w:val="bottom"/>
            <w:hideMark/>
          </w:tcPr>
          <w:p w14:paraId="67EFD3A4" w14:textId="5FAA2DE6"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4</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8%</w:t>
            </w:r>
          </w:p>
        </w:tc>
      </w:tr>
      <w:tr w:rsidR="00EE3233" w:rsidRPr="00B176CC" w14:paraId="2B904A45" w14:textId="77777777" w:rsidTr="00D65787">
        <w:trPr>
          <w:trHeight w:val="290"/>
        </w:trPr>
        <w:tc>
          <w:tcPr>
            <w:tcW w:w="1256" w:type="dxa"/>
            <w:vAlign w:val="center"/>
            <w:hideMark/>
          </w:tcPr>
          <w:p w14:paraId="13A0599F"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2320" w:type="dxa"/>
            <w:vAlign w:val="center"/>
            <w:hideMark/>
          </w:tcPr>
          <w:p w14:paraId="099AE0A9" w14:textId="77777777" w:rsidR="00EE3233" w:rsidRPr="00B176CC" w:rsidRDefault="00EE3233"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Ligüiqui</w:t>
            </w:r>
            <w:proofErr w:type="spellEnd"/>
          </w:p>
        </w:tc>
        <w:tc>
          <w:tcPr>
            <w:tcW w:w="1832" w:type="dxa"/>
            <w:vAlign w:val="bottom"/>
            <w:hideMark/>
          </w:tcPr>
          <w:p w14:paraId="15A97A34" w14:textId="022B14D1"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10</w:t>
            </w:r>
          </w:p>
        </w:tc>
        <w:tc>
          <w:tcPr>
            <w:tcW w:w="1689" w:type="dxa"/>
            <w:vAlign w:val="bottom"/>
            <w:hideMark/>
          </w:tcPr>
          <w:p w14:paraId="21C1E952" w14:textId="71D3360E"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126</w:t>
            </w:r>
          </w:p>
        </w:tc>
        <w:tc>
          <w:tcPr>
            <w:tcW w:w="1970" w:type="dxa"/>
            <w:shd w:val="clear" w:color="auto" w:fill="FFF2CC" w:themeFill="accent4" w:themeFillTint="33"/>
            <w:vAlign w:val="bottom"/>
            <w:hideMark/>
          </w:tcPr>
          <w:p w14:paraId="2720ACC2" w14:textId="5955DABE"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7</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9%</w:t>
            </w:r>
          </w:p>
        </w:tc>
      </w:tr>
      <w:tr w:rsidR="00EE3233" w:rsidRPr="00B176CC" w14:paraId="0AEBDCE4" w14:textId="77777777" w:rsidTr="00D65787">
        <w:trPr>
          <w:trHeight w:val="290"/>
        </w:trPr>
        <w:tc>
          <w:tcPr>
            <w:tcW w:w="1256" w:type="dxa"/>
            <w:vAlign w:val="center"/>
            <w:hideMark/>
          </w:tcPr>
          <w:p w14:paraId="545D6351"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2320" w:type="dxa"/>
            <w:vAlign w:val="center"/>
            <w:hideMark/>
          </w:tcPr>
          <w:p w14:paraId="1DB7EBE0"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Valdivia</w:t>
            </w:r>
          </w:p>
        </w:tc>
        <w:tc>
          <w:tcPr>
            <w:tcW w:w="1832" w:type="dxa"/>
            <w:vAlign w:val="bottom"/>
            <w:hideMark/>
          </w:tcPr>
          <w:p w14:paraId="33E0B4DC" w14:textId="40C7740D"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9</w:t>
            </w:r>
          </w:p>
        </w:tc>
        <w:tc>
          <w:tcPr>
            <w:tcW w:w="1689" w:type="dxa"/>
            <w:vAlign w:val="bottom"/>
            <w:hideMark/>
          </w:tcPr>
          <w:p w14:paraId="4E873682" w14:textId="4C982402"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508</w:t>
            </w:r>
          </w:p>
        </w:tc>
        <w:tc>
          <w:tcPr>
            <w:tcW w:w="1970" w:type="dxa"/>
            <w:shd w:val="clear" w:color="auto" w:fill="FFF2CC" w:themeFill="accent4" w:themeFillTint="33"/>
            <w:vAlign w:val="bottom"/>
            <w:hideMark/>
          </w:tcPr>
          <w:p w14:paraId="34430A38" w14:textId="4A65E50C"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8%</w:t>
            </w:r>
          </w:p>
        </w:tc>
      </w:tr>
      <w:tr w:rsidR="00EE3233" w:rsidRPr="00B176CC" w14:paraId="414659A5" w14:textId="77777777" w:rsidTr="00D65787">
        <w:trPr>
          <w:trHeight w:val="290"/>
        </w:trPr>
        <w:tc>
          <w:tcPr>
            <w:tcW w:w="1256" w:type="dxa"/>
            <w:vAlign w:val="center"/>
            <w:hideMark/>
          </w:tcPr>
          <w:p w14:paraId="47811196"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2320" w:type="dxa"/>
            <w:vAlign w:val="center"/>
            <w:hideMark/>
          </w:tcPr>
          <w:p w14:paraId="3D8C8B99"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 xml:space="preserve">El </w:t>
            </w:r>
            <w:proofErr w:type="spellStart"/>
            <w:r w:rsidRPr="00B176CC">
              <w:rPr>
                <w:rFonts w:ascii="Times New Roman" w:hAnsi="Times New Roman" w:cs="Times New Roman"/>
                <w:sz w:val="20"/>
                <w:szCs w:val="20"/>
              </w:rPr>
              <w:t>Pelao</w:t>
            </w:r>
            <w:proofErr w:type="spellEnd"/>
          </w:p>
        </w:tc>
        <w:tc>
          <w:tcPr>
            <w:tcW w:w="1832" w:type="dxa"/>
            <w:vAlign w:val="bottom"/>
            <w:hideMark/>
          </w:tcPr>
          <w:p w14:paraId="53D439D5" w14:textId="34E8FA99"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31</w:t>
            </w:r>
          </w:p>
        </w:tc>
        <w:tc>
          <w:tcPr>
            <w:tcW w:w="1689" w:type="dxa"/>
            <w:vAlign w:val="bottom"/>
            <w:hideMark/>
          </w:tcPr>
          <w:p w14:paraId="0FBB84A3" w14:textId="5769BE50"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379</w:t>
            </w:r>
          </w:p>
        </w:tc>
        <w:tc>
          <w:tcPr>
            <w:tcW w:w="1970" w:type="dxa"/>
            <w:shd w:val="clear" w:color="auto" w:fill="FFF2CC" w:themeFill="accent4" w:themeFillTint="33"/>
            <w:vAlign w:val="bottom"/>
            <w:hideMark/>
          </w:tcPr>
          <w:p w14:paraId="27DC160B" w14:textId="1CEB5C61"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8</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2%</w:t>
            </w:r>
          </w:p>
        </w:tc>
      </w:tr>
      <w:tr w:rsidR="00EE3233" w:rsidRPr="00B176CC" w14:paraId="07FD27FA" w14:textId="77777777" w:rsidTr="00D65787">
        <w:trPr>
          <w:trHeight w:val="290"/>
        </w:trPr>
        <w:tc>
          <w:tcPr>
            <w:tcW w:w="1256" w:type="dxa"/>
            <w:vAlign w:val="center"/>
            <w:hideMark/>
          </w:tcPr>
          <w:p w14:paraId="22E48EB6"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2320" w:type="dxa"/>
            <w:vAlign w:val="center"/>
            <w:hideMark/>
          </w:tcPr>
          <w:p w14:paraId="35438ED8"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Data-</w:t>
            </w:r>
            <w:proofErr w:type="spellStart"/>
            <w:r w:rsidRPr="00B176CC">
              <w:rPr>
                <w:rFonts w:ascii="Times New Roman" w:hAnsi="Times New Roman" w:cs="Times New Roman"/>
                <w:sz w:val="20"/>
                <w:szCs w:val="20"/>
              </w:rPr>
              <w:t>Villamil</w:t>
            </w:r>
            <w:proofErr w:type="spellEnd"/>
          </w:p>
        </w:tc>
        <w:tc>
          <w:tcPr>
            <w:tcW w:w="1832" w:type="dxa"/>
            <w:vAlign w:val="bottom"/>
            <w:hideMark/>
          </w:tcPr>
          <w:p w14:paraId="7BCBCD2E" w14:textId="181A3D88"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91</w:t>
            </w:r>
          </w:p>
        </w:tc>
        <w:tc>
          <w:tcPr>
            <w:tcW w:w="1689" w:type="dxa"/>
            <w:vAlign w:val="bottom"/>
            <w:hideMark/>
          </w:tcPr>
          <w:p w14:paraId="548B604F" w14:textId="31405112"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687</w:t>
            </w:r>
          </w:p>
        </w:tc>
        <w:tc>
          <w:tcPr>
            <w:tcW w:w="1970" w:type="dxa"/>
            <w:shd w:val="clear" w:color="auto" w:fill="FFF2CC" w:themeFill="accent4" w:themeFillTint="33"/>
            <w:vAlign w:val="bottom"/>
            <w:hideMark/>
          </w:tcPr>
          <w:p w14:paraId="01FAA79F" w14:textId="1EA8B83E"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13</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2%</w:t>
            </w:r>
          </w:p>
        </w:tc>
      </w:tr>
      <w:tr w:rsidR="00EE3233" w:rsidRPr="00B176CC" w14:paraId="2F98EED6" w14:textId="77777777" w:rsidTr="00D65787">
        <w:trPr>
          <w:trHeight w:val="290"/>
        </w:trPr>
        <w:tc>
          <w:tcPr>
            <w:tcW w:w="1256" w:type="dxa"/>
            <w:vAlign w:val="center"/>
            <w:hideMark/>
          </w:tcPr>
          <w:p w14:paraId="328C73BE"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lastRenderedPageBreak/>
              <w:t>Perú</w:t>
            </w:r>
          </w:p>
        </w:tc>
        <w:tc>
          <w:tcPr>
            <w:tcW w:w="2320" w:type="dxa"/>
            <w:vAlign w:val="center"/>
            <w:hideMark/>
          </w:tcPr>
          <w:p w14:paraId="51410F56"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 xml:space="preserve">Los </w:t>
            </w:r>
            <w:proofErr w:type="spellStart"/>
            <w:r w:rsidRPr="00B176CC">
              <w:rPr>
                <w:rFonts w:ascii="Times New Roman" w:hAnsi="Times New Roman" w:cs="Times New Roman"/>
                <w:sz w:val="20"/>
                <w:szCs w:val="20"/>
              </w:rPr>
              <w:t>Órganos</w:t>
            </w:r>
            <w:proofErr w:type="spellEnd"/>
          </w:p>
        </w:tc>
        <w:tc>
          <w:tcPr>
            <w:tcW w:w="1832" w:type="dxa"/>
            <w:vAlign w:val="bottom"/>
            <w:hideMark/>
          </w:tcPr>
          <w:p w14:paraId="47F62721" w14:textId="54E42F43"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14</w:t>
            </w:r>
          </w:p>
        </w:tc>
        <w:tc>
          <w:tcPr>
            <w:tcW w:w="1689" w:type="dxa"/>
            <w:vAlign w:val="bottom"/>
            <w:hideMark/>
          </w:tcPr>
          <w:p w14:paraId="4947E6B8" w14:textId="09B07383"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342</w:t>
            </w:r>
          </w:p>
        </w:tc>
        <w:tc>
          <w:tcPr>
            <w:tcW w:w="1970" w:type="dxa"/>
            <w:shd w:val="clear" w:color="auto" w:fill="FFF2CC" w:themeFill="accent4" w:themeFillTint="33"/>
            <w:vAlign w:val="bottom"/>
            <w:hideMark/>
          </w:tcPr>
          <w:p w14:paraId="666AF07E" w14:textId="24F6B729"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4</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1%</w:t>
            </w:r>
          </w:p>
        </w:tc>
      </w:tr>
      <w:tr w:rsidR="00EE3233" w:rsidRPr="00B176CC" w14:paraId="049F502F" w14:textId="77777777" w:rsidTr="00D65787">
        <w:trPr>
          <w:trHeight w:val="580"/>
        </w:trPr>
        <w:tc>
          <w:tcPr>
            <w:tcW w:w="1256" w:type="dxa"/>
            <w:vAlign w:val="center"/>
            <w:hideMark/>
          </w:tcPr>
          <w:p w14:paraId="7BCF3D70"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Perú</w:t>
            </w:r>
          </w:p>
        </w:tc>
        <w:tc>
          <w:tcPr>
            <w:tcW w:w="2320" w:type="dxa"/>
            <w:vAlign w:val="center"/>
            <w:hideMark/>
          </w:tcPr>
          <w:p w14:paraId="5874F662"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 xml:space="preserve">San Pedro de </w:t>
            </w:r>
            <w:proofErr w:type="spellStart"/>
            <w:r w:rsidRPr="00B176CC">
              <w:rPr>
                <w:rFonts w:ascii="Times New Roman" w:hAnsi="Times New Roman" w:cs="Times New Roman"/>
                <w:sz w:val="20"/>
                <w:szCs w:val="20"/>
              </w:rPr>
              <w:t>Lurin</w:t>
            </w:r>
            <w:proofErr w:type="spellEnd"/>
          </w:p>
        </w:tc>
        <w:tc>
          <w:tcPr>
            <w:tcW w:w="1832" w:type="dxa"/>
            <w:vAlign w:val="bottom"/>
            <w:hideMark/>
          </w:tcPr>
          <w:p w14:paraId="1A1D01D1" w14:textId="70DD5E56"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22</w:t>
            </w:r>
          </w:p>
        </w:tc>
        <w:tc>
          <w:tcPr>
            <w:tcW w:w="1689" w:type="dxa"/>
            <w:vAlign w:val="bottom"/>
            <w:hideMark/>
          </w:tcPr>
          <w:p w14:paraId="65DB7E33" w14:textId="7621F220"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411</w:t>
            </w:r>
          </w:p>
        </w:tc>
        <w:tc>
          <w:tcPr>
            <w:tcW w:w="1970" w:type="dxa"/>
            <w:shd w:val="clear" w:color="auto" w:fill="FFF2CC" w:themeFill="accent4" w:themeFillTint="33"/>
            <w:vAlign w:val="bottom"/>
            <w:hideMark/>
          </w:tcPr>
          <w:p w14:paraId="30854B1C" w14:textId="71165235"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5</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4%</w:t>
            </w:r>
          </w:p>
        </w:tc>
      </w:tr>
      <w:tr w:rsidR="00EE3233" w:rsidRPr="00B176CC" w14:paraId="28256BF5" w14:textId="77777777" w:rsidTr="00D65787">
        <w:trPr>
          <w:trHeight w:val="290"/>
        </w:trPr>
        <w:tc>
          <w:tcPr>
            <w:tcW w:w="1256" w:type="dxa"/>
            <w:vAlign w:val="center"/>
            <w:hideMark/>
          </w:tcPr>
          <w:p w14:paraId="507F33AF" w14:textId="6207068C"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Perú</w:t>
            </w:r>
          </w:p>
        </w:tc>
        <w:tc>
          <w:tcPr>
            <w:tcW w:w="2320" w:type="dxa"/>
            <w:vAlign w:val="center"/>
            <w:hideMark/>
          </w:tcPr>
          <w:p w14:paraId="3AEEA8CD" w14:textId="77777777" w:rsidR="00EE3233" w:rsidRPr="00B176CC" w:rsidRDefault="00EE3233"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Totoritas</w:t>
            </w:r>
            <w:proofErr w:type="spellEnd"/>
          </w:p>
        </w:tc>
        <w:tc>
          <w:tcPr>
            <w:tcW w:w="1832" w:type="dxa"/>
            <w:vAlign w:val="bottom"/>
            <w:hideMark/>
          </w:tcPr>
          <w:p w14:paraId="70CE8D59" w14:textId="72196324"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14</w:t>
            </w:r>
          </w:p>
        </w:tc>
        <w:tc>
          <w:tcPr>
            <w:tcW w:w="1689" w:type="dxa"/>
            <w:vAlign w:val="bottom"/>
            <w:hideMark/>
          </w:tcPr>
          <w:p w14:paraId="3F11771C" w14:textId="5A9F40F0"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194</w:t>
            </w:r>
          </w:p>
        </w:tc>
        <w:tc>
          <w:tcPr>
            <w:tcW w:w="1970" w:type="dxa"/>
            <w:shd w:val="clear" w:color="auto" w:fill="FFF2CC" w:themeFill="accent4" w:themeFillTint="33"/>
            <w:vAlign w:val="bottom"/>
            <w:hideMark/>
          </w:tcPr>
          <w:p w14:paraId="1C1336AE" w14:textId="7DCA491E"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7</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2%</w:t>
            </w:r>
          </w:p>
        </w:tc>
      </w:tr>
      <w:tr w:rsidR="00EE3233" w:rsidRPr="00B176CC" w14:paraId="28044563" w14:textId="77777777" w:rsidTr="00D65787">
        <w:trPr>
          <w:trHeight w:val="290"/>
        </w:trPr>
        <w:tc>
          <w:tcPr>
            <w:tcW w:w="1256" w:type="dxa"/>
            <w:vAlign w:val="center"/>
            <w:hideMark/>
          </w:tcPr>
          <w:p w14:paraId="4E84AA75"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Perú</w:t>
            </w:r>
          </w:p>
        </w:tc>
        <w:tc>
          <w:tcPr>
            <w:tcW w:w="2320" w:type="dxa"/>
            <w:vAlign w:val="center"/>
            <w:hideMark/>
          </w:tcPr>
          <w:p w14:paraId="528C16B5" w14:textId="77777777" w:rsidR="00EE3233" w:rsidRPr="00B176CC" w:rsidRDefault="00EE3233"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Venecia</w:t>
            </w:r>
            <w:proofErr w:type="spellEnd"/>
          </w:p>
        </w:tc>
        <w:tc>
          <w:tcPr>
            <w:tcW w:w="1832" w:type="dxa"/>
            <w:vAlign w:val="bottom"/>
            <w:hideMark/>
          </w:tcPr>
          <w:p w14:paraId="634FED2D" w14:textId="3494A5A8"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0</w:t>
            </w:r>
          </w:p>
        </w:tc>
        <w:tc>
          <w:tcPr>
            <w:tcW w:w="1689" w:type="dxa"/>
            <w:vAlign w:val="bottom"/>
            <w:hideMark/>
          </w:tcPr>
          <w:p w14:paraId="0C4AC5DF" w14:textId="3AC88175"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141</w:t>
            </w:r>
          </w:p>
        </w:tc>
        <w:tc>
          <w:tcPr>
            <w:tcW w:w="1970" w:type="dxa"/>
            <w:shd w:val="clear" w:color="auto" w:fill="FFF2CC" w:themeFill="accent4" w:themeFillTint="33"/>
            <w:vAlign w:val="bottom"/>
            <w:hideMark/>
          </w:tcPr>
          <w:p w14:paraId="2B95AC6B" w14:textId="193DF931"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0</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0%</w:t>
            </w:r>
          </w:p>
        </w:tc>
      </w:tr>
      <w:tr w:rsidR="00EE3233" w:rsidRPr="00B176CC" w14:paraId="61D3CC53" w14:textId="77777777" w:rsidTr="00D65787">
        <w:trPr>
          <w:trHeight w:val="290"/>
        </w:trPr>
        <w:tc>
          <w:tcPr>
            <w:tcW w:w="1256" w:type="dxa"/>
            <w:vAlign w:val="center"/>
            <w:hideMark/>
          </w:tcPr>
          <w:p w14:paraId="1A0178BB" w14:textId="429306D2"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Perú</w:t>
            </w:r>
          </w:p>
        </w:tc>
        <w:tc>
          <w:tcPr>
            <w:tcW w:w="2320" w:type="dxa"/>
            <w:vAlign w:val="center"/>
            <w:hideMark/>
          </w:tcPr>
          <w:p w14:paraId="4581609F"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 xml:space="preserve">Puerto </w:t>
            </w:r>
            <w:proofErr w:type="spellStart"/>
            <w:r w:rsidRPr="00B176CC">
              <w:rPr>
                <w:rFonts w:ascii="Times New Roman" w:hAnsi="Times New Roman" w:cs="Times New Roman"/>
                <w:sz w:val="20"/>
                <w:szCs w:val="20"/>
              </w:rPr>
              <w:t>Chancay</w:t>
            </w:r>
            <w:proofErr w:type="spellEnd"/>
          </w:p>
        </w:tc>
        <w:tc>
          <w:tcPr>
            <w:tcW w:w="1832" w:type="dxa"/>
            <w:vAlign w:val="bottom"/>
            <w:hideMark/>
          </w:tcPr>
          <w:p w14:paraId="0F648091" w14:textId="638B1976"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16</w:t>
            </w:r>
          </w:p>
        </w:tc>
        <w:tc>
          <w:tcPr>
            <w:tcW w:w="1689" w:type="dxa"/>
            <w:vAlign w:val="bottom"/>
            <w:hideMark/>
          </w:tcPr>
          <w:p w14:paraId="1DA4F51F" w14:textId="7FBBC7AC"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47</w:t>
            </w:r>
          </w:p>
        </w:tc>
        <w:tc>
          <w:tcPr>
            <w:tcW w:w="1970" w:type="dxa"/>
            <w:shd w:val="clear" w:color="auto" w:fill="FFF2CC" w:themeFill="accent4" w:themeFillTint="33"/>
            <w:vAlign w:val="bottom"/>
            <w:hideMark/>
          </w:tcPr>
          <w:p w14:paraId="5C5C73D0" w14:textId="458A4970"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34</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0%</w:t>
            </w:r>
          </w:p>
        </w:tc>
      </w:tr>
      <w:tr w:rsidR="00EE3233" w:rsidRPr="00B176CC" w14:paraId="258D4A0B" w14:textId="77777777" w:rsidTr="00D65787">
        <w:trPr>
          <w:trHeight w:val="290"/>
        </w:trPr>
        <w:tc>
          <w:tcPr>
            <w:tcW w:w="1256" w:type="dxa"/>
            <w:vAlign w:val="center"/>
            <w:hideMark/>
          </w:tcPr>
          <w:p w14:paraId="189AAADB"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Chile</w:t>
            </w:r>
          </w:p>
        </w:tc>
        <w:tc>
          <w:tcPr>
            <w:tcW w:w="2320" w:type="dxa"/>
            <w:vAlign w:val="center"/>
            <w:hideMark/>
          </w:tcPr>
          <w:p w14:paraId="0099616A"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Changa</w:t>
            </w:r>
          </w:p>
        </w:tc>
        <w:tc>
          <w:tcPr>
            <w:tcW w:w="1832" w:type="dxa"/>
            <w:vAlign w:val="bottom"/>
            <w:hideMark/>
          </w:tcPr>
          <w:p w14:paraId="173AC86C" w14:textId="1B9A25B0"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18</w:t>
            </w:r>
          </w:p>
        </w:tc>
        <w:tc>
          <w:tcPr>
            <w:tcW w:w="1689" w:type="dxa"/>
            <w:vAlign w:val="bottom"/>
            <w:hideMark/>
          </w:tcPr>
          <w:p w14:paraId="45279174" w14:textId="5D699AC9"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610</w:t>
            </w:r>
          </w:p>
        </w:tc>
        <w:tc>
          <w:tcPr>
            <w:tcW w:w="1970" w:type="dxa"/>
            <w:shd w:val="clear" w:color="auto" w:fill="FFF2CC" w:themeFill="accent4" w:themeFillTint="33"/>
            <w:vAlign w:val="bottom"/>
            <w:hideMark/>
          </w:tcPr>
          <w:p w14:paraId="1A03F9A7" w14:textId="036937B8"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3</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0%</w:t>
            </w:r>
          </w:p>
        </w:tc>
      </w:tr>
      <w:tr w:rsidR="00EE3233" w:rsidRPr="00B176CC" w14:paraId="428CF5D6" w14:textId="77777777" w:rsidTr="00D65787">
        <w:trPr>
          <w:trHeight w:val="580"/>
        </w:trPr>
        <w:tc>
          <w:tcPr>
            <w:tcW w:w="1256" w:type="dxa"/>
            <w:vAlign w:val="center"/>
            <w:hideMark/>
          </w:tcPr>
          <w:p w14:paraId="17D660AD"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Chile</w:t>
            </w:r>
          </w:p>
        </w:tc>
        <w:tc>
          <w:tcPr>
            <w:tcW w:w="2320" w:type="dxa"/>
            <w:vAlign w:val="center"/>
            <w:hideMark/>
          </w:tcPr>
          <w:p w14:paraId="1647881E"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 xml:space="preserve">Bahía </w:t>
            </w:r>
            <w:proofErr w:type="spellStart"/>
            <w:r w:rsidRPr="00B176CC">
              <w:rPr>
                <w:rFonts w:ascii="Times New Roman" w:hAnsi="Times New Roman" w:cs="Times New Roman"/>
                <w:sz w:val="20"/>
                <w:szCs w:val="20"/>
              </w:rPr>
              <w:t>Acantilado</w:t>
            </w:r>
            <w:proofErr w:type="spellEnd"/>
          </w:p>
        </w:tc>
        <w:tc>
          <w:tcPr>
            <w:tcW w:w="1832" w:type="dxa"/>
            <w:vAlign w:val="bottom"/>
            <w:hideMark/>
          </w:tcPr>
          <w:p w14:paraId="513DB460" w14:textId="10D698D8"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1</w:t>
            </w:r>
          </w:p>
        </w:tc>
        <w:tc>
          <w:tcPr>
            <w:tcW w:w="1689" w:type="dxa"/>
            <w:vAlign w:val="bottom"/>
            <w:hideMark/>
          </w:tcPr>
          <w:p w14:paraId="473D99AC" w14:textId="3C2A1F4C"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216</w:t>
            </w:r>
          </w:p>
        </w:tc>
        <w:tc>
          <w:tcPr>
            <w:tcW w:w="1970" w:type="dxa"/>
            <w:shd w:val="clear" w:color="auto" w:fill="FFF2CC" w:themeFill="accent4" w:themeFillTint="33"/>
            <w:vAlign w:val="bottom"/>
            <w:hideMark/>
          </w:tcPr>
          <w:p w14:paraId="213D2A50" w14:textId="5744793C"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0</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5%</w:t>
            </w:r>
          </w:p>
        </w:tc>
      </w:tr>
      <w:tr w:rsidR="00EE3233" w:rsidRPr="00B176CC" w14:paraId="140A6158" w14:textId="77777777" w:rsidTr="00D65787">
        <w:trPr>
          <w:trHeight w:val="290"/>
        </w:trPr>
        <w:tc>
          <w:tcPr>
            <w:tcW w:w="1256" w:type="dxa"/>
            <w:vAlign w:val="center"/>
            <w:hideMark/>
          </w:tcPr>
          <w:p w14:paraId="409F106A"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Chile</w:t>
            </w:r>
          </w:p>
        </w:tc>
        <w:tc>
          <w:tcPr>
            <w:tcW w:w="2320" w:type="dxa"/>
            <w:vAlign w:val="center"/>
            <w:hideMark/>
          </w:tcPr>
          <w:p w14:paraId="31459138"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Puerto Saavedra</w:t>
            </w:r>
          </w:p>
        </w:tc>
        <w:tc>
          <w:tcPr>
            <w:tcW w:w="1832" w:type="dxa"/>
            <w:vAlign w:val="bottom"/>
            <w:hideMark/>
          </w:tcPr>
          <w:p w14:paraId="54E0DB99" w14:textId="04C9D81D"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2</w:t>
            </w:r>
          </w:p>
        </w:tc>
        <w:tc>
          <w:tcPr>
            <w:tcW w:w="1689" w:type="dxa"/>
            <w:vAlign w:val="bottom"/>
            <w:hideMark/>
          </w:tcPr>
          <w:p w14:paraId="515556A5" w14:textId="687D474D"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327</w:t>
            </w:r>
          </w:p>
        </w:tc>
        <w:tc>
          <w:tcPr>
            <w:tcW w:w="1970" w:type="dxa"/>
            <w:shd w:val="clear" w:color="auto" w:fill="FFF2CC" w:themeFill="accent4" w:themeFillTint="33"/>
            <w:vAlign w:val="bottom"/>
            <w:hideMark/>
          </w:tcPr>
          <w:p w14:paraId="51E9DE84" w14:textId="0CB9B0FD"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0</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6%</w:t>
            </w:r>
          </w:p>
        </w:tc>
      </w:tr>
      <w:tr w:rsidR="00EE3233" w:rsidRPr="00B176CC" w14:paraId="1C92BB94" w14:textId="77777777" w:rsidTr="00D65787">
        <w:trPr>
          <w:trHeight w:val="290"/>
        </w:trPr>
        <w:tc>
          <w:tcPr>
            <w:tcW w:w="1256" w:type="dxa"/>
            <w:vAlign w:val="center"/>
            <w:hideMark/>
          </w:tcPr>
          <w:p w14:paraId="1427D6FB"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Chile</w:t>
            </w:r>
          </w:p>
        </w:tc>
        <w:tc>
          <w:tcPr>
            <w:tcW w:w="2320" w:type="dxa"/>
            <w:vAlign w:val="center"/>
            <w:hideMark/>
          </w:tcPr>
          <w:p w14:paraId="576F0FDB" w14:textId="77777777" w:rsidR="00EE3233" w:rsidRPr="00B176CC" w:rsidRDefault="00EE3233"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Lenga</w:t>
            </w:r>
            <w:proofErr w:type="spellEnd"/>
          </w:p>
        </w:tc>
        <w:tc>
          <w:tcPr>
            <w:tcW w:w="1832" w:type="dxa"/>
            <w:vAlign w:val="bottom"/>
            <w:hideMark/>
          </w:tcPr>
          <w:p w14:paraId="5AC038FF" w14:textId="154D7309"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61</w:t>
            </w:r>
          </w:p>
        </w:tc>
        <w:tc>
          <w:tcPr>
            <w:tcW w:w="1689" w:type="dxa"/>
            <w:vAlign w:val="bottom"/>
            <w:hideMark/>
          </w:tcPr>
          <w:p w14:paraId="1B5772D2" w14:textId="3B23A827"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710</w:t>
            </w:r>
          </w:p>
        </w:tc>
        <w:tc>
          <w:tcPr>
            <w:tcW w:w="1970" w:type="dxa"/>
            <w:shd w:val="clear" w:color="auto" w:fill="FFF2CC" w:themeFill="accent4" w:themeFillTint="33"/>
            <w:vAlign w:val="bottom"/>
            <w:hideMark/>
          </w:tcPr>
          <w:p w14:paraId="04DC9026" w14:textId="659BD438"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8</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6%</w:t>
            </w:r>
          </w:p>
        </w:tc>
      </w:tr>
      <w:tr w:rsidR="00EE3233" w:rsidRPr="00B176CC" w14:paraId="450F01DA" w14:textId="77777777" w:rsidTr="00D65787">
        <w:trPr>
          <w:trHeight w:val="290"/>
        </w:trPr>
        <w:tc>
          <w:tcPr>
            <w:tcW w:w="1256" w:type="dxa"/>
            <w:vAlign w:val="center"/>
            <w:hideMark/>
          </w:tcPr>
          <w:p w14:paraId="6CADC938"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Chile</w:t>
            </w:r>
          </w:p>
        </w:tc>
        <w:tc>
          <w:tcPr>
            <w:tcW w:w="2320" w:type="dxa"/>
            <w:vAlign w:val="center"/>
            <w:hideMark/>
          </w:tcPr>
          <w:p w14:paraId="620D5709"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Trocadero</w:t>
            </w:r>
          </w:p>
        </w:tc>
        <w:tc>
          <w:tcPr>
            <w:tcW w:w="1832" w:type="dxa"/>
            <w:vAlign w:val="bottom"/>
            <w:hideMark/>
          </w:tcPr>
          <w:p w14:paraId="34D0F17A" w14:textId="50001F45"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0</w:t>
            </w:r>
          </w:p>
        </w:tc>
        <w:tc>
          <w:tcPr>
            <w:tcW w:w="1689" w:type="dxa"/>
            <w:vAlign w:val="bottom"/>
            <w:hideMark/>
          </w:tcPr>
          <w:p w14:paraId="4ECC9CCD" w14:textId="6DAE6652"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667</w:t>
            </w:r>
          </w:p>
        </w:tc>
        <w:tc>
          <w:tcPr>
            <w:tcW w:w="1970" w:type="dxa"/>
            <w:shd w:val="clear" w:color="auto" w:fill="FFF2CC" w:themeFill="accent4" w:themeFillTint="33"/>
            <w:vAlign w:val="bottom"/>
            <w:hideMark/>
          </w:tcPr>
          <w:p w14:paraId="1AA84941" w14:textId="1BBF6A00"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0</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0%</w:t>
            </w:r>
          </w:p>
        </w:tc>
      </w:tr>
      <w:tr w:rsidR="00EE3233" w:rsidRPr="00B176CC" w14:paraId="727A31F4" w14:textId="77777777" w:rsidTr="00EE3233">
        <w:trPr>
          <w:trHeight w:val="290"/>
        </w:trPr>
        <w:tc>
          <w:tcPr>
            <w:tcW w:w="1256" w:type="dxa"/>
            <w:shd w:val="clear" w:color="auto" w:fill="E7E6E6" w:themeFill="background2"/>
            <w:vAlign w:val="center"/>
            <w:hideMark/>
          </w:tcPr>
          <w:p w14:paraId="499AB0C4"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2320" w:type="dxa"/>
            <w:shd w:val="clear" w:color="auto" w:fill="E7E6E6" w:themeFill="background2"/>
            <w:vAlign w:val="center"/>
            <w:hideMark/>
          </w:tcPr>
          <w:p w14:paraId="4E7C3208"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 xml:space="preserve">Los </w:t>
            </w:r>
            <w:proofErr w:type="spellStart"/>
            <w:r w:rsidRPr="00B176CC">
              <w:rPr>
                <w:rFonts w:ascii="Times New Roman" w:hAnsi="Times New Roman" w:cs="Times New Roman"/>
                <w:sz w:val="20"/>
                <w:szCs w:val="20"/>
              </w:rPr>
              <w:t>Millonarios</w:t>
            </w:r>
            <w:proofErr w:type="spellEnd"/>
          </w:p>
        </w:tc>
        <w:tc>
          <w:tcPr>
            <w:tcW w:w="1832" w:type="dxa"/>
            <w:shd w:val="clear" w:color="auto" w:fill="E7E6E6" w:themeFill="background2"/>
            <w:vAlign w:val="bottom"/>
            <w:hideMark/>
          </w:tcPr>
          <w:p w14:paraId="0D984D27" w14:textId="28CB929E"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7</w:t>
            </w:r>
          </w:p>
        </w:tc>
        <w:tc>
          <w:tcPr>
            <w:tcW w:w="1689" w:type="dxa"/>
            <w:shd w:val="clear" w:color="auto" w:fill="E7E6E6" w:themeFill="background2"/>
            <w:vAlign w:val="bottom"/>
            <w:hideMark/>
          </w:tcPr>
          <w:p w14:paraId="26D48864" w14:textId="21895F6A"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31</w:t>
            </w:r>
          </w:p>
        </w:tc>
        <w:tc>
          <w:tcPr>
            <w:tcW w:w="1970" w:type="dxa"/>
            <w:shd w:val="clear" w:color="auto" w:fill="D9D9D9" w:themeFill="background1" w:themeFillShade="D9"/>
            <w:vAlign w:val="bottom"/>
            <w:hideMark/>
          </w:tcPr>
          <w:p w14:paraId="42813926" w14:textId="0691A4AE"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22</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6%</w:t>
            </w:r>
          </w:p>
        </w:tc>
      </w:tr>
      <w:tr w:rsidR="00EE3233" w:rsidRPr="00B176CC" w14:paraId="56D4E6F9" w14:textId="77777777" w:rsidTr="00EE3233">
        <w:trPr>
          <w:trHeight w:val="290"/>
        </w:trPr>
        <w:tc>
          <w:tcPr>
            <w:tcW w:w="1256" w:type="dxa"/>
            <w:shd w:val="clear" w:color="auto" w:fill="E7E6E6" w:themeFill="background2"/>
            <w:vAlign w:val="center"/>
            <w:hideMark/>
          </w:tcPr>
          <w:p w14:paraId="7FBD0D00"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2320" w:type="dxa"/>
            <w:shd w:val="clear" w:color="auto" w:fill="E7E6E6" w:themeFill="background2"/>
            <w:vAlign w:val="center"/>
            <w:hideMark/>
          </w:tcPr>
          <w:p w14:paraId="12A8BED3"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Tortuga Bay</w:t>
            </w:r>
          </w:p>
        </w:tc>
        <w:tc>
          <w:tcPr>
            <w:tcW w:w="1832" w:type="dxa"/>
            <w:shd w:val="clear" w:color="auto" w:fill="E7E6E6" w:themeFill="background2"/>
            <w:vAlign w:val="bottom"/>
            <w:hideMark/>
          </w:tcPr>
          <w:p w14:paraId="6EAD6803" w14:textId="57E17CFB"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3</w:t>
            </w:r>
          </w:p>
        </w:tc>
        <w:tc>
          <w:tcPr>
            <w:tcW w:w="1689" w:type="dxa"/>
            <w:shd w:val="clear" w:color="auto" w:fill="E7E6E6" w:themeFill="background2"/>
            <w:vAlign w:val="bottom"/>
            <w:hideMark/>
          </w:tcPr>
          <w:p w14:paraId="0D7C203F" w14:textId="762D7427"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86</w:t>
            </w:r>
          </w:p>
        </w:tc>
        <w:tc>
          <w:tcPr>
            <w:tcW w:w="1970" w:type="dxa"/>
            <w:shd w:val="clear" w:color="auto" w:fill="D9D9D9" w:themeFill="background1" w:themeFillShade="D9"/>
            <w:vAlign w:val="bottom"/>
            <w:hideMark/>
          </w:tcPr>
          <w:p w14:paraId="6DEDCCC0" w14:textId="43512C25"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3</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5%</w:t>
            </w:r>
          </w:p>
        </w:tc>
      </w:tr>
      <w:tr w:rsidR="00EE3233" w:rsidRPr="00B176CC" w14:paraId="5464C494" w14:textId="77777777" w:rsidTr="00EE3233">
        <w:trPr>
          <w:trHeight w:val="290"/>
        </w:trPr>
        <w:tc>
          <w:tcPr>
            <w:tcW w:w="1256" w:type="dxa"/>
            <w:shd w:val="clear" w:color="auto" w:fill="E7E6E6" w:themeFill="background2"/>
            <w:vAlign w:val="center"/>
            <w:hideMark/>
          </w:tcPr>
          <w:p w14:paraId="634A8FDE"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2320" w:type="dxa"/>
            <w:shd w:val="clear" w:color="auto" w:fill="E7E6E6" w:themeFill="background2"/>
            <w:vAlign w:val="center"/>
            <w:hideMark/>
          </w:tcPr>
          <w:p w14:paraId="3E7E16BC"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 xml:space="preserve">Los </w:t>
            </w:r>
            <w:proofErr w:type="spellStart"/>
            <w:r w:rsidRPr="00B176CC">
              <w:rPr>
                <w:rFonts w:ascii="Times New Roman" w:hAnsi="Times New Roman" w:cs="Times New Roman"/>
                <w:sz w:val="20"/>
                <w:szCs w:val="20"/>
              </w:rPr>
              <w:t>Alemanes</w:t>
            </w:r>
            <w:proofErr w:type="spellEnd"/>
          </w:p>
        </w:tc>
        <w:tc>
          <w:tcPr>
            <w:tcW w:w="1832" w:type="dxa"/>
            <w:shd w:val="clear" w:color="auto" w:fill="E7E6E6" w:themeFill="background2"/>
            <w:vAlign w:val="bottom"/>
            <w:hideMark/>
          </w:tcPr>
          <w:p w14:paraId="063AF108" w14:textId="1DD9ADF2"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8</w:t>
            </w:r>
          </w:p>
        </w:tc>
        <w:tc>
          <w:tcPr>
            <w:tcW w:w="1689" w:type="dxa"/>
            <w:shd w:val="clear" w:color="auto" w:fill="E7E6E6" w:themeFill="background2"/>
            <w:vAlign w:val="bottom"/>
            <w:hideMark/>
          </w:tcPr>
          <w:p w14:paraId="1E3D855E" w14:textId="7A50A58E"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86</w:t>
            </w:r>
          </w:p>
        </w:tc>
        <w:tc>
          <w:tcPr>
            <w:tcW w:w="1970" w:type="dxa"/>
            <w:shd w:val="clear" w:color="auto" w:fill="D9D9D9" w:themeFill="background1" w:themeFillShade="D9"/>
            <w:vAlign w:val="bottom"/>
            <w:hideMark/>
          </w:tcPr>
          <w:p w14:paraId="3932293C" w14:textId="486ED3A8"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9</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3%</w:t>
            </w:r>
          </w:p>
        </w:tc>
      </w:tr>
      <w:tr w:rsidR="00EE3233" w:rsidRPr="00B176CC" w14:paraId="5D678DA0" w14:textId="77777777" w:rsidTr="00EE3233">
        <w:trPr>
          <w:trHeight w:val="290"/>
        </w:trPr>
        <w:tc>
          <w:tcPr>
            <w:tcW w:w="1256" w:type="dxa"/>
            <w:shd w:val="clear" w:color="auto" w:fill="E7E6E6" w:themeFill="background2"/>
            <w:vAlign w:val="center"/>
            <w:hideMark/>
          </w:tcPr>
          <w:p w14:paraId="0DF5D845"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Chile</w:t>
            </w:r>
          </w:p>
        </w:tc>
        <w:tc>
          <w:tcPr>
            <w:tcW w:w="2320" w:type="dxa"/>
            <w:shd w:val="clear" w:color="auto" w:fill="E7E6E6" w:themeFill="background2"/>
            <w:vAlign w:val="center"/>
            <w:hideMark/>
          </w:tcPr>
          <w:p w14:paraId="2B767847" w14:textId="77777777" w:rsidR="00EE3233" w:rsidRPr="00B176CC" w:rsidRDefault="00EE3233"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Taharoa</w:t>
            </w:r>
            <w:proofErr w:type="spellEnd"/>
          </w:p>
        </w:tc>
        <w:tc>
          <w:tcPr>
            <w:tcW w:w="1832" w:type="dxa"/>
            <w:shd w:val="clear" w:color="auto" w:fill="E7E6E6" w:themeFill="background2"/>
            <w:vAlign w:val="bottom"/>
            <w:hideMark/>
          </w:tcPr>
          <w:p w14:paraId="7AF111E2" w14:textId="397CA40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125</w:t>
            </w:r>
          </w:p>
        </w:tc>
        <w:tc>
          <w:tcPr>
            <w:tcW w:w="1689" w:type="dxa"/>
            <w:shd w:val="clear" w:color="auto" w:fill="E7E6E6" w:themeFill="background2"/>
            <w:vAlign w:val="bottom"/>
            <w:hideMark/>
          </w:tcPr>
          <w:p w14:paraId="0D47FFFE" w14:textId="0134A1B0"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407</w:t>
            </w:r>
          </w:p>
        </w:tc>
        <w:tc>
          <w:tcPr>
            <w:tcW w:w="1970" w:type="dxa"/>
            <w:shd w:val="clear" w:color="auto" w:fill="D9D9D9" w:themeFill="background1" w:themeFillShade="D9"/>
            <w:vAlign w:val="bottom"/>
            <w:hideMark/>
          </w:tcPr>
          <w:p w14:paraId="1E34748A" w14:textId="38E6EA1E"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30</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7%</w:t>
            </w:r>
          </w:p>
        </w:tc>
      </w:tr>
      <w:tr w:rsidR="00C95181" w:rsidRPr="00B176CC" w14:paraId="22889DEC" w14:textId="77777777" w:rsidTr="00EE3233">
        <w:trPr>
          <w:trHeight w:val="470"/>
        </w:trPr>
        <w:tc>
          <w:tcPr>
            <w:tcW w:w="3576" w:type="dxa"/>
            <w:gridSpan w:val="2"/>
            <w:vAlign w:val="center"/>
            <w:hideMark/>
          </w:tcPr>
          <w:p w14:paraId="5A0E3D57" w14:textId="14D59AD7" w:rsidR="00C95181" w:rsidRPr="00B176CC" w:rsidRDefault="00C95181" w:rsidP="00D65787">
            <w:pPr>
              <w:rPr>
                <w:rFonts w:ascii="Times New Roman" w:hAnsi="Times New Roman" w:cs="Times New Roman"/>
                <w:b/>
                <w:bCs/>
                <w:sz w:val="20"/>
                <w:szCs w:val="20"/>
              </w:rPr>
            </w:pPr>
            <w:r w:rsidRPr="00B176CC">
              <w:rPr>
                <w:rFonts w:ascii="Times New Roman" w:hAnsi="Times New Roman" w:cs="Times New Roman"/>
                <w:b/>
                <w:bCs/>
                <w:sz w:val="20"/>
                <w:szCs w:val="20"/>
              </w:rPr>
              <w:t>TOTAL</w:t>
            </w:r>
          </w:p>
        </w:tc>
        <w:tc>
          <w:tcPr>
            <w:tcW w:w="1832" w:type="dxa"/>
            <w:vAlign w:val="center"/>
            <w:hideMark/>
          </w:tcPr>
          <w:p w14:paraId="6F542B9D" w14:textId="4225550A" w:rsidR="00C95181" w:rsidRPr="00B176CC" w:rsidRDefault="00C95181" w:rsidP="00D65787">
            <w:pPr>
              <w:rPr>
                <w:rFonts w:ascii="Times New Roman" w:hAnsi="Times New Roman" w:cs="Times New Roman"/>
                <w:b/>
                <w:bCs/>
                <w:sz w:val="20"/>
                <w:szCs w:val="20"/>
              </w:rPr>
            </w:pPr>
            <w:r w:rsidRPr="00B176CC">
              <w:rPr>
                <w:rFonts w:ascii="Times New Roman" w:hAnsi="Times New Roman" w:cs="Times New Roman"/>
                <w:b/>
                <w:bCs/>
                <w:sz w:val="20"/>
                <w:szCs w:val="20"/>
              </w:rPr>
              <w:t>1,20</w:t>
            </w:r>
            <w:r w:rsidR="00C42BB1" w:rsidRPr="00B176CC">
              <w:rPr>
                <w:rFonts w:ascii="Times New Roman" w:hAnsi="Times New Roman" w:cs="Times New Roman"/>
                <w:b/>
                <w:bCs/>
                <w:sz w:val="20"/>
                <w:szCs w:val="20"/>
              </w:rPr>
              <w:t>9</w:t>
            </w:r>
          </w:p>
        </w:tc>
        <w:tc>
          <w:tcPr>
            <w:tcW w:w="1689" w:type="dxa"/>
            <w:vAlign w:val="center"/>
            <w:hideMark/>
          </w:tcPr>
          <w:p w14:paraId="0B1A0D4A" w14:textId="289DFF8A" w:rsidR="00C95181" w:rsidRPr="00B176CC" w:rsidRDefault="00C42BB1" w:rsidP="00D65787">
            <w:pPr>
              <w:rPr>
                <w:rFonts w:ascii="Times New Roman" w:hAnsi="Times New Roman" w:cs="Times New Roman"/>
                <w:b/>
                <w:bCs/>
                <w:sz w:val="20"/>
                <w:szCs w:val="20"/>
              </w:rPr>
            </w:pPr>
            <w:r w:rsidRPr="00B176CC">
              <w:rPr>
                <w:rFonts w:ascii="Times New Roman" w:hAnsi="Times New Roman" w:cs="Times New Roman"/>
                <w:b/>
                <w:bCs/>
                <w:sz w:val="20"/>
                <w:szCs w:val="20"/>
              </w:rPr>
              <w:t>12</w:t>
            </w:r>
            <w:r w:rsidR="007065F0" w:rsidRPr="00B176CC">
              <w:rPr>
                <w:rFonts w:ascii="Times New Roman" w:hAnsi="Times New Roman" w:cs="Times New Roman"/>
                <w:b/>
                <w:bCs/>
                <w:sz w:val="20"/>
                <w:szCs w:val="20"/>
              </w:rPr>
              <w:t>,</w:t>
            </w:r>
            <w:r w:rsidRPr="00B176CC">
              <w:rPr>
                <w:rFonts w:ascii="Times New Roman" w:hAnsi="Times New Roman" w:cs="Times New Roman"/>
                <w:b/>
                <w:bCs/>
                <w:sz w:val="20"/>
                <w:szCs w:val="20"/>
              </w:rPr>
              <w:t>771</w:t>
            </w:r>
          </w:p>
        </w:tc>
        <w:tc>
          <w:tcPr>
            <w:tcW w:w="1970" w:type="dxa"/>
            <w:shd w:val="clear" w:color="auto" w:fill="auto"/>
            <w:vAlign w:val="bottom"/>
            <w:hideMark/>
          </w:tcPr>
          <w:p w14:paraId="017C8F0D" w14:textId="19162870" w:rsidR="00C95181" w:rsidRPr="00B176CC" w:rsidRDefault="00C95181" w:rsidP="00D65787">
            <w:pPr>
              <w:rPr>
                <w:rFonts w:ascii="Times New Roman" w:hAnsi="Times New Roman" w:cs="Times New Roman"/>
                <w:b/>
                <w:bCs/>
                <w:sz w:val="20"/>
                <w:szCs w:val="20"/>
              </w:rPr>
            </w:pPr>
          </w:p>
        </w:tc>
      </w:tr>
    </w:tbl>
    <w:p w14:paraId="1475447E" w14:textId="77777777" w:rsidR="007569BA" w:rsidRPr="0087333D" w:rsidRDefault="007569BA" w:rsidP="00D65787">
      <w:pPr>
        <w:rPr>
          <w:rFonts w:ascii="Times New Roman" w:hAnsi="Times New Roman" w:cs="Times New Roman"/>
          <w:sz w:val="24"/>
          <w:szCs w:val="24"/>
          <w:lang w:val="en-GB"/>
        </w:rPr>
      </w:pPr>
    </w:p>
    <w:p w14:paraId="70FF8214" w14:textId="510D2D9B" w:rsidR="00973962" w:rsidRPr="0087333D" w:rsidRDefault="00F959C2" w:rsidP="00D65787">
      <w:pPr>
        <w:rPr>
          <w:rFonts w:ascii="Times New Roman" w:hAnsi="Times New Roman" w:cs="Times New Roman"/>
          <w:b/>
          <w:bCs/>
          <w:i/>
          <w:iCs/>
          <w:sz w:val="24"/>
          <w:szCs w:val="24"/>
          <w:lang w:val="en-GB"/>
        </w:rPr>
      </w:pPr>
      <w:r>
        <w:rPr>
          <w:rFonts w:ascii="Times New Roman" w:hAnsi="Times New Roman" w:cs="Times New Roman"/>
          <w:b/>
          <w:bCs/>
          <w:i/>
          <w:iCs/>
          <w:sz w:val="24"/>
          <w:szCs w:val="24"/>
          <w:lang w:val="en-GB"/>
        </w:rPr>
        <w:t>2.6</w:t>
      </w:r>
      <w:r w:rsidR="00DB6782" w:rsidRPr="0087333D">
        <w:rPr>
          <w:rFonts w:ascii="Times New Roman" w:hAnsi="Times New Roman" w:cs="Times New Roman"/>
          <w:b/>
          <w:bCs/>
          <w:i/>
          <w:iCs/>
          <w:sz w:val="24"/>
          <w:szCs w:val="24"/>
          <w:lang w:val="en-GB"/>
        </w:rPr>
        <w:t>.</w:t>
      </w:r>
      <w:r w:rsidR="00456C96" w:rsidRPr="0087333D">
        <w:rPr>
          <w:rFonts w:ascii="Times New Roman" w:hAnsi="Times New Roman" w:cs="Times New Roman"/>
          <w:b/>
          <w:bCs/>
          <w:i/>
          <w:iCs/>
          <w:sz w:val="24"/>
          <w:szCs w:val="24"/>
          <w:lang w:val="en-GB"/>
        </w:rPr>
        <w:t xml:space="preserve"> </w:t>
      </w:r>
      <w:r w:rsidR="00D43B66" w:rsidRPr="0087333D">
        <w:rPr>
          <w:rFonts w:ascii="Times New Roman" w:hAnsi="Times New Roman" w:cs="Times New Roman"/>
          <w:b/>
          <w:bCs/>
          <w:i/>
          <w:iCs/>
          <w:sz w:val="24"/>
          <w:szCs w:val="24"/>
          <w:lang w:val="en-GB"/>
        </w:rPr>
        <w:t>Module</w:t>
      </w:r>
      <w:r w:rsidR="00973962" w:rsidRPr="0087333D">
        <w:rPr>
          <w:rFonts w:ascii="Times New Roman" w:hAnsi="Times New Roman" w:cs="Times New Roman"/>
          <w:b/>
          <w:bCs/>
          <w:i/>
          <w:iCs/>
          <w:sz w:val="24"/>
          <w:szCs w:val="24"/>
          <w:lang w:val="en-GB"/>
        </w:rPr>
        <w:t xml:space="preserve"> 2</w:t>
      </w:r>
      <w:r w:rsidR="00A45BFB" w:rsidRPr="0087333D">
        <w:rPr>
          <w:rFonts w:ascii="Times New Roman" w:hAnsi="Times New Roman" w:cs="Times New Roman"/>
          <w:b/>
          <w:bCs/>
          <w:i/>
          <w:iCs/>
          <w:sz w:val="24"/>
          <w:szCs w:val="24"/>
          <w:lang w:val="en-GB"/>
        </w:rPr>
        <w:t xml:space="preserve"> – </w:t>
      </w:r>
      <w:r w:rsidR="00027DC4" w:rsidRPr="0087333D">
        <w:rPr>
          <w:rFonts w:ascii="Times New Roman" w:hAnsi="Times New Roman" w:cs="Times New Roman"/>
          <w:b/>
          <w:bCs/>
          <w:i/>
          <w:iCs/>
          <w:sz w:val="24"/>
          <w:szCs w:val="24"/>
          <w:lang w:val="en-GB"/>
        </w:rPr>
        <w:t>Expert e</w:t>
      </w:r>
      <w:r w:rsidR="00A45BFB" w:rsidRPr="0087333D">
        <w:rPr>
          <w:rFonts w:ascii="Times New Roman" w:hAnsi="Times New Roman" w:cs="Times New Roman"/>
          <w:b/>
          <w:bCs/>
          <w:i/>
          <w:iCs/>
          <w:sz w:val="24"/>
          <w:szCs w:val="24"/>
          <w:lang w:val="en-GB"/>
        </w:rPr>
        <w:t xml:space="preserve">valuation of </w:t>
      </w:r>
      <w:r w:rsidR="007D78A4" w:rsidRPr="0087333D">
        <w:rPr>
          <w:rFonts w:ascii="Times New Roman" w:hAnsi="Times New Roman" w:cs="Times New Roman"/>
          <w:b/>
          <w:bCs/>
          <w:i/>
          <w:iCs/>
          <w:sz w:val="24"/>
          <w:szCs w:val="24"/>
          <w:lang w:val="en-GB"/>
        </w:rPr>
        <w:t>epibionts</w:t>
      </w:r>
    </w:p>
    <w:p w14:paraId="77125A9E" w14:textId="1DFDBC5A" w:rsidR="009D7DEB" w:rsidRPr="0087333D" w:rsidRDefault="00973962" w:rsidP="00D65787">
      <w:pPr>
        <w:rPr>
          <w:rFonts w:ascii="Times New Roman" w:hAnsi="Times New Roman" w:cs="Times New Roman"/>
          <w:sz w:val="24"/>
          <w:szCs w:val="24"/>
          <w:lang w:val="en-GB"/>
        </w:rPr>
      </w:pPr>
      <w:r w:rsidRPr="0087333D">
        <w:rPr>
          <w:rFonts w:ascii="Times New Roman" w:hAnsi="Times New Roman" w:cs="Times New Roman"/>
          <w:sz w:val="24"/>
          <w:szCs w:val="24"/>
          <w:lang w:val="en-GB"/>
        </w:rPr>
        <w:t>The second</w:t>
      </w:r>
      <w:r w:rsidR="00CC380C">
        <w:rPr>
          <w:rFonts w:ascii="Times New Roman" w:hAnsi="Times New Roman" w:cs="Times New Roman"/>
          <w:sz w:val="24"/>
          <w:szCs w:val="24"/>
          <w:lang w:val="en-GB"/>
        </w:rPr>
        <w:t xml:space="preserve"> </w:t>
      </w:r>
      <w:r w:rsidR="00DD7A68">
        <w:rPr>
          <w:rFonts w:ascii="Times New Roman" w:hAnsi="Times New Roman" w:cs="Times New Roman"/>
          <w:sz w:val="24"/>
          <w:szCs w:val="24"/>
          <w:lang w:val="en-GB"/>
        </w:rPr>
        <w:t>module of the data quality assurance pro</w:t>
      </w:r>
      <w:r w:rsidR="00CC380C">
        <w:rPr>
          <w:rFonts w:ascii="Times New Roman" w:hAnsi="Times New Roman" w:cs="Times New Roman"/>
          <w:sz w:val="24"/>
          <w:szCs w:val="24"/>
          <w:lang w:val="en-GB"/>
        </w:rPr>
        <w:t>cedure</w:t>
      </w:r>
      <w:r w:rsidRPr="0087333D">
        <w:rPr>
          <w:rFonts w:ascii="Times New Roman" w:hAnsi="Times New Roman" w:cs="Times New Roman"/>
          <w:sz w:val="24"/>
          <w:szCs w:val="24"/>
          <w:lang w:val="en-GB"/>
        </w:rPr>
        <w:t xml:space="preserve"> was made by expert</w:t>
      </w:r>
      <w:r w:rsidR="007E4303" w:rsidRPr="0087333D">
        <w:rPr>
          <w:rFonts w:ascii="Times New Roman" w:hAnsi="Times New Roman" w:cs="Times New Roman"/>
          <w:sz w:val="24"/>
          <w:szCs w:val="24"/>
          <w:lang w:val="en-GB"/>
        </w:rPr>
        <w:t>s</w:t>
      </w:r>
      <w:r w:rsidRPr="0087333D">
        <w:rPr>
          <w:rFonts w:ascii="Times New Roman" w:hAnsi="Times New Roman" w:cs="Times New Roman"/>
          <w:sz w:val="24"/>
          <w:szCs w:val="24"/>
          <w:lang w:val="en-GB"/>
        </w:rPr>
        <w:t xml:space="preserve">, with three alternative options for </w:t>
      </w:r>
      <w:r w:rsidR="007E4303" w:rsidRPr="0087333D">
        <w:rPr>
          <w:rFonts w:ascii="Times New Roman" w:hAnsi="Times New Roman" w:cs="Times New Roman"/>
          <w:sz w:val="24"/>
          <w:szCs w:val="24"/>
          <w:lang w:val="en-GB"/>
        </w:rPr>
        <w:t>item</w:t>
      </w:r>
      <w:r w:rsidRPr="0087333D">
        <w:rPr>
          <w:rFonts w:ascii="Times New Roman" w:hAnsi="Times New Roman" w:cs="Times New Roman"/>
          <w:sz w:val="24"/>
          <w:szCs w:val="24"/>
          <w:lang w:val="en-GB"/>
        </w:rPr>
        <w:t xml:space="preserve"> analysis</w:t>
      </w:r>
      <w:r w:rsidR="00837820" w:rsidRPr="0087333D">
        <w:rPr>
          <w:rFonts w:ascii="Times New Roman" w:hAnsi="Times New Roman" w:cs="Times New Roman"/>
          <w:sz w:val="24"/>
          <w:szCs w:val="24"/>
          <w:lang w:val="en-GB"/>
        </w:rPr>
        <w:t xml:space="preserve"> (see also Figure 1)</w:t>
      </w:r>
      <w:r w:rsidRPr="0087333D">
        <w:rPr>
          <w:rFonts w:ascii="Times New Roman" w:hAnsi="Times New Roman" w:cs="Times New Roman"/>
          <w:sz w:val="24"/>
          <w:szCs w:val="24"/>
          <w:lang w:val="en-GB"/>
        </w:rPr>
        <w:t xml:space="preserve"> being either</w:t>
      </w:r>
      <w:r w:rsidR="007E4303" w:rsidRPr="0087333D">
        <w:rPr>
          <w:rFonts w:ascii="Times New Roman" w:hAnsi="Times New Roman" w:cs="Times New Roman"/>
          <w:sz w:val="24"/>
          <w:szCs w:val="24"/>
          <w:lang w:val="en-GB"/>
        </w:rPr>
        <w:t xml:space="preserve"> item</w:t>
      </w:r>
      <w:r w:rsidRPr="0087333D">
        <w:rPr>
          <w:rFonts w:ascii="Times New Roman" w:hAnsi="Times New Roman" w:cs="Times New Roman"/>
          <w:sz w:val="24"/>
          <w:szCs w:val="24"/>
          <w:lang w:val="en-GB"/>
        </w:rPr>
        <w:t xml:space="preserve"> analysis in the laboratory</w:t>
      </w:r>
      <w:r w:rsidR="007E4303" w:rsidRPr="0087333D">
        <w:rPr>
          <w:rFonts w:ascii="Times New Roman" w:hAnsi="Times New Roman" w:cs="Times New Roman"/>
          <w:sz w:val="24"/>
          <w:szCs w:val="24"/>
          <w:lang w:val="en-GB"/>
        </w:rPr>
        <w:t xml:space="preserve"> (</w:t>
      </w:r>
      <w:r w:rsidR="0063433D" w:rsidRPr="0087333D">
        <w:rPr>
          <w:rFonts w:ascii="Times New Roman" w:hAnsi="Times New Roman" w:cs="Times New Roman"/>
          <w:sz w:val="24"/>
          <w:szCs w:val="24"/>
          <w:lang w:val="en-GB"/>
        </w:rPr>
        <w:t>Figure 1</w:t>
      </w:r>
      <w:r w:rsidR="009E5A70" w:rsidRPr="0087333D">
        <w:rPr>
          <w:rFonts w:ascii="Times New Roman" w:hAnsi="Times New Roman" w:cs="Times New Roman"/>
          <w:sz w:val="24"/>
          <w:szCs w:val="24"/>
          <w:lang w:val="en-GB"/>
        </w:rPr>
        <w:t>:</w:t>
      </w:r>
      <w:r w:rsidR="0063433D" w:rsidRPr="0087333D">
        <w:rPr>
          <w:rFonts w:ascii="Times New Roman" w:hAnsi="Times New Roman" w:cs="Times New Roman"/>
          <w:sz w:val="24"/>
          <w:szCs w:val="24"/>
          <w:lang w:val="en-GB"/>
        </w:rPr>
        <w:t xml:space="preserve"> </w:t>
      </w:r>
      <w:r w:rsidR="007E4303" w:rsidRPr="0087333D">
        <w:rPr>
          <w:rFonts w:ascii="Times New Roman" w:hAnsi="Times New Roman" w:cs="Times New Roman"/>
          <w:sz w:val="24"/>
          <w:szCs w:val="24"/>
          <w:lang w:val="en-GB"/>
        </w:rPr>
        <w:t>Step 4)</w:t>
      </w:r>
      <w:r w:rsidRPr="0087333D">
        <w:rPr>
          <w:rFonts w:ascii="Times New Roman" w:hAnsi="Times New Roman" w:cs="Times New Roman"/>
          <w:sz w:val="24"/>
          <w:szCs w:val="24"/>
          <w:lang w:val="en-GB"/>
        </w:rPr>
        <w:t xml:space="preserve">, </w:t>
      </w:r>
      <w:r w:rsidR="007E4303" w:rsidRPr="0087333D">
        <w:rPr>
          <w:rFonts w:ascii="Times New Roman" w:hAnsi="Times New Roman" w:cs="Times New Roman"/>
          <w:sz w:val="24"/>
          <w:szCs w:val="24"/>
          <w:lang w:val="en-GB"/>
        </w:rPr>
        <w:t>item</w:t>
      </w:r>
      <w:r w:rsidRPr="0087333D">
        <w:rPr>
          <w:rFonts w:ascii="Times New Roman" w:hAnsi="Times New Roman" w:cs="Times New Roman"/>
          <w:sz w:val="24"/>
          <w:szCs w:val="24"/>
          <w:lang w:val="en-GB"/>
        </w:rPr>
        <w:t xml:space="preserve"> analysis by image</w:t>
      </w:r>
      <w:r w:rsidR="007E4303" w:rsidRPr="0087333D">
        <w:rPr>
          <w:rFonts w:ascii="Times New Roman" w:hAnsi="Times New Roman" w:cs="Times New Roman"/>
          <w:sz w:val="24"/>
          <w:szCs w:val="24"/>
          <w:lang w:val="en-GB"/>
        </w:rPr>
        <w:t xml:space="preserve"> (</w:t>
      </w:r>
      <w:r w:rsidR="0063433D" w:rsidRPr="0087333D">
        <w:rPr>
          <w:rFonts w:ascii="Times New Roman" w:hAnsi="Times New Roman" w:cs="Times New Roman"/>
          <w:sz w:val="24"/>
          <w:szCs w:val="24"/>
          <w:lang w:val="en-GB"/>
        </w:rPr>
        <w:t>Figure 1</w:t>
      </w:r>
      <w:r w:rsidR="009E5A70" w:rsidRPr="0087333D">
        <w:rPr>
          <w:rFonts w:ascii="Times New Roman" w:hAnsi="Times New Roman" w:cs="Times New Roman"/>
          <w:sz w:val="24"/>
          <w:szCs w:val="24"/>
          <w:lang w:val="en-GB"/>
        </w:rPr>
        <w:t>:</w:t>
      </w:r>
      <w:r w:rsidR="0063433D" w:rsidRPr="0087333D">
        <w:rPr>
          <w:rFonts w:ascii="Times New Roman" w:hAnsi="Times New Roman" w:cs="Times New Roman"/>
          <w:sz w:val="24"/>
          <w:szCs w:val="24"/>
          <w:lang w:val="en-GB"/>
        </w:rPr>
        <w:t xml:space="preserve"> </w:t>
      </w:r>
      <w:r w:rsidR="007E4303" w:rsidRPr="0087333D">
        <w:rPr>
          <w:rFonts w:ascii="Times New Roman" w:hAnsi="Times New Roman" w:cs="Times New Roman"/>
          <w:sz w:val="24"/>
          <w:szCs w:val="24"/>
          <w:lang w:val="en-GB"/>
        </w:rPr>
        <w:t>Step 5)</w:t>
      </w:r>
      <w:r w:rsidRPr="0087333D">
        <w:rPr>
          <w:rFonts w:ascii="Times New Roman" w:hAnsi="Times New Roman" w:cs="Times New Roman"/>
          <w:sz w:val="24"/>
          <w:szCs w:val="24"/>
          <w:lang w:val="en-GB"/>
        </w:rPr>
        <w:t>, or</w:t>
      </w:r>
      <w:r w:rsidR="007E4303" w:rsidRPr="0087333D">
        <w:rPr>
          <w:rFonts w:ascii="Times New Roman" w:hAnsi="Times New Roman" w:cs="Times New Roman"/>
          <w:sz w:val="24"/>
          <w:szCs w:val="24"/>
          <w:lang w:val="en-GB"/>
        </w:rPr>
        <w:t xml:space="preserve"> item</w:t>
      </w:r>
      <w:r w:rsidRPr="0087333D">
        <w:rPr>
          <w:rFonts w:ascii="Times New Roman" w:hAnsi="Times New Roman" w:cs="Times New Roman"/>
          <w:sz w:val="24"/>
          <w:szCs w:val="24"/>
          <w:lang w:val="en-GB"/>
        </w:rPr>
        <w:t xml:space="preserve"> analysis by an expert in the field</w:t>
      </w:r>
      <w:r w:rsidR="007E4303" w:rsidRPr="0087333D">
        <w:rPr>
          <w:rFonts w:ascii="Times New Roman" w:hAnsi="Times New Roman" w:cs="Times New Roman"/>
          <w:sz w:val="24"/>
          <w:szCs w:val="24"/>
          <w:lang w:val="en-GB"/>
        </w:rPr>
        <w:t xml:space="preserve"> (</w:t>
      </w:r>
      <w:r w:rsidR="0063433D" w:rsidRPr="0087333D">
        <w:rPr>
          <w:rFonts w:ascii="Times New Roman" w:hAnsi="Times New Roman" w:cs="Times New Roman"/>
          <w:sz w:val="24"/>
          <w:szCs w:val="24"/>
          <w:lang w:val="en-GB"/>
        </w:rPr>
        <w:t>Figure 1</w:t>
      </w:r>
      <w:r w:rsidR="009E5A70" w:rsidRPr="0087333D">
        <w:rPr>
          <w:rFonts w:ascii="Times New Roman" w:hAnsi="Times New Roman" w:cs="Times New Roman"/>
          <w:sz w:val="24"/>
          <w:szCs w:val="24"/>
          <w:lang w:val="en-GB"/>
        </w:rPr>
        <w:t>:</w:t>
      </w:r>
      <w:r w:rsidR="0063433D" w:rsidRPr="0087333D">
        <w:rPr>
          <w:rFonts w:ascii="Times New Roman" w:hAnsi="Times New Roman" w:cs="Times New Roman"/>
          <w:sz w:val="24"/>
          <w:szCs w:val="24"/>
          <w:lang w:val="en-GB"/>
        </w:rPr>
        <w:t xml:space="preserve"> </w:t>
      </w:r>
      <w:r w:rsidR="007E4303" w:rsidRPr="0087333D">
        <w:rPr>
          <w:rFonts w:ascii="Times New Roman" w:hAnsi="Times New Roman" w:cs="Times New Roman"/>
          <w:sz w:val="24"/>
          <w:szCs w:val="24"/>
          <w:lang w:val="en-GB"/>
        </w:rPr>
        <w:t>Step 6)</w:t>
      </w:r>
      <w:r w:rsidRPr="0087333D">
        <w:rPr>
          <w:rFonts w:ascii="Times New Roman" w:hAnsi="Times New Roman" w:cs="Times New Roman"/>
          <w:sz w:val="24"/>
          <w:szCs w:val="24"/>
          <w:lang w:val="en-GB"/>
        </w:rPr>
        <w:t xml:space="preserve">. </w:t>
      </w:r>
      <w:r w:rsidR="003E636B" w:rsidRPr="0087333D">
        <w:rPr>
          <w:rFonts w:ascii="Times New Roman" w:hAnsi="Times New Roman" w:cs="Times New Roman"/>
          <w:sz w:val="24"/>
          <w:szCs w:val="24"/>
          <w:lang w:val="en-GB"/>
        </w:rPr>
        <w:t xml:space="preserve">The proportion of </w:t>
      </w:r>
      <w:r w:rsidR="00F44FE7" w:rsidRPr="0087333D">
        <w:rPr>
          <w:rFonts w:ascii="Times New Roman" w:hAnsi="Times New Roman" w:cs="Times New Roman"/>
          <w:sz w:val="24"/>
          <w:szCs w:val="24"/>
          <w:lang w:val="en-GB"/>
        </w:rPr>
        <w:t xml:space="preserve">items with epibionts </w:t>
      </w:r>
      <w:r w:rsidR="00737AAD">
        <w:rPr>
          <w:rFonts w:ascii="Times New Roman" w:hAnsi="Times New Roman" w:cs="Times New Roman"/>
          <w:sz w:val="24"/>
          <w:szCs w:val="24"/>
          <w:lang w:val="en-GB"/>
        </w:rPr>
        <w:t>confirm</w:t>
      </w:r>
      <w:r w:rsidR="00F44FE7" w:rsidRPr="0087333D">
        <w:rPr>
          <w:rFonts w:ascii="Times New Roman" w:hAnsi="Times New Roman" w:cs="Times New Roman"/>
          <w:sz w:val="24"/>
          <w:szCs w:val="24"/>
          <w:lang w:val="en-GB"/>
        </w:rPr>
        <w:t xml:space="preserve">ed by experts in relation to the total items of each subsample </w:t>
      </w:r>
      <w:r w:rsidRPr="0087333D">
        <w:rPr>
          <w:rFonts w:ascii="Times New Roman" w:hAnsi="Times New Roman" w:cs="Times New Roman"/>
          <w:sz w:val="24"/>
          <w:szCs w:val="24"/>
          <w:lang w:val="en-GB"/>
        </w:rPr>
        <w:t xml:space="preserve">was used to </w:t>
      </w:r>
      <w:r w:rsidR="006140E8" w:rsidRPr="0087333D">
        <w:rPr>
          <w:rFonts w:ascii="Times New Roman" w:hAnsi="Times New Roman" w:cs="Times New Roman"/>
          <w:sz w:val="24"/>
          <w:szCs w:val="24"/>
          <w:lang w:val="en-GB"/>
        </w:rPr>
        <w:t>obtain the second estimation of the</w:t>
      </w:r>
      <w:r w:rsidRPr="0087333D">
        <w:rPr>
          <w:rFonts w:ascii="Times New Roman" w:hAnsi="Times New Roman" w:cs="Times New Roman"/>
          <w:sz w:val="24"/>
          <w:szCs w:val="24"/>
          <w:lang w:val="en-GB"/>
        </w:rPr>
        <w:t xml:space="preserve"> “Total items with epibionts” (</w:t>
      </w:r>
      <w:r w:rsidR="0063433D" w:rsidRPr="0087333D">
        <w:rPr>
          <w:rFonts w:ascii="Times New Roman" w:hAnsi="Times New Roman" w:cs="Times New Roman"/>
          <w:sz w:val="24"/>
          <w:szCs w:val="24"/>
          <w:lang w:val="en-GB"/>
        </w:rPr>
        <w:t>Figure 1</w:t>
      </w:r>
      <w:r w:rsidR="009E5A70" w:rsidRPr="0087333D">
        <w:rPr>
          <w:rFonts w:ascii="Times New Roman" w:hAnsi="Times New Roman" w:cs="Times New Roman"/>
          <w:sz w:val="24"/>
          <w:szCs w:val="24"/>
          <w:lang w:val="en-GB"/>
        </w:rPr>
        <w:t>:</w:t>
      </w:r>
      <w:r w:rsidR="0063433D" w:rsidRPr="0087333D">
        <w:rPr>
          <w:rFonts w:ascii="Times New Roman" w:hAnsi="Times New Roman" w:cs="Times New Roman"/>
          <w:sz w:val="24"/>
          <w:szCs w:val="24"/>
          <w:lang w:val="en-GB"/>
        </w:rPr>
        <w:t xml:space="preserve"> </w:t>
      </w:r>
      <w:r w:rsidR="002A2CB2" w:rsidRPr="0087333D">
        <w:rPr>
          <w:rFonts w:ascii="Times New Roman" w:hAnsi="Times New Roman" w:cs="Times New Roman"/>
          <w:sz w:val="24"/>
          <w:szCs w:val="24"/>
          <w:lang w:val="en-GB"/>
        </w:rPr>
        <w:t xml:space="preserve">Step </w:t>
      </w:r>
      <w:r w:rsidR="00EB2097" w:rsidRPr="0087333D">
        <w:rPr>
          <w:rFonts w:ascii="Times New Roman" w:hAnsi="Times New Roman" w:cs="Times New Roman"/>
          <w:sz w:val="24"/>
          <w:szCs w:val="24"/>
          <w:lang w:val="en-GB"/>
        </w:rPr>
        <w:t>8</w:t>
      </w:r>
      <w:r w:rsidRPr="0087333D">
        <w:rPr>
          <w:rFonts w:ascii="Times New Roman" w:hAnsi="Times New Roman" w:cs="Times New Roman"/>
          <w:sz w:val="24"/>
          <w:szCs w:val="24"/>
          <w:lang w:val="en-GB"/>
        </w:rPr>
        <w:t xml:space="preserve">). </w:t>
      </w:r>
      <w:r w:rsidR="00E60C51" w:rsidRPr="0087333D">
        <w:rPr>
          <w:rFonts w:ascii="Times New Roman" w:hAnsi="Times New Roman" w:cs="Times New Roman"/>
          <w:sz w:val="24"/>
          <w:szCs w:val="24"/>
          <w:lang w:val="en-GB"/>
        </w:rPr>
        <w:t xml:space="preserve">The second </w:t>
      </w:r>
      <w:r w:rsidR="00D43B66" w:rsidRPr="0087333D">
        <w:rPr>
          <w:rFonts w:ascii="Times New Roman" w:hAnsi="Times New Roman" w:cs="Times New Roman"/>
          <w:sz w:val="24"/>
          <w:szCs w:val="24"/>
          <w:lang w:val="en-GB"/>
        </w:rPr>
        <w:t>module</w:t>
      </w:r>
      <w:r w:rsidR="00E60C51" w:rsidRPr="0087333D">
        <w:rPr>
          <w:rFonts w:ascii="Times New Roman" w:hAnsi="Times New Roman" w:cs="Times New Roman"/>
          <w:sz w:val="24"/>
          <w:szCs w:val="24"/>
          <w:lang w:val="en-GB"/>
        </w:rPr>
        <w:t xml:space="preserve"> of actions </w:t>
      </w:r>
      <w:r w:rsidR="00FE3961" w:rsidRPr="0087333D">
        <w:rPr>
          <w:rFonts w:ascii="Times New Roman" w:hAnsi="Times New Roman" w:cs="Times New Roman"/>
          <w:sz w:val="24"/>
          <w:szCs w:val="24"/>
          <w:lang w:val="en-GB"/>
        </w:rPr>
        <w:t>involve</w:t>
      </w:r>
      <w:r w:rsidR="007353E6" w:rsidRPr="0087333D">
        <w:rPr>
          <w:rFonts w:ascii="Times New Roman" w:hAnsi="Times New Roman" w:cs="Times New Roman"/>
          <w:sz w:val="24"/>
          <w:szCs w:val="24"/>
          <w:lang w:val="en-GB"/>
        </w:rPr>
        <w:t>s</w:t>
      </w:r>
      <w:r w:rsidR="00FE3961" w:rsidRPr="0087333D">
        <w:rPr>
          <w:rFonts w:ascii="Times New Roman" w:hAnsi="Times New Roman" w:cs="Times New Roman"/>
          <w:sz w:val="24"/>
          <w:szCs w:val="24"/>
          <w:lang w:val="en-GB"/>
        </w:rPr>
        <w:t xml:space="preserve"> Step</w:t>
      </w:r>
      <w:r w:rsidR="00872552" w:rsidRPr="0087333D">
        <w:rPr>
          <w:rFonts w:ascii="Times New Roman" w:hAnsi="Times New Roman" w:cs="Times New Roman"/>
          <w:sz w:val="24"/>
          <w:szCs w:val="24"/>
          <w:lang w:val="en-GB"/>
        </w:rPr>
        <w:t>s</w:t>
      </w:r>
      <w:r w:rsidR="00FE3961" w:rsidRPr="0087333D">
        <w:rPr>
          <w:rFonts w:ascii="Times New Roman" w:hAnsi="Times New Roman" w:cs="Times New Roman"/>
          <w:sz w:val="24"/>
          <w:szCs w:val="24"/>
          <w:lang w:val="en-GB"/>
        </w:rPr>
        <w:t xml:space="preserve"> 3,</w:t>
      </w:r>
      <w:r w:rsidR="007353E6" w:rsidRPr="0087333D">
        <w:rPr>
          <w:rFonts w:ascii="Times New Roman" w:hAnsi="Times New Roman" w:cs="Times New Roman"/>
          <w:sz w:val="24"/>
          <w:szCs w:val="24"/>
          <w:lang w:val="en-GB"/>
        </w:rPr>
        <w:t xml:space="preserve"> </w:t>
      </w:r>
      <w:r w:rsidR="00FE3961" w:rsidRPr="0087333D">
        <w:rPr>
          <w:rFonts w:ascii="Times New Roman" w:hAnsi="Times New Roman" w:cs="Times New Roman"/>
          <w:sz w:val="24"/>
          <w:szCs w:val="24"/>
          <w:lang w:val="en-GB"/>
        </w:rPr>
        <w:t>4,</w:t>
      </w:r>
      <w:r w:rsidR="007353E6" w:rsidRPr="0087333D">
        <w:rPr>
          <w:rFonts w:ascii="Times New Roman" w:hAnsi="Times New Roman" w:cs="Times New Roman"/>
          <w:sz w:val="24"/>
          <w:szCs w:val="24"/>
          <w:lang w:val="en-GB"/>
        </w:rPr>
        <w:t xml:space="preserve"> </w:t>
      </w:r>
      <w:r w:rsidR="00FE3961" w:rsidRPr="0087333D">
        <w:rPr>
          <w:rFonts w:ascii="Times New Roman" w:hAnsi="Times New Roman" w:cs="Times New Roman"/>
          <w:sz w:val="24"/>
          <w:szCs w:val="24"/>
          <w:lang w:val="en-GB"/>
        </w:rPr>
        <w:t>5,</w:t>
      </w:r>
      <w:r w:rsidR="007353E6" w:rsidRPr="0087333D">
        <w:rPr>
          <w:rFonts w:ascii="Times New Roman" w:hAnsi="Times New Roman" w:cs="Times New Roman"/>
          <w:sz w:val="24"/>
          <w:szCs w:val="24"/>
          <w:lang w:val="en-GB"/>
        </w:rPr>
        <w:t xml:space="preserve"> </w:t>
      </w:r>
      <w:r w:rsidR="00FE3961" w:rsidRPr="0087333D">
        <w:rPr>
          <w:rFonts w:ascii="Times New Roman" w:hAnsi="Times New Roman" w:cs="Times New Roman"/>
          <w:sz w:val="24"/>
          <w:szCs w:val="24"/>
          <w:lang w:val="en-GB"/>
        </w:rPr>
        <w:t>6,</w:t>
      </w:r>
      <w:r w:rsidR="007353E6" w:rsidRPr="0087333D">
        <w:rPr>
          <w:rFonts w:ascii="Times New Roman" w:hAnsi="Times New Roman" w:cs="Times New Roman"/>
          <w:sz w:val="24"/>
          <w:szCs w:val="24"/>
          <w:lang w:val="en-GB"/>
        </w:rPr>
        <w:t xml:space="preserve"> </w:t>
      </w:r>
      <w:r w:rsidR="00FE3961" w:rsidRPr="0087333D">
        <w:rPr>
          <w:rFonts w:ascii="Times New Roman" w:hAnsi="Times New Roman" w:cs="Times New Roman"/>
          <w:sz w:val="24"/>
          <w:szCs w:val="24"/>
          <w:lang w:val="en-GB"/>
        </w:rPr>
        <w:t>7</w:t>
      </w:r>
      <w:r w:rsidR="00C12C10">
        <w:rPr>
          <w:rFonts w:ascii="Times New Roman" w:hAnsi="Times New Roman" w:cs="Times New Roman"/>
          <w:sz w:val="24"/>
          <w:szCs w:val="24"/>
          <w:lang w:val="en-GB"/>
        </w:rPr>
        <w:t>,</w:t>
      </w:r>
      <w:r w:rsidR="00C10B35" w:rsidRPr="0087333D">
        <w:rPr>
          <w:rFonts w:ascii="Times New Roman" w:hAnsi="Times New Roman" w:cs="Times New Roman"/>
          <w:sz w:val="24"/>
          <w:szCs w:val="24"/>
          <w:lang w:val="en-GB"/>
        </w:rPr>
        <w:t xml:space="preserve"> and 8</w:t>
      </w:r>
      <w:r w:rsidR="00C12C10">
        <w:rPr>
          <w:rFonts w:ascii="Times New Roman" w:hAnsi="Times New Roman" w:cs="Times New Roman"/>
          <w:sz w:val="24"/>
          <w:szCs w:val="24"/>
          <w:lang w:val="en-GB"/>
        </w:rPr>
        <w:t>,</w:t>
      </w:r>
      <w:r w:rsidR="00C10B35" w:rsidRPr="0087333D">
        <w:rPr>
          <w:rFonts w:ascii="Times New Roman" w:hAnsi="Times New Roman" w:cs="Times New Roman"/>
          <w:sz w:val="24"/>
          <w:szCs w:val="24"/>
          <w:lang w:val="en-GB"/>
        </w:rPr>
        <w:t xml:space="preserve"> </w:t>
      </w:r>
      <w:r w:rsidR="00C12C10">
        <w:rPr>
          <w:rFonts w:ascii="Times New Roman" w:hAnsi="Times New Roman" w:cs="Times New Roman"/>
          <w:sz w:val="24"/>
          <w:szCs w:val="24"/>
          <w:lang w:val="en-GB"/>
        </w:rPr>
        <w:t>which</w:t>
      </w:r>
      <w:r w:rsidR="00C12C10" w:rsidRPr="0087333D">
        <w:rPr>
          <w:rFonts w:ascii="Times New Roman" w:hAnsi="Times New Roman" w:cs="Times New Roman"/>
          <w:sz w:val="24"/>
          <w:szCs w:val="24"/>
          <w:lang w:val="en-GB"/>
        </w:rPr>
        <w:t xml:space="preserve"> </w:t>
      </w:r>
      <w:r w:rsidR="00907791" w:rsidRPr="0087333D">
        <w:rPr>
          <w:rFonts w:ascii="Times New Roman" w:hAnsi="Times New Roman" w:cs="Times New Roman"/>
          <w:sz w:val="24"/>
          <w:szCs w:val="24"/>
          <w:lang w:val="en-GB"/>
        </w:rPr>
        <w:t xml:space="preserve">are described here below. </w:t>
      </w:r>
    </w:p>
    <w:p w14:paraId="0637C3FF" w14:textId="77777777" w:rsidR="00A736A3" w:rsidRPr="0087333D" w:rsidRDefault="00A736A3" w:rsidP="00D65787">
      <w:pPr>
        <w:rPr>
          <w:rFonts w:ascii="Times New Roman" w:hAnsi="Times New Roman" w:cs="Times New Roman"/>
          <w:sz w:val="24"/>
          <w:szCs w:val="24"/>
          <w:lang w:val="en-GB"/>
        </w:rPr>
      </w:pPr>
    </w:p>
    <w:p w14:paraId="197049C8" w14:textId="425B209D" w:rsidR="00973962" w:rsidRPr="0087333D" w:rsidRDefault="00F959C2" w:rsidP="00D65787">
      <w:pPr>
        <w:rPr>
          <w:rFonts w:ascii="Times New Roman" w:hAnsi="Times New Roman" w:cs="Times New Roman"/>
          <w:i/>
          <w:iCs/>
          <w:sz w:val="24"/>
          <w:szCs w:val="24"/>
          <w:lang w:val="en-GB"/>
        </w:rPr>
      </w:pPr>
      <w:r>
        <w:rPr>
          <w:rFonts w:ascii="Times New Roman" w:hAnsi="Times New Roman" w:cs="Times New Roman"/>
          <w:i/>
          <w:iCs/>
          <w:sz w:val="24"/>
          <w:szCs w:val="24"/>
          <w:lang w:val="en-GB"/>
        </w:rPr>
        <w:t>2.6</w:t>
      </w:r>
      <w:r w:rsidR="00851F75" w:rsidRPr="0087333D">
        <w:rPr>
          <w:rFonts w:ascii="Times New Roman" w:hAnsi="Times New Roman" w:cs="Times New Roman"/>
          <w:i/>
          <w:iCs/>
          <w:sz w:val="24"/>
          <w:szCs w:val="24"/>
          <w:lang w:val="en-GB"/>
        </w:rPr>
        <w:t xml:space="preserve">.1 Checking the presence of epibionts </w:t>
      </w:r>
      <w:r w:rsidR="00432DB9" w:rsidRPr="0087333D">
        <w:rPr>
          <w:rFonts w:ascii="Times New Roman" w:hAnsi="Times New Roman" w:cs="Times New Roman"/>
          <w:i/>
          <w:iCs/>
          <w:sz w:val="24"/>
          <w:szCs w:val="24"/>
          <w:lang w:val="en-GB"/>
        </w:rPr>
        <w:t>on</w:t>
      </w:r>
      <w:r w:rsidR="00851F75" w:rsidRPr="0087333D">
        <w:rPr>
          <w:rFonts w:ascii="Times New Roman" w:hAnsi="Times New Roman" w:cs="Times New Roman"/>
          <w:i/>
          <w:iCs/>
          <w:sz w:val="24"/>
          <w:szCs w:val="24"/>
          <w:lang w:val="en-GB"/>
        </w:rPr>
        <w:t xml:space="preserve"> the items</w:t>
      </w:r>
    </w:p>
    <w:p w14:paraId="2D94C0BD" w14:textId="5D89956C" w:rsidR="006C2DBA" w:rsidRDefault="00616DD8" w:rsidP="00A8387A">
      <w:pPr>
        <w:rPr>
          <w:rFonts w:ascii="Times New Roman" w:hAnsi="Times New Roman" w:cs="Times New Roman"/>
          <w:sz w:val="24"/>
          <w:szCs w:val="24"/>
          <w:lang w:val="en-GB"/>
        </w:rPr>
      </w:pPr>
      <w:r w:rsidRPr="0087333D">
        <w:rPr>
          <w:rFonts w:ascii="Times New Roman" w:hAnsi="Times New Roman" w:cs="Times New Roman"/>
          <w:i/>
          <w:iCs/>
          <w:sz w:val="24"/>
          <w:szCs w:val="24"/>
          <w:u w:val="single"/>
          <w:lang w:val="en-GB"/>
        </w:rPr>
        <w:t xml:space="preserve">Step </w:t>
      </w:r>
      <w:r w:rsidR="000B5786" w:rsidRPr="0087333D">
        <w:rPr>
          <w:rFonts w:ascii="Times New Roman" w:hAnsi="Times New Roman" w:cs="Times New Roman"/>
          <w:i/>
          <w:iCs/>
          <w:sz w:val="24"/>
          <w:szCs w:val="24"/>
          <w:u w:val="single"/>
          <w:lang w:val="en-GB"/>
        </w:rPr>
        <w:t>3</w:t>
      </w:r>
      <w:r w:rsidR="003C6585" w:rsidRPr="0087333D">
        <w:rPr>
          <w:rFonts w:ascii="Times New Roman" w:hAnsi="Times New Roman" w:cs="Times New Roman"/>
          <w:i/>
          <w:iCs/>
          <w:sz w:val="24"/>
          <w:szCs w:val="24"/>
          <w:u w:val="single"/>
          <w:lang w:val="en-GB"/>
        </w:rPr>
        <w:t>:</w:t>
      </w:r>
      <w:r w:rsidR="003C6585" w:rsidRPr="0087333D">
        <w:rPr>
          <w:rFonts w:ascii="Times New Roman" w:hAnsi="Times New Roman" w:cs="Times New Roman"/>
          <w:i/>
          <w:iCs/>
          <w:sz w:val="24"/>
          <w:szCs w:val="24"/>
          <w:lang w:val="en-GB"/>
        </w:rPr>
        <w:t xml:space="preserve"> </w:t>
      </w:r>
      <w:r w:rsidR="00F65CAC" w:rsidRPr="0087333D">
        <w:rPr>
          <w:rFonts w:ascii="Times New Roman" w:hAnsi="Times New Roman" w:cs="Times New Roman"/>
          <w:sz w:val="24"/>
          <w:szCs w:val="24"/>
          <w:lang w:val="en-GB"/>
        </w:rPr>
        <w:t xml:space="preserve">First, we verified the correct reception of </w:t>
      </w:r>
      <w:r w:rsidR="00D37532" w:rsidRPr="0087333D">
        <w:rPr>
          <w:rFonts w:ascii="Times New Roman" w:hAnsi="Times New Roman" w:cs="Times New Roman"/>
          <w:sz w:val="24"/>
          <w:szCs w:val="24"/>
          <w:lang w:val="en-GB"/>
        </w:rPr>
        <w:t xml:space="preserve">the </w:t>
      </w:r>
      <w:r w:rsidR="00F65CAC" w:rsidRPr="0087333D">
        <w:rPr>
          <w:rFonts w:ascii="Times New Roman" w:hAnsi="Times New Roman" w:cs="Times New Roman"/>
          <w:sz w:val="24"/>
          <w:szCs w:val="24"/>
          <w:lang w:val="en-GB"/>
        </w:rPr>
        <w:t>data table</w:t>
      </w:r>
      <w:r w:rsidR="00D37532" w:rsidRPr="0087333D">
        <w:rPr>
          <w:rFonts w:ascii="Times New Roman" w:hAnsi="Times New Roman" w:cs="Times New Roman"/>
          <w:sz w:val="24"/>
          <w:szCs w:val="24"/>
          <w:lang w:val="en-GB"/>
        </w:rPr>
        <w:t xml:space="preserve"> from activity guide 7</w:t>
      </w:r>
      <w:r w:rsidR="00F65CAC" w:rsidRPr="0087333D">
        <w:rPr>
          <w:rFonts w:ascii="Times New Roman" w:hAnsi="Times New Roman" w:cs="Times New Roman"/>
          <w:sz w:val="24"/>
          <w:szCs w:val="24"/>
          <w:lang w:val="en-GB"/>
        </w:rPr>
        <w:t xml:space="preserve"> with the taxon identifications made by schoolchildren during the identification activity. If this </w:t>
      </w:r>
      <w:r w:rsidR="00F65CAC" w:rsidRPr="0087333D">
        <w:rPr>
          <w:rFonts w:ascii="Times New Roman" w:hAnsi="Times New Roman" w:cs="Times New Roman"/>
          <w:sz w:val="24"/>
          <w:szCs w:val="24"/>
          <w:lang w:val="en-GB"/>
        </w:rPr>
        <w:lastRenderedPageBreak/>
        <w:t>information was not available for a</w:t>
      </w:r>
      <w:r w:rsidR="00432DB9" w:rsidRPr="0087333D">
        <w:rPr>
          <w:rFonts w:ascii="Times New Roman" w:hAnsi="Times New Roman" w:cs="Times New Roman"/>
          <w:sz w:val="24"/>
          <w:szCs w:val="24"/>
          <w:lang w:val="en-GB"/>
        </w:rPr>
        <w:t>n item</w:t>
      </w:r>
      <w:r w:rsidR="00F65CAC" w:rsidRPr="0087333D">
        <w:rPr>
          <w:rFonts w:ascii="Times New Roman" w:hAnsi="Times New Roman" w:cs="Times New Roman"/>
          <w:sz w:val="24"/>
          <w:szCs w:val="24"/>
          <w:lang w:val="en-GB"/>
        </w:rPr>
        <w:t>, th</w:t>
      </w:r>
      <w:r w:rsidR="00C12C10">
        <w:rPr>
          <w:rFonts w:ascii="Times New Roman" w:hAnsi="Times New Roman" w:cs="Times New Roman"/>
          <w:sz w:val="24"/>
          <w:szCs w:val="24"/>
          <w:lang w:val="en-GB"/>
        </w:rPr>
        <w:t>e</w:t>
      </w:r>
      <w:r w:rsidR="00F65CAC" w:rsidRPr="0087333D">
        <w:rPr>
          <w:rFonts w:ascii="Times New Roman" w:hAnsi="Times New Roman" w:cs="Times New Roman"/>
          <w:sz w:val="24"/>
          <w:szCs w:val="24"/>
          <w:lang w:val="en-GB"/>
        </w:rPr>
        <w:t xml:space="preserve"> </w:t>
      </w:r>
      <w:r w:rsidR="00432DB9" w:rsidRPr="0087333D">
        <w:rPr>
          <w:rFonts w:ascii="Times New Roman" w:hAnsi="Times New Roman" w:cs="Times New Roman"/>
          <w:sz w:val="24"/>
          <w:szCs w:val="24"/>
          <w:lang w:val="en-GB"/>
        </w:rPr>
        <w:t xml:space="preserve">item </w:t>
      </w:r>
      <w:r w:rsidR="00F65CAC" w:rsidRPr="0087333D">
        <w:rPr>
          <w:rFonts w:ascii="Times New Roman" w:hAnsi="Times New Roman" w:cs="Times New Roman"/>
          <w:sz w:val="24"/>
          <w:szCs w:val="24"/>
          <w:lang w:val="en-GB"/>
        </w:rPr>
        <w:t xml:space="preserve">could not be validated, and hence it was excluded from the analysis. </w:t>
      </w:r>
    </w:p>
    <w:p w14:paraId="09734EEA" w14:textId="5B96ABBB" w:rsidR="001864ED" w:rsidRPr="0087333D" w:rsidRDefault="00104FDC" w:rsidP="006C2DBA">
      <w:pPr>
        <w:rPr>
          <w:rFonts w:ascii="Times New Roman" w:hAnsi="Times New Roman" w:cs="Times New Roman"/>
          <w:i/>
          <w:iCs/>
          <w:sz w:val="24"/>
          <w:szCs w:val="24"/>
          <w:lang w:val="en-GB"/>
        </w:rPr>
      </w:pPr>
      <w:r w:rsidRPr="0087333D">
        <w:rPr>
          <w:rFonts w:ascii="Times New Roman" w:hAnsi="Times New Roman" w:cs="Times New Roman"/>
          <w:i/>
          <w:iCs/>
          <w:sz w:val="24"/>
          <w:szCs w:val="24"/>
          <w:u w:val="single"/>
          <w:lang w:val="en-GB"/>
        </w:rPr>
        <w:t>Step 4</w:t>
      </w:r>
      <w:r w:rsidR="003C6585" w:rsidRPr="0087333D">
        <w:rPr>
          <w:rFonts w:ascii="Times New Roman" w:hAnsi="Times New Roman" w:cs="Times New Roman"/>
          <w:i/>
          <w:iCs/>
          <w:sz w:val="24"/>
          <w:szCs w:val="24"/>
          <w:u w:val="single"/>
          <w:lang w:val="en-GB"/>
        </w:rPr>
        <w:t>:</w:t>
      </w:r>
      <w:r w:rsidR="003C6585" w:rsidRPr="0087333D">
        <w:rPr>
          <w:rFonts w:ascii="Times New Roman" w:hAnsi="Times New Roman" w:cs="Times New Roman"/>
          <w:i/>
          <w:iCs/>
          <w:sz w:val="24"/>
          <w:szCs w:val="24"/>
          <w:lang w:val="en-GB"/>
        </w:rPr>
        <w:t xml:space="preserve"> </w:t>
      </w:r>
      <w:r w:rsidR="004C6AF9" w:rsidRPr="0087333D">
        <w:rPr>
          <w:rFonts w:ascii="Times New Roman" w:hAnsi="Times New Roman" w:cs="Times New Roman"/>
          <w:sz w:val="24"/>
          <w:szCs w:val="24"/>
          <w:lang w:val="en-GB"/>
        </w:rPr>
        <w:t>43</w:t>
      </w:r>
      <w:r w:rsidR="004B69E0" w:rsidRPr="0087333D">
        <w:rPr>
          <w:rFonts w:ascii="Times New Roman" w:hAnsi="Times New Roman" w:cs="Times New Roman"/>
          <w:sz w:val="24"/>
          <w:szCs w:val="24"/>
          <w:lang w:val="en-GB"/>
        </w:rPr>
        <w:t>4</w:t>
      </w:r>
      <w:r w:rsidR="004C6AF9" w:rsidRPr="0087333D">
        <w:rPr>
          <w:rFonts w:ascii="Times New Roman" w:hAnsi="Times New Roman" w:cs="Times New Roman"/>
          <w:sz w:val="24"/>
          <w:szCs w:val="24"/>
          <w:lang w:val="en-GB"/>
        </w:rPr>
        <w:t xml:space="preserve"> </w:t>
      </w:r>
      <w:r w:rsidR="000A7AC6" w:rsidRPr="0087333D">
        <w:rPr>
          <w:rFonts w:ascii="Times New Roman" w:hAnsi="Times New Roman" w:cs="Times New Roman"/>
          <w:sz w:val="24"/>
          <w:szCs w:val="24"/>
          <w:lang w:val="en-GB"/>
        </w:rPr>
        <w:t>items</w:t>
      </w:r>
      <w:r w:rsidRPr="0087333D">
        <w:rPr>
          <w:rFonts w:ascii="Times New Roman" w:hAnsi="Times New Roman" w:cs="Times New Roman"/>
          <w:sz w:val="24"/>
          <w:szCs w:val="24"/>
          <w:lang w:val="en-GB"/>
        </w:rPr>
        <w:t xml:space="preserve"> that </w:t>
      </w:r>
      <w:r w:rsidR="000507F2" w:rsidRPr="0087333D">
        <w:rPr>
          <w:rFonts w:ascii="Times New Roman" w:hAnsi="Times New Roman" w:cs="Times New Roman"/>
          <w:sz w:val="24"/>
          <w:szCs w:val="24"/>
          <w:lang w:val="en-GB"/>
        </w:rPr>
        <w:t xml:space="preserve">had the data table </w:t>
      </w:r>
      <w:r w:rsidR="000333A8" w:rsidRPr="0087333D">
        <w:rPr>
          <w:rFonts w:ascii="Times New Roman" w:hAnsi="Times New Roman" w:cs="Times New Roman"/>
          <w:sz w:val="24"/>
          <w:szCs w:val="24"/>
          <w:lang w:val="en-GB"/>
        </w:rPr>
        <w:t>with</w:t>
      </w:r>
      <w:r w:rsidR="000507F2" w:rsidRPr="0087333D">
        <w:rPr>
          <w:rFonts w:ascii="Times New Roman" w:hAnsi="Times New Roman" w:cs="Times New Roman"/>
          <w:sz w:val="24"/>
          <w:szCs w:val="24"/>
          <w:lang w:val="en-GB"/>
        </w:rPr>
        <w:t xml:space="preserve"> the identifications made by the </w:t>
      </w:r>
      <w:r w:rsidR="001A3F70" w:rsidRPr="0087333D">
        <w:rPr>
          <w:rFonts w:ascii="Times New Roman" w:hAnsi="Times New Roman" w:cs="Times New Roman"/>
          <w:sz w:val="24"/>
          <w:szCs w:val="24"/>
          <w:lang w:val="en-GB"/>
        </w:rPr>
        <w:t>schoolchildren were</w:t>
      </w:r>
      <w:r w:rsidR="00031832" w:rsidRPr="0087333D">
        <w:rPr>
          <w:rFonts w:ascii="Times New Roman" w:hAnsi="Times New Roman" w:cs="Times New Roman"/>
          <w:sz w:val="24"/>
          <w:szCs w:val="24"/>
          <w:lang w:val="en-GB"/>
        </w:rPr>
        <w:t xml:space="preserve"> received in the laboratory of Universidad </w:t>
      </w:r>
      <w:proofErr w:type="spellStart"/>
      <w:r w:rsidR="00031832" w:rsidRPr="0087333D">
        <w:rPr>
          <w:rFonts w:ascii="Times New Roman" w:hAnsi="Times New Roman" w:cs="Times New Roman"/>
          <w:sz w:val="24"/>
          <w:szCs w:val="24"/>
          <w:lang w:val="en-GB"/>
        </w:rPr>
        <w:t>Cat</w:t>
      </w:r>
      <w:r w:rsidR="001A3F70" w:rsidRPr="0087333D">
        <w:rPr>
          <w:rFonts w:ascii="Times New Roman" w:hAnsi="Times New Roman" w:cs="Times New Roman"/>
          <w:sz w:val="24"/>
          <w:szCs w:val="24"/>
          <w:lang w:val="en-GB"/>
        </w:rPr>
        <w:t>o</w:t>
      </w:r>
      <w:r w:rsidR="000333A8" w:rsidRPr="0087333D">
        <w:rPr>
          <w:rFonts w:ascii="Times New Roman" w:hAnsi="Times New Roman" w:cs="Times New Roman"/>
          <w:sz w:val="24"/>
          <w:szCs w:val="24"/>
          <w:lang w:val="en-GB"/>
        </w:rPr>
        <w:t>lica</w:t>
      </w:r>
      <w:proofErr w:type="spellEnd"/>
      <w:r w:rsidR="000333A8" w:rsidRPr="0087333D">
        <w:rPr>
          <w:rFonts w:ascii="Times New Roman" w:hAnsi="Times New Roman" w:cs="Times New Roman"/>
          <w:sz w:val="24"/>
          <w:szCs w:val="24"/>
          <w:lang w:val="en-GB"/>
        </w:rPr>
        <w:t xml:space="preserve"> del Norte</w:t>
      </w:r>
      <w:r w:rsidR="00031832" w:rsidRPr="0087333D">
        <w:rPr>
          <w:rFonts w:ascii="Times New Roman" w:hAnsi="Times New Roman" w:cs="Times New Roman"/>
          <w:sz w:val="24"/>
          <w:szCs w:val="24"/>
          <w:lang w:val="en-GB"/>
        </w:rPr>
        <w:t xml:space="preserve"> in Coquimbo, Chile. These </w:t>
      </w:r>
      <w:r w:rsidR="000A7AC6" w:rsidRPr="0087333D">
        <w:rPr>
          <w:rFonts w:ascii="Times New Roman" w:hAnsi="Times New Roman" w:cs="Times New Roman"/>
          <w:sz w:val="24"/>
          <w:szCs w:val="24"/>
          <w:lang w:val="en-GB"/>
        </w:rPr>
        <w:t>items</w:t>
      </w:r>
      <w:r w:rsidR="00031832" w:rsidRPr="0087333D">
        <w:rPr>
          <w:rFonts w:ascii="Times New Roman" w:hAnsi="Times New Roman" w:cs="Times New Roman"/>
          <w:sz w:val="24"/>
          <w:szCs w:val="24"/>
          <w:lang w:val="en-GB"/>
        </w:rPr>
        <w:t xml:space="preserve"> were </w:t>
      </w:r>
      <w:r w:rsidR="001864ED" w:rsidRPr="0087333D">
        <w:rPr>
          <w:rFonts w:ascii="Times New Roman" w:hAnsi="Times New Roman" w:cs="Times New Roman"/>
          <w:sz w:val="24"/>
          <w:szCs w:val="24"/>
          <w:lang w:val="en-GB"/>
        </w:rPr>
        <w:t xml:space="preserve">brought to Coquimbo </w:t>
      </w:r>
      <w:r w:rsidR="00031832" w:rsidRPr="0087333D">
        <w:rPr>
          <w:rFonts w:ascii="Times New Roman" w:hAnsi="Times New Roman" w:cs="Times New Roman"/>
          <w:sz w:val="24"/>
          <w:szCs w:val="24"/>
          <w:lang w:val="en-GB"/>
        </w:rPr>
        <w:t xml:space="preserve">by the </w:t>
      </w:r>
      <w:r w:rsidR="00C738B1">
        <w:rPr>
          <w:rFonts w:ascii="Times New Roman" w:hAnsi="Times New Roman" w:cs="Times New Roman"/>
          <w:sz w:val="24"/>
          <w:szCs w:val="24"/>
          <w:lang w:val="en-GB"/>
        </w:rPr>
        <w:t xml:space="preserve">coordinating </w:t>
      </w:r>
      <w:r w:rsidR="00031832" w:rsidRPr="0087333D">
        <w:rPr>
          <w:rFonts w:ascii="Times New Roman" w:hAnsi="Times New Roman" w:cs="Times New Roman"/>
          <w:sz w:val="24"/>
          <w:szCs w:val="24"/>
          <w:lang w:val="en-GB"/>
        </w:rPr>
        <w:t xml:space="preserve">teachers </w:t>
      </w:r>
      <w:r w:rsidR="001A3F70" w:rsidRPr="0087333D">
        <w:rPr>
          <w:rFonts w:ascii="Times New Roman" w:hAnsi="Times New Roman" w:cs="Times New Roman"/>
          <w:sz w:val="24"/>
          <w:szCs w:val="24"/>
          <w:lang w:val="en-GB"/>
        </w:rPr>
        <w:t xml:space="preserve">when they came to an international </w:t>
      </w:r>
      <w:r w:rsidR="00754E45" w:rsidRPr="0087333D">
        <w:rPr>
          <w:rFonts w:ascii="Times New Roman" w:hAnsi="Times New Roman" w:cs="Times New Roman"/>
          <w:sz w:val="24"/>
          <w:szCs w:val="24"/>
          <w:lang w:val="en-GB"/>
        </w:rPr>
        <w:t xml:space="preserve">training </w:t>
      </w:r>
      <w:r w:rsidR="001A3F70" w:rsidRPr="0087333D">
        <w:rPr>
          <w:rFonts w:ascii="Times New Roman" w:hAnsi="Times New Roman" w:cs="Times New Roman"/>
          <w:sz w:val="24"/>
          <w:szCs w:val="24"/>
          <w:lang w:val="en-GB"/>
        </w:rPr>
        <w:t>workshop</w:t>
      </w:r>
      <w:r w:rsidR="008A631B" w:rsidRPr="0087333D">
        <w:rPr>
          <w:rFonts w:ascii="Times New Roman" w:hAnsi="Times New Roman" w:cs="Times New Roman"/>
          <w:sz w:val="24"/>
          <w:szCs w:val="24"/>
          <w:lang w:val="en-GB"/>
        </w:rPr>
        <w:t xml:space="preserve"> in January 2020</w:t>
      </w:r>
      <w:r w:rsidR="001A3F70" w:rsidRPr="0087333D">
        <w:rPr>
          <w:rFonts w:ascii="Times New Roman" w:hAnsi="Times New Roman" w:cs="Times New Roman"/>
          <w:sz w:val="24"/>
          <w:szCs w:val="24"/>
          <w:lang w:val="en-GB"/>
        </w:rPr>
        <w:t xml:space="preserve">. </w:t>
      </w:r>
      <w:r w:rsidR="00A63FED" w:rsidRPr="0087333D">
        <w:rPr>
          <w:rFonts w:ascii="Times New Roman" w:hAnsi="Times New Roman" w:cs="Times New Roman"/>
          <w:sz w:val="24"/>
          <w:szCs w:val="24"/>
          <w:lang w:val="en-GB"/>
        </w:rPr>
        <w:t>In the laboratory</w:t>
      </w:r>
      <w:r w:rsidR="006E6F26" w:rsidRPr="0087333D">
        <w:rPr>
          <w:rFonts w:ascii="Times New Roman" w:hAnsi="Times New Roman" w:cs="Times New Roman"/>
          <w:sz w:val="24"/>
          <w:szCs w:val="24"/>
          <w:lang w:val="en-GB"/>
        </w:rPr>
        <w:t>,</w:t>
      </w:r>
      <w:r w:rsidR="00A63FED" w:rsidRPr="0087333D">
        <w:rPr>
          <w:rFonts w:ascii="Times New Roman" w:hAnsi="Times New Roman" w:cs="Times New Roman"/>
          <w:sz w:val="24"/>
          <w:szCs w:val="24"/>
          <w:lang w:val="en-GB"/>
        </w:rPr>
        <w:t xml:space="preserve"> experts made a direct evaluation of the </w:t>
      </w:r>
      <w:r w:rsidR="002B72A9" w:rsidRPr="0087333D">
        <w:rPr>
          <w:rFonts w:ascii="Times New Roman" w:hAnsi="Times New Roman" w:cs="Times New Roman"/>
          <w:sz w:val="24"/>
          <w:szCs w:val="24"/>
          <w:lang w:val="en-GB"/>
        </w:rPr>
        <w:t>presence of epibionts</w:t>
      </w:r>
      <w:r w:rsidR="00C12C10">
        <w:rPr>
          <w:rFonts w:ascii="Times New Roman" w:hAnsi="Times New Roman" w:cs="Times New Roman"/>
          <w:sz w:val="24"/>
          <w:szCs w:val="24"/>
          <w:lang w:val="en-GB"/>
        </w:rPr>
        <w:t>,</w:t>
      </w:r>
      <w:r w:rsidR="0005499E" w:rsidRPr="0087333D">
        <w:rPr>
          <w:rFonts w:ascii="Times New Roman" w:hAnsi="Times New Roman" w:cs="Times New Roman"/>
          <w:sz w:val="24"/>
          <w:szCs w:val="24"/>
          <w:lang w:val="en-GB"/>
        </w:rPr>
        <w:t xml:space="preserve"> and the main taxa were identified using a magnifying </w:t>
      </w:r>
      <w:r w:rsidR="006E6F26" w:rsidRPr="0087333D">
        <w:rPr>
          <w:rFonts w:ascii="Times New Roman" w:hAnsi="Times New Roman" w:cs="Times New Roman"/>
          <w:sz w:val="24"/>
          <w:szCs w:val="24"/>
          <w:lang w:val="en-GB"/>
        </w:rPr>
        <w:t>glass</w:t>
      </w:r>
      <w:r w:rsidR="00CD6AB8" w:rsidRPr="0087333D">
        <w:rPr>
          <w:rFonts w:ascii="Times New Roman" w:hAnsi="Times New Roman" w:cs="Times New Roman"/>
          <w:sz w:val="24"/>
          <w:szCs w:val="24"/>
          <w:lang w:val="en-GB"/>
        </w:rPr>
        <w:t xml:space="preserve"> (</w:t>
      </w:r>
      <w:r w:rsidR="0096200A" w:rsidRPr="0087333D">
        <w:rPr>
          <w:rFonts w:ascii="Times New Roman" w:hAnsi="Times New Roman" w:cs="Times New Roman"/>
          <w:sz w:val="24"/>
          <w:szCs w:val="24"/>
          <w:lang w:val="en-GB"/>
        </w:rPr>
        <w:t>Figure 1</w:t>
      </w:r>
      <w:r w:rsidR="009E5A70" w:rsidRPr="0087333D">
        <w:rPr>
          <w:rFonts w:ascii="Times New Roman" w:hAnsi="Times New Roman" w:cs="Times New Roman"/>
          <w:sz w:val="24"/>
          <w:szCs w:val="24"/>
          <w:lang w:val="en-GB"/>
        </w:rPr>
        <w:t xml:space="preserve">: </w:t>
      </w:r>
      <w:r w:rsidR="00935BC9" w:rsidRPr="0087333D">
        <w:rPr>
          <w:rFonts w:ascii="Times New Roman" w:hAnsi="Times New Roman" w:cs="Times New Roman"/>
          <w:sz w:val="24"/>
          <w:szCs w:val="24"/>
          <w:lang w:val="en-GB"/>
        </w:rPr>
        <w:t>Step 7</w:t>
      </w:r>
      <w:r w:rsidR="0096200A" w:rsidRPr="0087333D">
        <w:rPr>
          <w:rFonts w:ascii="Times New Roman" w:hAnsi="Times New Roman" w:cs="Times New Roman"/>
          <w:sz w:val="24"/>
          <w:szCs w:val="24"/>
          <w:lang w:val="en-GB"/>
        </w:rPr>
        <w:t>)</w:t>
      </w:r>
      <w:r w:rsidR="000333A8" w:rsidRPr="0087333D">
        <w:rPr>
          <w:rFonts w:ascii="Times New Roman" w:hAnsi="Times New Roman" w:cs="Times New Roman"/>
          <w:sz w:val="24"/>
          <w:szCs w:val="24"/>
          <w:lang w:val="en-GB"/>
        </w:rPr>
        <w:t>. Items had to be excluded from further analy</w:t>
      </w:r>
      <w:r w:rsidR="007B4C97" w:rsidRPr="0087333D">
        <w:rPr>
          <w:rFonts w:ascii="Times New Roman" w:hAnsi="Times New Roman" w:cs="Times New Roman"/>
          <w:sz w:val="24"/>
          <w:szCs w:val="24"/>
          <w:lang w:val="en-GB"/>
        </w:rPr>
        <w:t>sis</w:t>
      </w:r>
      <w:r w:rsidR="000333A8" w:rsidRPr="0087333D">
        <w:rPr>
          <w:rFonts w:ascii="Times New Roman" w:hAnsi="Times New Roman" w:cs="Times New Roman"/>
          <w:sz w:val="24"/>
          <w:szCs w:val="24"/>
          <w:lang w:val="en-GB"/>
        </w:rPr>
        <w:t xml:space="preserve"> if they either </w:t>
      </w:r>
      <w:r w:rsidR="00731183" w:rsidRPr="0087333D">
        <w:rPr>
          <w:rFonts w:ascii="Times New Roman" w:hAnsi="Times New Roman" w:cs="Times New Roman"/>
          <w:sz w:val="24"/>
          <w:szCs w:val="24"/>
          <w:lang w:val="en-GB"/>
        </w:rPr>
        <w:t xml:space="preserve">did not arrive </w:t>
      </w:r>
      <w:r w:rsidR="000333A8" w:rsidRPr="0087333D">
        <w:rPr>
          <w:rFonts w:ascii="Times New Roman" w:hAnsi="Times New Roman" w:cs="Times New Roman"/>
          <w:sz w:val="24"/>
          <w:szCs w:val="24"/>
          <w:lang w:val="en-GB"/>
        </w:rPr>
        <w:t>at</w:t>
      </w:r>
      <w:r w:rsidR="00731183" w:rsidRPr="0087333D">
        <w:rPr>
          <w:rFonts w:ascii="Times New Roman" w:hAnsi="Times New Roman" w:cs="Times New Roman"/>
          <w:sz w:val="24"/>
          <w:szCs w:val="24"/>
          <w:lang w:val="en-GB"/>
        </w:rPr>
        <w:t xml:space="preserve"> the laboratory, no image was available</w:t>
      </w:r>
      <w:r w:rsidR="007B4C97" w:rsidRPr="0087333D">
        <w:rPr>
          <w:rFonts w:ascii="Times New Roman" w:hAnsi="Times New Roman" w:cs="Times New Roman"/>
          <w:sz w:val="24"/>
          <w:szCs w:val="24"/>
          <w:lang w:val="en-GB"/>
        </w:rPr>
        <w:t>,</w:t>
      </w:r>
      <w:r w:rsidR="00731183" w:rsidRPr="0087333D">
        <w:rPr>
          <w:rFonts w:ascii="Times New Roman" w:hAnsi="Times New Roman" w:cs="Times New Roman"/>
          <w:sz w:val="24"/>
          <w:szCs w:val="24"/>
          <w:lang w:val="en-GB"/>
        </w:rPr>
        <w:t xml:space="preserve"> </w:t>
      </w:r>
      <w:r w:rsidR="000333A8" w:rsidRPr="0087333D">
        <w:rPr>
          <w:rFonts w:ascii="Times New Roman" w:hAnsi="Times New Roman" w:cs="Times New Roman"/>
          <w:sz w:val="24"/>
          <w:szCs w:val="24"/>
          <w:lang w:val="en-GB"/>
        </w:rPr>
        <w:t>or</w:t>
      </w:r>
      <w:r w:rsidR="00731183" w:rsidRPr="0087333D">
        <w:rPr>
          <w:rFonts w:ascii="Times New Roman" w:hAnsi="Times New Roman" w:cs="Times New Roman"/>
          <w:sz w:val="24"/>
          <w:szCs w:val="24"/>
          <w:lang w:val="en-GB"/>
        </w:rPr>
        <w:t xml:space="preserve"> no expert supervised the identification.</w:t>
      </w:r>
    </w:p>
    <w:p w14:paraId="5C7BEAB9" w14:textId="63318296" w:rsidR="00E96316" w:rsidRPr="0087333D" w:rsidRDefault="00C638E0" w:rsidP="00D65787">
      <w:pPr>
        <w:rPr>
          <w:rFonts w:ascii="Times New Roman" w:hAnsi="Times New Roman" w:cs="Times New Roman"/>
          <w:i/>
          <w:iCs/>
          <w:sz w:val="24"/>
          <w:szCs w:val="24"/>
          <w:lang w:val="en-GB"/>
        </w:rPr>
      </w:pPr>
      <w:r w:rsidRPr="0087333D">
        <w:rPr>
          <w:rFonts w:ascii="Times New Roman" w:hAnsi="Times New Roman" w:cs="Times New Roman"/>
          <w:i/>
          <w:iCs/>
          <w:sz w:val="24"/>
          <w:szCs w:val="24"/>
          <w:u w:val="single"/>
          <w:lang w:val="en-GB"/>
        </w:rPr>
        <w:t>Step 5</w:t>
      </w:r>
      <w:r w:rsidR="003C6585" w:rsidRPr="0087333D">
        <w:rPr>
          <w:rFonts w:ascii="Times New Roman" w:hAnsi="Times New Roman" w:cs="Times New Roman"/>
          <w:i/>
          <w:iCs/>
          <w:sz w:val="24"/>
          <w:szCs w:val="24"/>
          <w:u w:val="single"/>
          <w:lang w:val="en-GB"/>
        </w:rPr>
        <w:t>:</w:t>
      </w:r>
      <w:r w:rsidR="003C6585" w:rsidRPr="0087333D">
        <w:rPr>
          <w:rFonts w:ascii="Times New Roman" w:hAnsi="Times New Roman" w:cs="Times New Roman"/>
          <w:i/>
          <w:iCs/>
          <w:sz w:val="24"/>
          <w:szCs w:val="24"/>
          <w:lang w:val="en-GB"/>
        </w:rPr>
        <w:t xml:space="preserve"> </w:t>
      </w:r>
      <w:r w:rsidR="000855AF" w:rsidRPr="0087333D">
        <w:rPr>
          <w:rFonts w:ascii="Times New Roman" w:hAnsi="Times New Roman" w:cs="Times New Roman"/>
          <w:sz w:val="24"/>
          <w:szCs w:val="24"/>
          <w:lang w:val="en-GB"/>
        </w:rPr>
        <w:t>20</w:t>
      </w:r>
      <w:r w:rsidR="00943A71" w:rsidRPr="0087333D">
        <w:rPr>
          <w:rFonts w:ascii="Times New Roman" w:hAnsi="Times New Roman" w:cs="Times New Roman"/>
          <w:sz w:val="24"/>
          <w:szCs w:val="24"/>
          <w:lang w:val="en-GB"/>
        </w:rPr>
        <w:t>0</w:t>
      </w:r>
      <w:r w:rsidR="000855AF" w:rsidRPr="0087333D">
        <w:rPr>
          <w:rFonts w:ascii="Times New Roman" w:hAnsi="Times New Roman" w:cs="Times New Roman"/>
          <w:sz w:val="24"/>
          <w:szCs w:val="24"/>
          <w:lang w:val="en-GB"/>
        </w:rPr>
        <w:t xml:space="preserve"> </w:t>
      </w:r>
      <w:r w:rsidR="0084111B" w:rsidRPr="0087333D">
        <w:rPr>
          <w:rFonts w:ascii="Times New Roman" w:hAnsi="Times New Roman" w:cs="Times New Roman"/>
          <w:sz w:val="24"/>
          <w:szCs w:val="24"/>
          <w:lang w:val="en-GB"/>
        </w:rPr>
        <w:t>items</w:t>
      </w:r>
      <w:r w:rsidR="000855AF" w:rsidRPr="0087333D">
        <w:rPr>
          <w:rFonts w:ascii="Times New Roman" w:hAnsi="Times New Roman" w:cs="Times New Roman"/>
          <w:sz w:val="24"/>
          <w:szCs w:val="24"/>
          <w:lang w:val="en-GB"/>
        </w:rPr>
        <w:t xml:space="preserve"> </w:t>
      </w:r>
      <w:r w:rsidR="0084111B" w:rsidRPr="0087333D">
        <w:rPr>
          <w:rFonts w:ascii="Times New Roman" w:hAnsi="Times New Roman" w:cs="Times New Roman"/>
          <w:sz w:val="24"/>
          <w:szCs w:val="24"/>
          <w:lang w:val="en-GB"/>
        </w:rPr>
        <w:t>that</w:t>
      </w:r>
      <w:r w:rsidR="000855AF" w:rsidRPr="0087333D">
        <w:rPr>
          <w:rFonts w:ascii="Times New Roman" w:hAnsi="Times New Roman" w:cs="Times New Roman"/>
          <w:sz w:val="24"/>
          <w:szCs w:val="24"/>
          <w:lang w:val="en-GB"/>
        </w:rPr>
        <w:t xml:space="preserve"> did not arrive at the laboratory were validated using the image take</w:t>
      </w:r>
      <w:r w:rsidR="00016A8F" w:rsidRPr="0087333D">
        <w:rPr>
          <w:rFonts w:ascii="Times New Roman" w:hAnsi="Times New Roman" w:cs="Times New Roman"/>
          <w:sz w:val="24"/>
          <w:szCs w:val="24"/>
          <w:lang w:val="en-GB"/>
        </w:rPr>
        <w:t>n</w:t>
      </w:r>
      <w:r w:rsidR="000855AF" w:rsidRPr="0087333D">
        <w:rPr>
          <w:rFonts w:ascii="Times New Roman" w:hAnsi="Times New Roman" w:cs="Times New Roman"/>
          <w:sz w:val="24"/>
          <w:szCs w:val="24"/>
          <w:lang w:val="en-GB"/>
        </w:rPr>
        <w:t xml:space="preserve"> by the schoolchildren</w:t>
      </w:r>
      <w:r w:rsidR="00735403" w:rsidRPr="0087333D">
        <w:rPr>
          <w:rFonts w:ascii="Times New Roman" w:hAnsi="Times New Roman" w:cs="Times New Roman"/>
          <w:sz w:val="24"/>
          <w:szCs w:val="24"/>
          <w:lang w:val="en-GB"/>
        </w:rPr>
        <w:t xml:space="preserve">. </w:t>
      </w:r>
      <w:r w:rsidR="00827B94">
        <w:rPr>
          <w:rFonts w:ascii="Times New Roman" w:hAnsi="Times New Roman" w:cs="Times New Roman"/>
          <w:sz w:val="24"/>
          <w:szCs w:val="24"/>
          <w:lang w:val="en-GB"/>
        </w:rPr>
        <w:t>The i</w:t>
      </w:r>
      <w:r w:rsidR="00735403" w:rsidRPr="0087333D">
        <w:rPr>
          <w:rFonts w:ascii="Times New Roman" w:hAnsi="Times New Roman" w:cs="Times New Roman"/>
          <w:sz w:val="24"/>
          <w:szCs w:val="24"/>
          <w:lang w:val="en-GB"/>
        </w:rPr>
        <w:t xml:space="preserve">mages that were available </w:t>
      </w:r>
      <w:r w:rsidR="00C12C10">
        <w:rPr>
          <w:rFonts w:ascii="Times New Roman" w:hAnsi="Times New Roman" w:cs="Times New Roman"/>
          <w:sz w:val="24"/>
          <w:szCs w:val="24"/>
          <w:lang w:val="en-GB"/>
        </w:rPr>
        <w:t>for analysis</w:t>
      </w:r>
      <w:r w:rsidR="00735403" w:rsidRPr="0087333D">
        <w:rPr>
          <w:rFonts w:ascii="Times New Roman" w:hAnsi="Times New Roman" w:cs="Times New Roman"/>
          <w:sz w:val="24"/>
          <w:szCs w:val="24"/>
          <w:lang w:val="en-GB"/>
        </w:rPr>
        <w:t xml:space="preserve"> </w:t>
      </w:r>
      <w:r w:rsidR="001901CE" w:rsidRPr="0087333D">
        <w:rPr>
          <w:rFonts w:ascii="Times New Roman" w:hAnsi="Times New Roman" w:cs="Times New Roman"/>
          <w:sz w:val="24"/>
          <w:szCs w:val="24"/>
          <w:lang w:val="en-GB"/>
        </w:rPr>
        <w:t>had</w:t>
      </w:r>
      <w:r w:rsidR="00163362" w:rsidRPr="0087333D">
        <w:rPr>
          <w:rFonts w:ascii="Times New Roman" w:hAnsi="Times New Roman" w:cs="Times New Roman"/>
          <w:sz w:val="24"/>
          <w:szCs w:val="24"/>
          <w:lang w:val="en-GB"/>
        </w:rPr>
        <w:t xml:space="preserve"> a label with the</w:t>
      </w:r>
      <w:r w:rsidR="001864ED" w:rsidRPr="0087333D">
        <w:rPr>
          <w:rFonts w:ascii="Times New Roman" w:hAnsi="Times New Roman" w:cs="Times New Roman"/>
          <w:sz w:val="24"/>
          <w:szCs w:val="24"/>
          <w:lang w:val="en-GB"/>
        </w:rPr>
        <w:t xml:space="preserve"> </w:t>
      </w:r>
      <w:r w:rsidR="006546A8" w:rsidRPr="0087333D">
        <w:rPr>
          <w:rFonts w:ascii="Times New Roman" w:hAnsi="Times New Roman" w:cs="Times New Roman"/>
          <w:sz w:val="24"/>
          <w:szCs w:val="24"/>
          <w:lang w:val="en-GB"/>
        </w:rPr>
        <w:t>item</w:t>
      </w:r>
      <w:r w:rsidR="00163362" w:rsidRPr="0087333D">
        <w:rPr>
          <w:rFonts w:ascii="Times New Roman" w:hAnsi="Times New Roman" w:cs="Times New Roman"/>
          <w:sz w:val="24"/>
          <w:szCs w:val="24"/>
          <w:lang w:val="en-GB"/>
        </w:rPr>
        <w:t xml:space="preserve"> number</w:t>
      </w:r>
      <w:r w:rsidR="007F44AB" w:rsidRPr="0087333D">
        <w:rPr>
          <w:rFonts w:ascii="Times New Roman" w:hAnsi="Times New Roman" w:cs="Times New Roman"/>
          <w:sz w:val="24"/>
          <w:szCs w:val="24"/>
          <w:lang w:val="en-GB"/>
        </w:rPr>
        <w:t>,</w:t>
      </w:r>
      <w:r w:rsidR="00827B94">
        <w:rPr>
          <w:rFonts w:ascii="Times New Roman" w:hAnsi="Times New Roman" w:cs="Times New Roman"/>
          <w:sz w:val="24"/>
          <w:szCs w:val="24"/>
          <w:lang w:val="en-GB"/>
        </w:rPr>
        <w:t xml:space="preserve"> which </w:t>
      </w:r>
      <w:r w:rsidR="007F44AB" w:rsidRPr="0087333D">
        <w:rPr>
          <w:rFonts w:ascii="Times New Roman" w:hAnsi="Times New Roman" w:cs="Times New Roman"/>
          <w:sz w:val="24"/>
          <w:szCs w:val="24"/>
          <w:lang w:val="en-GB"/>
        </w:rPr>
        <w:t>correspond</w:t>
      </w:r>
      <w:r w:rsidR="00827B94">
        <w:rPr>
          <w:rFonts w:ascii="Times New Roman" w:hAnsi="Times New Roman" w:cs="Times New Roman"/>
          <w:sz w:val="24"/>
          <w:szCs w:val="24"/>
          <w:lang w:val="en-GB"/>
        </w:rPr>
        <w:t>ed</w:t>
      </w:r>
      <w:r w:rsidR="001864ED" w:rsidRPr="0087333D">
        <w:rPr>
          <w:rFonts w:ascii="Times New Roman" w:hAnsi="Times New Roman" w:cs="Times New Roman"/>
          <w:sz w:val="24"/>
          <w:szCs w:val="24"/>
          <w:lang w:val="en-GB"/>
        </w:rPr>
        <w:t xml:space="preserve"> </w:t>
      </w:r>
      <w:r w:rsidR="007F44AB" w:rsidRPr="0087333D">
        <w:rPr>
          <w:rFonts w:ascii="Times New Roman" w:hAnsi="Times New Roman" w:cs="Times New Roman"/>
          <w:sz w:val="24"/>
          <w:szCs w:val="24"/>
          <w:lang w:val="en-GB"/>
        </w:rPr>
        <w:t xml:space="preserve">to the data table </w:t>
      </w:r>
      <w:r w:rsidR="00827B94">
        <w:rPr>
          <w:rFonts w:ascii="Times New Roman" w:hAnsi="Times New Roman" w:cs="Times New Roman"/>
          <w:sz w:val="24"/>
          <w:szCs w:val="24"/>
          <w:lang w:val="en-GB"/>
        </w:rPr>
        <w:t>the</w:t>
      </w:r>
      <w:r w:rsidR="00827B94" w:rsidRPr="0087333D">
        <w:rPr>
          <w:rFonts w:ascii="Times New Roman" w:hAnsi="Times New Roman" w:cs="Times New Roman"/>
          <w:sz w:val="24"/>
          <w:szCs w:val="24"/>
          <w:lang w:val="en-GB"/>
        </w:rPr>
        <w:t xml:space="preserve"> </w:t>
      </w:r>
      <w:r w:rsidR="00163362" w:rsidRPr="0087333D">
        <w:rPr>
          <w:rFonts w:ascii="Times New Roman" w:hAnsi="Times New Roman" w:cs="Times New Roman"/>
          <w:sz w:val="24"/>
          <w:szCs w:val="24"/>
          <w:lang w:val="en-GB"/>
        </w:rPr>
        <w:t xml:space="preserve">schoolchildren </w:t>
      </w:r>
      <w:r w:rsidR="007B4C97" w:rsidRPr="0087333D">
        <w:rPr>
          <w:rFonts w:ascii="Times New Roman" w:hAnsi="Times New Roman" w:cs="Times New Roman"/>
          <w:sz w:val="24"/>
          <w:szCs w:val="24"/>
          <w:lang w:val="en-GB"/>
        </w:rPr>
        <w:t xml:space="preserve">had </w:t>
      </w:r>
      <w:r w:rsidR="007F44AB" w:rsidRPr="0087333D">
        <w:rPr>
          <w:rFonts w:ascii="Times New Roman" w:hAnsi="Times New Roman" w:cs="Times New Roman"/>
          <w:sz w:val="24"/>
          <w:szCs w:val="24"/>
          <w:lang w:val="en-GB"/>
        </w:rPr>
        <w:t>registered their</w:t>
      </w:r>
      <w:r w:rsidR="00163362" w:rsidRPr="0087333D">
        <w:rPr>
          <w:rFonts w:ascii="Times New Roman" w:hAnsi="Times New Roman" w:cs="Times New Roman"/>
          <w:sz w:val="24"/>
          <w:szCs w:val="24"/>
          <w:lang w:val="en-GB"/>
        </w:rPr>
        <w:t xml:space="preserve"> identifications</w:t>
      </w:r>
      <w:r w:rsidR="00827B94">
        <w:rPr>
          <w:rFonts w:ascii="Times New Roman" w:hAnsi="Times New Roman" w:cs="Times New Roman"/>
          <w:sz w:val="24"/>
          <w:szCs w:val="24"/>
          <w:lang w:val="en-GB"/>
        </w:rPr>
        <w:t xml:space="preserve"> on</w:t>
      </w:r>
      <w:r w:rsidR="00163362" w:rsidRPr="0087333D">
        <w:rPr>
          <w:rFonts w:ascii="Times New Roman" w:hAnsi="Times New Roman" w:cs="Times New Roman"/>
          <w:sz w:val="24"/>
          <w:szCs w:val="24"/>
          <w:lang w:val="en-GB"/>
        </w:rPr>
        <w:t xml:space="preserve"> (see Figure </w:t>
      </w:r>
      <w:r w:rsidR="00B64635" w:rsidRPr="0087333D">
        <w:rPr>
          <w:rFonts w:ascii="Times New Roman" w:hAnsi="Times New Roman" w:cs="Times New Roman"/>
          <w:sz w:val="24"/>
          <w:szCs w:val="24"/>
          <w:lang w:val="en-GB"/>
        </w:rPr>
        <w:t>6</w:t>
      </w:r>
      <w:r w:rsidR="00163362" w:rsidRPr="0087333D">
        <w:rPr>
          <w:rFonts w:ascii="Times New Roman" w:hAnsi="Times New Roman" w:cs="Times New Roman"/>
          <w:sz w:val="24"/>
          <w:szCs w:val="24"/>
          <w:lang w:val="en-GB"/>
        </w:rPr>
        <w:t>).</w:t>
      </w:r>
    </w:p>
    <w:p w14:paraId="35B57861" w14:textId="3BA8FDD0" w:rsidR="00163362" w:rsidRPr="0087333D" w:rsidRDefault="002844FC" w:rsidP="005E6E83">
      <w:pPr>
        <w:spacing w:line="240" w:lineRule="auto"/>
        <w:jc w:val="center"/>
        <w:rPr>
          <w:rFonts w:ascii="Times New Roman" w:hAnsi="Times New Roman" w:cs="Times New Roman"/>
          <w:sz w:val="24"/>
          <w:szCs w:val="24"/>
        </w:rPr>
      </w:pPr>
      <w:r w:rsidRPr="0087333D">
        <w:rPr>
          <w:rFonts w:ascii="Times New Roman" w:hAnsi="Times New Roman" w:cs="Times New Roman"/>
          <w:noProof/>
          <w:sz w:val="24"/>
          <w:szCs w:val="24"/>
          <w:lang w:val="es-CL" w:eastAsia="es-CL"/>
        </w:rPr>
        <w:drawing>
          <wp:inline distT="0" distB="0" distL="0" distR="0" wp14:anchorId="2367CDEB" wp14:editId="69DE4988">
            <wp:extent cx="3138667" cy="2354178"/>
            <wp:effectExtent l="0" t="0" r="5080" b="8255"/>
            <wp:docPr id="3" name="Imagen 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 Carta&#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43479" cy="2357787"/>
                    </a:xfrm>
                    <a:prstGeom prst="rect">
                      <a:avLst/>
                    </a:prstGeom>
                    <a:noFill/>
                    <a:ln>
                      <a:noFill/>
                    </a:ln>
                  </pic:spPr>
                </pic:pic>
              </a:graphicData>
            </a:graphic>
          </wp:inline>
        </w:drawing>
      </w:r>
    </w:p>
    <w:p w14:paraId="0DD7E281" w14:textId="68CE07FF" w:rsidR="00163362" w:rsidRPr="00416AA1" w:rsidRDefault="00163362" w:rsidP="005E6E83">
      <w:pPr>
        <w:spacing w:line="240" w:lineRule="auto"/>
        <w:jc w:val="center"/>
        <w:rPr>
          <w:rFonts w:ascii="Times New Roman" w:hAnsi="Times New Roman" w:cs="Times New Roman"/>
          <w:i/>
          <w:iCs/>
          <w:sz w:val="24"/>
          <w:szCs w:val="24"/>
        </w:rPr>
      </w:pPr>
      <w:r w:rsidRPr="005E6E83">
        <w:rPr>
          <w:rFonts w:ascii="Times New Roman" w:hAnsi="Times New Roman" w:cs="Times New Roman"/>
          <w:i/>
          <w:iCs/>
          <w:sz w:val="20"/>
          <w:szCs w:val="20"/>
        </w:rPr>
        <w:t xml:space="preserve">Figure </w:t>
      </w:r>
      <w:r w:rsidR="00072373" w:rsidRPr="005E6E83">
        <w:rPr>
          <w:rFonts w:ascii="Times New Roman" w:hAnsi="Times New Roman" w:cs="Times New Roman"/>
          <w:i/>
          <w:iCs/>
          <w:sz w:val="20"/>
          <w:szCs w:val="20"/>
        </w:rPr>
        <w:t>6</w:t>
      </w:r>
      <w:r w:rsidR="00737980" w:rsidRPr="005E6E83">
        <w:rPr>
          <w:rFonts w:ascii="Times New Roman" w:hAnsi="Times New Roman" w:cs="Times New Roman"/>
          <w:i/>
          <w:iCs/>
          <w:sz w:val="20"/>
          <w:szCs w:val="20"/>
        </w:rPr>
        <w:t>.</w:t>
      </w:r>
      <w:r w:rsidR="00072373" w:rsidRPr="005E6E83">
        <w:rPr>
          <w:rFonts w:ascii="Times New Roman" w:hAnsi="Times New Roman" w:cs="Times New Roman"/>
          <w:i/>
          <w:iCs/>
          <w:sz w:val="20"/>
          <w:szCs w:val="20"/>
        </w:rPr>
        <w:t xml:space="preserve"> </w:t>
      </w:r>
      <w:r w:rsidRPr="005E6E83">
        <w:rPr>
          <w:rFonts w:ascii="Times New Roman" w:hAnsi="Times New Roman" w:cs="Times New Roman"/>
          <w:i/>
          <w:iCs/>
          <w:sz w:val="20"/>
          <w:szCs w:val="20"/>
        </w:rPr>
        <w:t>Picture of a labelled sample</w:t>
      </w:r>
      <w:r w:rsidRPr="00416AA1">
        <w:rPr>
          <w:rFonts w:ascii="Times New Roman" w:hAnsi="Times New Roman" w:cs="Times New Roman"/>
          <w:i/>
          <w:iCs/>
          <w:sz w:val="24"/>
          <w:szCs w:val="24"/>
        </w:rPr>
        <w:t>.</w:t>
      </w:r>
    </w:p>
    <w:p w14:paraId="58CB3AEE" w14:textId="77777777" w:rsidR="00056246" w:rsidRPr="0087333D" w:rsidRDefault="00056246" w:rsidP="00D65787">
      <w:pPr>
        <w:rPr>
          <w:rFonts w:ascii="Times New Roman" w:hAnsi="Times New Roman" w:cs="Times New Roman"/>
          <w:sz w:val="24"/>
          <w:szCs w:val="24"/>
          <w:lang w:val="en-GB"/>
        </w:rPr>
      </w:pPr>
    </w:p>
    <w:p w14:paraId="7A07A8E6" w14:textId="7FBA9C1A" w:rsidR="00056246" w:rsidRPr="0087333D" w:rsidRDefault="002C3B02" w:rsidP="00D65787">
      <w:pPr>
        <w:rPr>
          <w:rFonts w:ascii="Times New Roman" w:hAnsi="Times New Roman" w:cs="Times New Roman"/>
          <w:i/>
          <w:iCs/>
          <w:sz w:val="24"/>
          <w:szCs w:val="24"/>
          <w:lang w:val="en-GB"/>
        </w:rPr>
      </w:pPr>
      <w:r w:rsidRPr="0087333D">
        <w:rPr>
          <w:rFonts w:ascii="Times New Roman" w:hAnsi="Times New Roman" w:cs="Times New Roman"/>
          <w:sz w:val="24"/>
          <w:szCs w:val="24"/>
          <w:lang w:val="en-GB"/>
        </w:rPr>
        <w:t xml:space="preserve">These </w:t>
      </w:r>
      <w:r w:rsidR="00F11BFA" w:rsidRPr="0087333D">
        <w:rPr>
          <w:rFonts w:ascii="Times New Roman" w:hAnsi="Times New Roman" w:cs="Times New Roman"/>
          <w:sz w:val="24"/>
          <w:szCs w:val="24"/>
          <w:lang w:val="en-GB"/>
        </w:rPr>
        <w:t xml:space="preserve">images were evaluated by experts </w:t>
      </w:r>
      <w:r w:rsidR="0096200A" w:rsidRPr="0087333D">
        <w:rPr>
          <w:rFonts w:ascii="Times New Roman" w:hAnsi="Times New Roman" w:cs="Times New Roman"/>
          <w:sz w:val="24"/>
          <w:szCs w:val="24"/>
          <w:lang w:val="en-GB"/>
        </w:rPr>
        <w:t xml:space="preserve">to </w:t>
      </w:r>
      <w:r w:rsidR="00737AAD">
        <w:rPr>
          <w:rFonts w:ascii="Times New Roman" w:hAnsi="Times New Roman" w:cs="Times New Roman"/>
          <w:sz w:val="24"/>
          <w:szCs w:val="24"/>
          <w:lang w:val="en-GB"/>
        </w:rPr>
        <w:t>confirm</w:t>
      </w:r>
      <w:r w:rsidR="0096200A" w:rsidRPr="0087333D">
        <w:rPr>
          <w:rFonts w:ascii="Times New Roman" w:hAnsi="Times New Roman" w:cs="Times New Roman"/>
          <w:sz w:val="24"/>
          <w:szCs w:val="24"/>
          <w:lang w:val="en-GB"/>
        </w:rPr>
        <w:t xml:space="preserve"> the presence of epibionts and the main taxa (Figure 1</w:t>
      </w:r>
      <w:r w:rsidR="009E5A70" w:rsidRPr="0087333D">
        <w:rPr>
          <w:rFonts w:ascii="Times New Roman" w:hAnsi="Times New Roman" w:cs="Times New Roman"/>
          <w:sz w:val="24"/>
          <w:szCs w:val="24"/>
          <w:lang w:val="en-GB"/>
        </w:rPr>
        <w:t>:</w:t>
      </w:r>
      <w:r w:rsidR="00B64635" w:rsidRPr="0087333D">
        <w:rPr>
          <w:rFonts w:ascii="Times New Roman" w:hAnsi="Times New Roman" w:cs="Times New Roman"/>
          <w:sz w:val="24"/>
          <w:szCs w:val="24"/>
          <w:lang w:val="en-GB"/>
        </w:rPr>
        <w:t xml:space="preserve"> Step 7</w:t>
      </w:r>
      <w:r w:rsidR="0096200A" w:rsidRPr="0087333D">
        <w:rPr>
          <w:rFonts w:ascii="Times New Roman" w:hAnsi="Times New Roman" w:cs="Times New Roman"/>
          <w:sz w:val="24"/>
          <w:szCs w:val="24"/>
          <w:lang w:val="en-GB"/>
        </w:rPr>
        <w:t>)</w:t>
      </w:r>
      <w:r w:rsidR="003F3741" w:rsidRPr="0087333D">
        <w:rPr>
          <w:rFonts w:ascii="Times New Roman" w:hAnsi="Times New Roman" w:cs="Times New Roman"/>
          <w:sz w:val="24"/>
          <w:szCs w:val="24"/>
          <w:lang w:val="en-GB"/>
        </w:rPr>
        <w:t>.</w:t>
      </w:r>
      <w:r w:rsidR="0096200A" w:rsidRPr="0087333D">
        <w:rPr>
          <w:rFonts w:ascii="Times New Roman" w:hAnsi="Times New Roman" w:cs="Times New Roman"/>
          <w:sz w:val="24"/>
          <w:szCs w:val="24"/>
          <w:lang w:val="en-GB"/>
        </w:rPr>
        <w:t xml:space="preserve">  </w:t>
      </w:r>
    </w:p>
    <w:p w14:paraId="18CC531E" w14:textId="2060A0D3" w:rsidR="001864ED" w:rsidRPr="0087333D" w:rsidRDefault="00F05EEA" w:rsidP="00D65787">
      <w:pPr>
        <w:rPr>
          <w:rFonts w:ascii="Times New Roman" w:hAnsi="Times New Roman" w:cs="Times New Roman"/>
          <w:i/>
          <w:iCs/>
          <w:sz w:val="24"/>
          <w:szCs w:val="24"/>
          <w:lang w:val="en-GB"/>
        </w:rPr>
      </w:pPr>
      <w:r w:rsidRPr="0087333D">
        <w:rPr>
          <w:rFonts w:ascii="Times New Roman" w:hAnsi="Times New Roman" w:cs="Times New Roman"/>
          <w:i/>
          <w:iCs/>
          <w:sz w:val="24"/>
          <w:szCs w:val="24"/>
          <w:u w:val="single"/>
          <w:lang w:val="en-GB"/>
        </w:rPr>
        <w:lastRenderedPageBreak/>
        <w:t>Step 6</w:t>
      </w:r>
      <w:r w:rsidR="003C6585" w:rsidRPr="0087333D">
        <w:rPr>
          <w:rFonts w:ascii="Times New Roman" w:hAnsi="Times New Roman" w:cs="Times New Roman"/>
          <w:i/>
          <w:iCs/>
          <w:sz w:val="24"/>
          <w:szCs w:val="24"/>
          <w:u w:val="single"/>
          <w:lang w:val="en-GB"/>
        </w:rPr>
        <w:t>:</w:t>
      </w:r>
      <w:r w:rsidR="003C6585" w:rsidRPr="0087333D">
        <w:rPr>
          <w:rFonts w:ascii="Times New Roman" w:hAnsi="Times New Roman" w:cs="Times New Roman"/>
          <w:i/>
          <w:iCs/>
          <w:sz w:val="24"/>
          <w:szCs w:val="24"/>
          <w:lang w:val="en-GB"/>
        </w:rPr>
        <w:t xml:space="preserve"> </w:t>
      </w:r>
      <w:r w:rsidR="00F970F5">
        <w:rPr>
          <w:rFonts w:ascii="Times New Roman" w:hAnsi="Times New Roman" w:cs="Times New Roman"/>
          <w:sz w:val="24"/>
          <w:szCs w:val="24"/>
          <w:lang w:val="en-GB"/>
        </w:rPr>
        <w:t>At one site</w:t>
      </w:r>
      <w:r w:rsidR="00FD3D30" w:rsidRPr="0087333D">
        <w:rPr>
          <w:rFonts w:ascii="Times New Roman" w:hAnsi="Times New Roman" w:cs="Times New Roman"/>
          <w:sz w:val="24"/>
          <w:szCs w:val="24"/>
          <w:lang w:val="en-GB"/>
        </w:rPr>
        <w:t xml:space="preserve"> (</w:t>
      </w:r>
      <w:proofErr w:type="spellStart"/>
      <w:r w:rsidR="00FD3D30" w:rsidRPr="0087333D">
        <w:rPr>
          <w:rFonts w:ascii="Times New Roman" w:hAnsi="Times New Roman" w:cs="Times New Roman"/>
          <w:sz w:val="24"/>
          <w:szCs w:val="24"/>
          <w:lang w:val="en-GB"/>
        </w:rPr>
        <w:t>Taha</w:t>
      </w:r>
      <w:r w:rsidR="001864ED" w:rsidRPr="0087333D">
        <w:rPr>
          <w:rFonts w:ascii="Times New Roman" w:hAnsi="Times New Roman" w:cs="Times New Roman"/>
          <w:sz w:val="24"/>
          <w:szCs w:val="24"/>
          <w:lang w:val="en-GB"/>
        </w:rPr>
        <w:t>ro</w:t>
      </w:r>
      <w:r w:rsidR="00FD3D30" w:rsidRPr="0087333D">
        <w:rPr>
          <w:rFonts w:ascii="Times New Roman" w:hAnsi="Times New Roman" w:cs="Times New Roman"/>
          <w:sz w:val="24"/>
          <w:szCs w:val="24"/>
          <w:lang w:val="en-GB"/>
        </w:rPr>
        <w:t>a</w:t>
      </w:r>
      <w:proofErr w:type="spellEnd"/>
      <w:r w:rsidR="00FD3D30" w:rsidRPr="0087333D">
        <w:rPr>
          <w:rFonts w:ascii="Times New Roman" w:hAnsi="Times New Roman" w:cs="Times New Roman"/>
          <w:sz w:val="24"/>
          <w:szCs w:val="24"/>
          <w:lang w:val="en-GB"/>
        </w:rPr>
        <w:t xml:space="preserve">, Chile), an expert </w:t>
      </w:r>
      <w:r w:rsidR="007B4C97" w:rsidRPr="0087333D">
        <w:rPr>
          <w:rFonts w:ascii="Times New Roman" w:hAnsi="Times New Roman" w:cs="Times New Roman"/>
          <w:sz w:val="24"/>
          <w:szCs w:val="24"/>
          <w:lang w:val="en-GB"/>
        </w:rPr>
        <w:t xml:space="preserve">directly </w:t>
      </w:r>
      <w:r w:rsidR="00FD3D30" w:rsidRPr="0087333D">
        <w:rPr>
          <w:rFonts w:ascii="Times New Roman" w:hAnsi="Times New Roman" w:cs="Times New Roman"/>
          <w:sz w:val="24"/>
          <w:szCs w:val="24"/>
          <w:lang w:val="en-GB"/>
        </w:rPr>
        <w:t>supervised the identification</w:t>
      </w:r>
      <w:r w:rsidR="00DC542E" w:rsidRPr="0087333D">
        <w:rPr>
          <w:rFonts w:ascii="Times New Roman" w:hAnsi="Times New Roman" w:cs="Times New Roman"/>
          <w:sz w:val="24"/>
          <w:szCs w:val="24"/>
          <w:lang w:val="en-GB"/>
        </w:rPr>
        <w:t xml:space="preserve"> activity</w:t>
      </w:r>
      <w:r w:rsidR="00FD3D30" w:rsidRPr="0087333D">
        <w:rPr>
          <w:rFonts w:ascii="Times New Roman" w:hAnsi="Times New Roman" w:cs="Times New Roman"/>
          <w:sz w:val="24"/>
          <w:szCs w:val="24"/>
          <w:lang w:val="en-GB"/>
        </w:rPr>
        <w:t xml:space="preserve"> and the buoyancy features of the</w:t>
      </w:r>
      <w:r w:rsidR="00DD6EBF" w:rsidRPr="0087333D">
        <w:rPr>
          <w:rFonts w:ascii="Times New Roman" w:hAnsi="Times New Roman" w:cs="Times New Roman"/>
          <w:sz w:val="24"/>
          <w:szCs w:val="24"/>
          <w:lang w:val="en-GB"/>
        </w:rPr>
        <w:t xml:space="preserve"> </w:t>
      </w:r>
      <w:r w:rsidR="00FD3D30" w:rsidRPr="0087333D">
        <w:rPr>
          <w:rFonts w:ascii="Times New Roman" w:hAnsi="Times New Roman" w:cs="Times New Roman"/>
          <w:sz w:val="24"/>
          <w:szCs w:val="24"/>
          <w:lang w:val="en-GB"/>
        </w:rPr>
        <w:t xml:space="preserve">items collected </w:t>
      </w:r>
      <w:r w:rsidR="001864ED" w:rsidRPr="0087333D">
        <w:rPr>
          <w:rFonts w:ascii="Times New Roman" w:hAnsi="Times New Roman" w:cs="Times New Roman"/>
          <w:sz w:val="24"/>
          <w:szCs w:val="24"/>
          <w:lang w:val="en-GB"/>
        </w:rPr>
        <w:t>on that</w:t>
      </w:r>
      <w:r w:rsidR="00FD3D30" w:rsidRPr="0087333D">
        <w:rPr>
          <w:rFonts w:ascii="Times New Roman" w:hAnsi="Times New Roman" w:cs="Times New Roman"/>
          <w:sz w:val="24"/>
          <w:szCs w:val="24"/>
          <w:lang w:val="en-GB"/>
        </w:rPr>
        <w:t xml:space="preserve"> beach. </w:t>
      </w:r>
      <w:r w:rsidR="00827B94">
        <w:rPr>
          <w:rFonts w:ascii="Times New Roman" w:hAnsi="Times New Roman" w:cs="Times New Roman"/>
          <w:sz w:val="24"/>
          <w:szCs w:val="24"/>
          <w:lang w:val="en-GB"/>
        </w:rPr>
        <w:t>In this case, n</w:t>
      </w:r>
      <w:r w:rsidR="0023337A" w:rsidRPr="0087333D">
        <w:rPr>
          <w:rFonts w:ascii="Times New Roman" w:hAnsi="Times New Roman" w:cs="Times New Roman"/>
          <w:sz w:val="24"/>
          <w:szCs w:val="24"/>
          <w:lang w:val="en-GB"/>
        </w:rPr>
        <w:t xml:space="preserve">o </w:t>
      </w:r>
      <w:r w:rsidR="00C737A2" w:rsidRPr="0087333D">
        <w:rPr>
          <w:rFonts w:ascii="Times New Roman" w:hAnsi="Times New Roman" w:cs="Times New Roman"/>
          <w:sz w:val="24"/>
          <w:szCs w:val="24"/>
          <w:lang w:val="en-GB"/>
        </w:rPr>
        <w:t>item</w:t>
      </w:r>
      <w:r w:rsidR="0023337A" w:rsidRPr="0087333D">
        <w:rPr>
          <w:rFonts w:ascii="Times New Roman" w:hAnsi="Times New Roman" w:cs="Times New Roman"/>
          <w:sz w:val="24"/>
          <w:szCs w:val="24"/>
          <w:lang w:val="en-GB"/>
        </w:rPr>
        <w:t xml:space="preserve"> or image was needed </w:t>
      </w:r>
      <w:r w:rsidR="00827B94">
        <w:rPr>
          <w:rFonts w:ascii="Times New Roman" w:hAnsi="Times New Roman" w:cs="Times New Roman"/>
          <w:sz w:val="24"/>
          <w:szCs w:val="24"/>
          <w:lang w:val="en-GB"/>
        </w:rPr>
        <w:t>for</w:t>
      </w:r>
      <w:r w:rsidR="00827B94" w:rsidRPr="0087333D">
        <w:rPr>
          <w:rFonts w:ascii="Times New Roman" w:hAnsi="Times New Roman" w:cs="Times New Roman"/>
          <w:sz w:val="24"/>
          <w:szCs w:val="24"/>
          <w:lang w:val="en-GB"/>
        </w:rPr>
        <w:t xml:space="preserve"> </w:t>
      </w:r>
      <w:r w:rsidR="00562B19">
        <w:rPr>
          <w:rFonts w:ascii="Times New Roman" w:hAnsi="Times New Roman" w:cs="Times New Roman"/>
          <w:sz w:val="24"/>
          <w:szCs w:val="24"/>
          <w:lang w:val="en-GB"/>
        </w:rPr>
        <w:t>data quality assurance</w:t>
      </w:r>
      <w:r w:rsidR="0023337A" w:rsidRPr="0087333D">
        <w:rPr>
          <w:rFonts w:ascii="Times New Roman" w:hAnsi="Times New Roman" w:cs="Times New Roman"/>
          <w:sz w:val="24"/>
          <w:szCs w:val="24"/>
          <w:lang w:val="en-GB"/>
        </w:rPr>
        <w:t xml:space="preserve">. </w:t>
      </w:r>
    </w:p>
    <w:p w14:paraId="1EE95F6F" w14:textId="576F6A0C" w:rsidR="00AB6DDC" w:rsidRPr="0087333D" w:rsidRDefault="00A32A79" w:rsidP="00D65787">
      <w:pPr>
        <w:rPr>
          <w:rFonts w:ascii="Times New Roman" w:hAnsi="Times New Roman" w:cs="Times New Roman"/>
          <w:i/>
          <w:iCs/>
          <w:sz w:val="24"/>
          <w:szCs w:val="24"/>
          <w:lang w:val="en-GB"/>
        </w:rPr>
      </w:pPr>
      <w:r w:rsidRPr="0087333D">
        <w:rPr>
          <w:rFonts w:ascii="Times New Roman" w:hAnsi="Times New Roman" w:cs="Times New Roman"/>
          <w:i/>
          <w:iCs/>
          <w:sz w:val="24"/>
          <w:szCs w:val="24"/>
          <w:u w:val="single"/>
          <w:lang w:val="en-GB"/>
        </w:rPr>
        <w:t>Step 7</w:t>
      </w:r>
      <w:r w:rsidR="003C6585" w:rsidRPr="0087333D">
        <w:rPr>
          <w:rFonts w:ascii="Times New Roman" w:hAnsi="Times New Roman" w:cs="Times New Roman"/>
          <w:i/>
          <w:iCs/>
          <w:sz w:val="24"/>
          <w:szCs w:val="24"/>
          <w:u w:val="single"/>
          <w:lang w:val="en-GB"/>
        </w:rPr>
        <w:t>:</w:t>
      </w:r>
      <w:r w:rsidR="003C6585" w:rsidRPr="0087333D">
        <w:rPr>
          <w:rFonts w:ascii="Times New Roman" w:hAnsi="Times New Roman" w:cs="Times New Roman"/>
          <w:i/>
          <w:iCs/>
          <w:sz w:val="24"/>
          <w:szCs w:val="24"/>
          <w:lang w:val="en-GB"/>
        </w:rPr>
        <w:t xml:space="preserve"> </w:t>
      </w:r>
      <w:r w:rsidR="009375D5" w:rsidRPr="0087333D">
        <w:rPr>
          <w:rFonts w:ascii="Times New Roman" w:hAnsi="Times New Roman" w:cs="Times New Roman"/>
          <w:sz w:val="24"/>
          <w:szCs w:val="24"/>
          <w:lang w:val="en-GB"/>
        </w:rPr>
        <w:t xml:space="preserve">Experts validated the presence of epibionts growing on </w:t>
      </w:r>
      <w:r w:rsidR="00C737A2" w:rsidRPr="0087333D">
        <w:rPr>
          <w:rFonts w:ascii="Times New Roman" w:hAnsi="Times New Roman" w:cs="Times New Roman"/>
          <w:sz w:val="24"/>
          <w:szCs w:val="24"/>
          <w:lang w:val="en-GB"/>
        </w:rPr>
        <w:t>the items</w:t>
      </w:r>
      <w:r w:rsidR="009375D5" w:rsidRPr="0087333D">
        <w:rPr>
          <w:rFonts w:ascii="Times New Roman" w:hAnsi="Times New Roman" w:cs="Times New Roman"/>
          <w:sz w:val="24"/>
          <w:szCs w:val="24"/>
          <w:lang w:val="en-GB"/>
        </w:rPr>
        <w:t xml:space="preserve"> in the laboratory,</w:t>
      </w:r>
      <w:r w:rsidR="006B0494">
        <w:rPr>
          <w:rFonts w:ascii="Times New Roman" w:hAnsi="Times New Roman" w:cs="Times New Roman"/>
          <w:sz w:val="24"/>
          <w:szCs w:val="24"/>
          <w:lang w:val="en-GB"/>
        </w:rPr>
        <w:t xml:space="preserve"> </w:t>
      </w:r>
      <w:r w:rsidR="009375D5" w:rsidRPr="0087333D">
        <w:rPr>
          <w:rFonts w:ascii="Times New Roman" w:hAnsi="Times New Roman" w:cs="Times New Roman"/>
          <w:sz w:val="24"/>
          <w:szCs w:val="24"/>
          <w:lang w:val="en-GB"/>
        </w:rPr>
        <w:t>based on the image or directly in the field</w:t>
      </w:r>
      <w:r w:rsidR="00426EB1" w:rsidRPr="0087333D">
        <w:rPr>
          <w:rFonts w:ascii="Times New Roman" w:hAnsi="Times New Roman" w:cs="Times New Roman"/>
          <w:sz w:val="24"/>
          <w:szCs w:val="24"/>
          <w:lang w:val="en-GB"/>
        </w:rPr>
        <w:t xml:space="preserve">. </w:t>
      </w:r>
      <w:r w:rsidR="001B13EC" w:rsidRPr="0087333D">
        <w:rPr>
          <w:rFonts w:ascii="Times New Roman" w:hAnsi="Times New Roman" w:cs="Times New Roman"/>
          <w:sz w:val="24"/>
          <w:szCs w:val="24"/>
          <w:lang w:val="en-GB"/>
        </w:rPr>
        <w:t>In the laboratory, e</w:t>
      </w:r>
      <w:r w:rsidR="00083E34" w:rsidRPr="0087333D">
        <w:rPr>
          <w:rFonts w:ascii="Times New Roman" w:hAnsi="Times New Roman" w:cs="Times New Roman"/>
          <w:sz w:val="24"/>
          <w:szCs w:val="24"/>
          <w:lang w:val="en-GB"/>
        </w:rPr>
        <w:t xml:space="preserve">ach sample was carefully </w:t>
      </w:r>
      <w:r w:rsidR="00A456A5" w:rsidRPr="0087333D">
        <w:rPr>
          <w:rFonts w:ascii="Times New Roman" w:hAnsi="Times New Roman" w:cs="Times New Roman"/>
          <w:sz w:val="24"/>
          <w:szCs w:val="24"/>
          <w:lang w:val="en-GB"/>
        </w:rPr>
        <w:t>analysed using a magnifying glass</w:t>
      </w:r>
      <w:r w:rsidR="00565F1B" w:rsidRPr="0087333D">
        <w:rPr>
          <w:rFonts w:ascii="Times New Roman" w:hAnsi="Times New Roman" w:cs="Times New Roman"/>
          <w:sz w:val="24"/>
          <w:szCs w:val="24"/>
          <w:lang w:val="en-GB"/>
        </w:rPr>
        <w:t xml:space="preserve"> and naked eye</w:t>
      </w:r>
      <w:r w:rsidR="00A456A5" w:rsidRPr="0087333D">
        <w:rPr>
          <w:rFonts w:ascii="Times New Roman" w:hAnsi="Times New Roman" w:cs="Times New Roman"/>
          <w:sz w:val="24"/>
          <w:szCs w:val="24"/>
          <w:lang w:val="en-GB"/>
        </w:rPr>
        <w:t>.</w:t>
      </w:r>
      <w:r w:rsidR="001B13EC" w:rsidRPr="0087333D">
        <w:rPr>
          <w:rFonts w:ascii="Times New Roman" w:hAnsi="Times New Roman" w:cs="Times New Roman"/>
          <w:sz w:val="24"/>
          <w:szCs w:val="24"/>
          <w:lang w:val="en-GB"/>
        </w:rPr>
        <w:t xml:space="preserve"> </w:t>
      </w:r>
      <w:r w:rsidR="0048230D" w:rsidRPr="0087333D">
        <w:rPr>
          <w:rFonts w:ascii="Times New Roman" w:hAnsi="Times New Roman" w:cs="Times New Roman"/>
          <w:sz w:val="24"/>
          <w:szCs w:val="24"/>
          <w:lang w:val="en-GB"/>
        </w:rPr>
        <w:t>W</w:t>
      </w:r>
      <w:r w:rsidR="001B13EC" w:rsidRPr="0087333D">
        <w:rPr>
          <w:rFonts w:ascii="Times New Roman" w:hAnsi="Times New Roman" w:cs="Times New Roman"/>
          <w:sz w:val="24"/>
          <w:szCs w:val="24"/>
          <w:lang w:val="en-GB"/>
        </w:rPr>
        <w:t xml:space="preserve">hen only </w:t>
      </w:r>
      <w:r w:rsidR="00A46B9C" w:rsidRPr="0087333D">
        <w:rPr>
          <w:rFonts w:ascii="Times New Roman" w:hAnsi="Times New Roman" w:cs="Times New Roman"/>
          <w:sz w:val="24"/>
          <w:szCs w:val="24"/>
          <w:lang w:val="en-GB"/>
        </w:rPr>
        <w:t>t</w:t>
      </w:r>
      <w:r w:rsidR="001B13EC" w:rsidRPr="0087333D">
        <w:rPr>
          <w:rFonts w:ascii="Times New Roman" w:hAnsi="Times New Roman" w:cs="Times New Roman"/>
          <w:sz w:val="24"/>
          <w:szCs w:val="24"/>
          <w:lang w:val="en-GB"/>
        </w:rPr>
        <w:t xml:space="preserve">he image was available, </w:t>
      </w:r>
      <w:r w:rsidR="00D8542E" w:rsidRPr="0087333D">
        <w:rPr>
          <w:rFonts w:ascii="Times New Roman" w:hAnsi="Times New Roman" w:cs="Times New Roman"/>
          <w:sz w:val="24"/>
          <w:szCs w:val="24"/>
          <w:lang w:val="en-GB"/>
        </w:rPr>
        <w:t>the presence of epibionts was registered</w:t>
      </w:r>
      <w:r w:rsidR="004E2643" w:rsidRPr="0087333D">
        <w:rPr>
          <w:rFonts w:ascii="Times New Roman" w:hAnsi="Times New Roman" w:cs="Times New Roman"/>
          <w:sz w:val="24"/>
          <w:szCs w:val="24"/>
          <w:lang w:val="en-GB"/>
        </w:rPr>
        <w:t xml:space="preserve"> u</w:t>
      </w:r>
      <w:r w:rsidR="00F675AC" w:rsidRPr="0087333D">
        <w:rPr>
          <w:rFonts w:ascii="Times New Roman" w:hAnsi="Times New Roman" w:cs="Times New Roman"/>
          <w:sz w:val="24"/>
          <w:szCs w:val="24"/>
          <w:lang w:val="en-GB"/>
        </w:rPr>
        <w:t>sing the zoom tool</w:t>
      </w:r>
      <w:r w:rsidR="000E7166" w:rsidRPr="0087333D">
        <w:rPr>
          <w:rFonts w:ascii="Times New Roman" w:hAnsi="Times New Roman" w:cs="Times New Roman"/>
          <w:sz w:val="24"/>
          <w:szCs w:val="24"/>
          <w:lang w:val="en-GB"/>
        </w:rPr>
        <w:t xml:space="preserve">. If </w:t>
      </w:r>
      <w:r w:rsidR="00CC7502" w:rsidRPr="0087333D">
        <w:rPr>
          <w:rFonts w:ascii="Times New Roman" w:hAnsi="Times New Roman" w:cs="Times New Roman"/>
          <w:sz w:val="24"/>
          <w:szCs w:val="24"/>
          <w:lang w:val="en-GB"/>
        </w:rPr>
        <w:t xml:space="preserve">no organisms were </w:t>
      </w:r>
      <w:r w:rsidR="000E7166" w:rsidRPr="0087333D">
        <w:rPr>
          <w:rFonts w:ascii="Times New Roman" w:hAnsi="Times New Roman" w:cs="Times New Roman"/>
          <w:sz w:val="24"/>
          <w:szCs w:val="24"/>
          <w:lang w:val="en-GB"/>
        </w:rPr>
        <w:t>identi</w:t>
      </w:r>
      <w:r w:rsidR="00B53FFD" w:rsidRPr="0087333D">
        <w:rPr>
          <w:rFonts w:ascii="Times New Roman" w:hAnsi="Times New Roman" w:cs="Times New Roman"/>
          <w:sz w:val="24"/>
          <w:szCs w:val="24"/>
          <w:lang w:val="en-GB"/>
        </w:rPr>
        <w:t>fiable, then these items were counted as “without epibionts”</w:t>
      </w:r>
      <w:r w:rsidR="00A05AFD" w:rsidRPr="0087333D">
        <w:rPr>
          <w:rFonts w:ascii="Times New Roman" w:hAnsi="Times New Roman" w:cs="Times New Roman"/>
          <w:sz w:val="24"/>
          <w:szCs w:val="24"/>
          <w:lang w:val="en-GB"/>
        </w:rPr>
        <w:t>.</w:t>
      </w:r>
      <w:r w:rsidR="00A2632B" w:rsidRPr="0087333D">
        <w:rPr>
          <w:rFonts w:ascii="Times New Roman" w:hAnsi="Times New Roman" w:cs="Times New Roman"/>
          <w:sz w:val="24"/>
          <w:szCs w:val="24"/>
          <w:lang w:val="en-GB"/>
        </w:rPr>
        <w:t xml:space="preserve"> We assumed that</w:t>
      </w:r>
      <w:r w:rsidR="004D483B" w:rsidRPr="0087333D">
        <w:rPr>
          <w:rFonts w:ascii="Times New Roman" w:hAnsi="Times New Roman" w:cs="Times New Roman"/>
          <w:sz w:val="24"/>
          <w:szCs w:val="24"/>
          <w:lang w:val="en-GB"/>
        </w:rPr>
        <w:t xml:space="preserve"> if</w:t>
      </w:r>
      <w:r w:rsidR="00A2632B" w:rsidRPr="0087333D">
        <w:rPr>
          <w:rFonts w:ascii="Times New Roman" w:hAnsi="Times New Roman" w:cs="Times New Roman"/>
          <w:sz w:val="24"/>
          <w:szCs w:val="24"/>
          <w:lang w:val="en-GB"/>
        </w:rPr>
        <w:t xml:space="preserve"> </w:t>
      </w:r>
      <w:r w:rsidR="00C54231" w:rsidRPr="0087333D">
        <w:rPr>
          <w:rFonts w:ascii="Times New Roman" w:hAnsi="Times New Roman" w:cs="Times New Roman"/>
          <w:sz w:val="24"/>
          <w:szCs w:val="24"/>
          <w:lang w:val="en-GB"/>
        </w:rPr>
        <w:t xml:space="preserve">the item did not present epibionts, the item </w:t>
      </w:r>
      <w:r w:rsidR="007B4C97" w:rsidRPr="0087333D">
        <w:rPr>
          <w:rFonts w:ascii="Times New Roman" w:hAnsi="Times New Roman" w:cs="Times New Roman"/>
          <w:sz w:val="24"/>
          <w:szCs w:val="24"/>
          <w:lang w:val="en-GB"/>
        </w:rPr>
        <w:t>could</w:t>
      </w:r>
      <w:r w:rsidR="00C54231" w:rsidRPr="0087333D">
        <w:rPr>
          <w:rFonts w:ascii="Times New Roman" w:hAnsi="Times New Roman" w:cs="Times New Roman"/>
          <w:sz w:val="24"/>
          <w:szCs w:val="24"/>
          <w:lang w:val="en-GB"/>
        </w:rPr>
        <w:t xml:space="preserve"> not</w:t>
      </w:r>
      <w:r w:rsidR="007B4C97" w:rsidRPr="0087333D">
        <w:rPr>
          <w:rFonts w:ascii="Times New Roman" w:hAnsi="Times New Roman" w:cs="Times New Roman"/>
          <w:sz w:val="24"/>
          <w:szCs w:val="24"/>
          <w:lang w:val="en-GB"/>
        </w:rPr>
        <w:t xml:space="preserve"> have</w:t>
      </w:r>
      <w:r w:rsidR="00C54231" w:rsidRPr="0087333D">
        <w:rPr>
          <w:rFonts w:ascii="Times New Roman" w:hAnsi="Times New Roman" w:cs="Times New Roman"/>
          <w:sz w:val="24"/>
          <w:szCs w:val="24"/>
          <w:lang w:val="en-GB"/>
        </w:rPr>
        <w:t xml:space="preserve"> arrive</w:t>
      </w:r>
      <w:r w:rsidR="007B4C97" w:rsidRPr="0087333D">
        <w:rPr>
          <w:rFonts w:ascii="Times New Roman" w:hAnsi="Times New Roman" w:cs="Times New Roman"/>
          <w:sz w:val="24"/>
          <w:szCs w:val="24"/>
          <w:lang w:val="en-GB"/>
        </w:rPr>
        <w:t>d</w:t>
      </w:r>
      <w:r w:rsidR="00CC7502" w:rsidRPr="0087333D">
        <w:rPr>
          <w:rFonts w:ascii="Times New Roman" w:hAnsi="Times New Roman" w:cs="Times New Roman"/>
          <w:sz w:val="24"/>
          <w:szCs w:val="24"/>
          <w:lang w:val="en-GB"/>
        </w:rPr>
        <w:t xml:space="preserve"> on the beach</w:t>
      </w:r>
      <w:r w:rsidR="00C54231" w:rsidRPr="0087333D">
        <w:rPr>
          <w:rFonts w:ascii="Times New Roman" w:hAnsi="Times New Roman" w:cs="Times New Roman"/>
          <w:sz w:val="24"/>
          <w:szCs w:val="24"/>
          <w:lang w:val="en-GB"/>
        </w:rPr>
        <w:t xml:space="preserve"> </w:t>
      </w:r>
      <w:r w:rsidR="00CC7502" w:rsidRPr="0087333D">
        <w:rPr>
          <w:rFonts w:ascii="Times New Roman" w:hAnsi="Times New Roman" w:cs="Times New Roman"/>
          <w:sz w:val="24"/>
          <w:szCs w:val="24"/>
          <w:lang w:val="en-GB"/>
        </w:rPr>
        <w:t>via</w:t>
      </w:r>
      <w:r w:rsidR="00C54231" w:rsidRPr="0087333D">
        <w:rPr>
          <w:rFonts w:ascii="Times New Roman" w:hAnsi="Times New Roman" w:cs="Times New Roman"/>
          <w:sz w:val="24"/>
          <w:szCs w:val="24"/>
          <w:lang w:val="en-GB"/>
        </w:rPr>
        <w:t xml:space="preserve"> </w:t>
      </w:r>
      <w:r w:rsidR="00CC7502" w:rsidRPr="0087333D">
        <w:rPr>
          <w:rFonts w:ascii="Times New Roman" w:hAnsi="Times New Roman" w:cs="Times New Roman"/>
          <w:sz w:val="24"/>
          <w:szCs w:val="24"/>
          <w:lang w:val="en-GB"/>
        </w:rPr>
        <w:t xml:space="preserve">marine </w:t>
      </w:r>
      <w:r w:rsidR="00C54231" w:rsidRPr="0087333D">
        <w:rPr>
          <w:rFonts w:ascii="Times New Roman" w:hAnsi="Times New Roman" w:cs="Times New Roman"/>
          <w:sz w:val="24"/>
          <w:szCs w:val="24"/>
          <w:lang w:val="en-GB"/>
        </w:rPr>
        <w:t>currents</w:t>
      </w:r>
      <w:r w:rsidR="000C68C3" w:rsidRPr="0087333D">
        <w:rPr>
          <w:rFonts w:ascii="Times New Roman" w:hAnsi="Times New Roman" w:cs="Times New Roman"/>
          <w:sz w:val="24"/>
          <w:szCs w:val="24"/>
          <w:lang w:val="en-GB"/>
        </w:rPr>
        <w:t xml:space="preserve">. </w:t>
      </w:r>
    </w:p>
    <w:p w14:paraId="0E407F0E" w14:textId="77777777" w:rsidR="00F970F5" w:rsidRPr="0087333D" w:rsidRDefault="00F970F5" w:rsidP="00D65787">
      <w:pPr>
        <w:rPr>
          <w:rFonts w:ascii="Times New Roman" w:hAnsi="Times New Roman" w:cs="Times New Roman"/>
          <w:sz w:val="24"/>
          <w:szCs w:val="24"/>
          <w:lang w:val="en-GB"/>
        </w:rPr>
      </w:pPr>
    </w:p>
    <w:p w14:paraId="25BBA2ED" w14:textId="660872D7" w:rsidR="001E5AE8" w:rsidRPr="0087333D" w:rsidRDefault="00F959C2" w:rsidP="00D65787">
      <w:pPr>
        <w:rPr>
          <w:rFonts w:ascii="Times New Roman" w:hAnsi="Times New Roman" w:cs="Times New Roman"/>
          <w:i/>
          <w:iCs/>
          <w:sz w:val="24"/>
          <w:szCs w:val="24"/>
          <w:lang w:val="en-GB"/>
        </w:rPr>
      </w:pPr>
      <w:r>
        <w:rPr>
          <w:rFonts w:ascii="Times New Roman" w:hAnsi="Times New Roman" w:cs="Times New Roman"/>
          <w:i/>
          <w:iCs/>
          <w:sz w:val="24"/>
          <w:szCs w:val="24"/>
          <w:lang w:val="en-GB"/>
        </w:rPr>
        <w:t>2.6</w:t>
      </w:r>
      <w:r w:rsidR="00120A2A" w:rsidRPr="0087333D">
        <w:rPr>
          <w:rFonts w:ascii="Times New Roman" w:hAnsi="Times New Roman" w:cs="Times New Roman"/>
          <w:i/>
          <w:iCs/>
          <w:sz w:val="24"/>
          <w:szCs w:val="24"/>
          <w:lang w:val="en-GB"/>
        </w:rPr>
        <w:t>.</w:t>
      </w:r>
      <w:r w:rsidR="00144F99" w:rsidRPr="0087333D">
        <w:rPr>
          <w:rFonts w:ascii="Times New Roman" w:hAnsi="Times New Roman" w:cs="Times New Roman"/>
          <w:i/>
          <w:iCs/>
          <w:sz w:val="24"/>
          <w:szCs w:val="24"/>
          <w:lang w:val="en-GB"/>
        </w:rPr>
        <w:t>2</w:t>
      </w:r>
      <w:r w:rsidR="00120A2A" w:rsidRPr="0087333D">
        <w:rPr>
          <w:rFonts w:ascii="Times New Roman" w:hAnsi="Times New Roman" w:cs="Times New Roman"/>
          <w:i/>
          <w:iCs/>
          <w:sz w:val="24"/>
          <w:szCs w:val="24"/>
          <w:lang w:val="en-GB"/>
        </w:rPr>
        <w:t xml:space="preserve">. Correction based on the </w:t>
      </w:r>
      <w:r w:rsidR="00737AAD">
        <w:rPr>
          <w:rFonts w:ascii="Times New Roman" w:hAnsi="Times New Roman" w:cs="Times New Roman"/>
          <w:i/>
          <w:iCs/>
          <w:sz w:val="24"/>
          <w:szCs w:val="24"/>
          <w:lang w:val="en-GB"/>
        </w:rPr>
        <w:t>presence</w:t>
      </w:r>
      <w:r w:rsidR="00120A2A" w:rsidRPr="0087333D">
        <w:rPr>
          <w:rFonts w:ascii="Times New Roman" w:hAnsi="Times New Roman" w:cs="Times New Roman"/>
          <w:i/>
          <w:iCs/>
          <w:sz w:val="24"/>
          <w:szCs w:val="24"/>
          <w:lang w:val="en-GB"/>
        </w:rPr>
        <w:t xml:space="preserve"> of the epibionts</w:t>
      </w:r>
    </w:p>
    <w:p w14:paraId="7EE6858B" w14:textId="20AB1668" w:rsidR="00695747" w:rsidRPr="0087333D" w:rsidRDefault="004033A8" w:rsidP="00D65787">
      <w:pPr>
        <w:rPr>
          <w:rFonts w:ascii="Times New Roman" w:hAnsi="Times New Roman" w:cs="Times New Roman"/>
          <w:i/>
          <w:iCs/>
          <w:sz w:val="24"/>
          <w:szCs w:val="24"/>
          <w:lang w:val="en-GB"/>
        </w:rPr>
      </w:pPr>
      <w:r w:rsidRPr="0087333D">
        <w:rPr>
          <w:rFonts w:ascii="Times New Roman" w:hAnsi="Times New Roman" w:cs="Times New Roman"/>
          <w:i/>
          <w:iCs/>
          <w:sz w:val="24"/>
          <w:szCs w:val="24"/>
          <w:u w:val="single"/>
          <w:lang w:val="en-GB"/>
        </w:rPr>
        <w:t>Step 8:</w:t>
      </w:r>
      <w:r w:rsidRPr="0087333D">
        <w:rPr>
          <w:rFonts w:ascii="Times New Roman" w:hAnsi="Times New Roman" w:cs="Times New Roman"/>
          <w:i/>
          <w:iCs/>
          <w:sz w:val="24"/>
          <w:szCs w:val="24"/>
          <w:lang w:val="en-GB"/>
        </w:rPr>
        <w:t xml:space="preserve"> </w:t>
      </w:r>
      <w:r w:rsidR="00471FE6" w:rsidRPr="0087333D">
        <w:rPr>
          <w:rFonts w:ascii="Times New Roman" w:hAnsi="Times New Roman" w:cs="Times New Roman"/>
          <w:sz w:val="24"/>
          <w:szCs w:val="24"/>
          <w:lang w:val="en-GB"/>
        </w:rPr>
        <w:t xml:space="preserve">We calculated the </w:t>
      </w:r>
      <w:r w:rsidR="006723A8" w:rsidRPr="0087333D">
        <w:rPr>
          <w:rFonts w:ascii="Times New Roman" w:hAnsi="Times New Roman" w:cs="Times New Roman"/>
          <w:sz w:val="24"/>
          <w:szCs w:val="24"/>
          <w:lang w:val="en-GB"/>
        </w:rPr>
        <w:t>p</w:t>
      </w:r>
      <w:r w:rsidR="00AC6A1A" w:rsidRPr="0087333D">
        <w:rPr>
          <w:rFonts w:ascii="Times New Roman" w:hAnsi="Times New Roman" w:cs="Times New Roman"/>
          <w:sz w:val="24"/>
          <w:szCs w:val="24"/>
          <w:lang w:val="en-GB"/>
        </w:rPr>
        <w:t>roportion</w:t>
      </w:r>
      <w:r w:rsidR="006723A8" w:rsidRPr="0087333D">
        <w:rPr>
          <w:rFonts w:ascii="Times New Roman" w:hAnsi="Times New Roman" w:cs="Times New Roman"/>
          <w:sz w:val="24"/>
          <w:szCs w:val="24"/>
          <w:lang w:val="en-GB"/>
        </w:rPr>
        <w:t xml:space="preserve"> of items with epibionts that</w:t>
      </w:r>
      <w:r w:rsidR="00AC6A1A" w:rsidRPr="0087333D">
        <w:rPr>
          <w:rFonts w:ascii="Times New Roman" w:hAnsi="Times New Roman" w:cs="Times New Roman"/>
          <w:sz w:val="24"/>
          <w:szCs w:val="24"/>
          <w:lang w:val="en-GB"/>
        </w:rPr>
        <w:t xml:space="preserve"> experts </w:t>
      </w:r>
      <w:r w:rsidR="00737AAD">
        <w:rPr>
          <w:rFonts w:ascii="Times New Roman" w:hAnsi="Times New Roman" w:cs="Times New Roman"/>
          <w:sz w:val="24"/>
          <w:szCs w:val="24"/>
          <w:lang w:val="en-GB"/>
        </w:rPr>
        <w:t>determined</w:t>
      </w:r>
      <w:r w:rsidR="00AC6A1A" w:rsidRPr="0087333D">
        <w:rPr>
          <w:rFonts w:ascii="Times New Roman" w:hAnsi="Times New Roman" w:cs="Times New Roman"/>
          <w:sz w:val="24"/>
          <w:szCs w:val="24"/>
          <w:lang w:val="en-GB"/>
        </w:rPr>
        <w:t xml:space="preserve"> </w:t>
      </w:r>
      <w:r w:rsidR="00737AAD">
        <w:rPr>
          <w:rFonts w:ascii="Times New Roman" w:hAnsi="Times New Roman" w:cs="Times New Roman"/>
          <w:sz w:val="24"/>
          <w:szCs w:val="24"/>
          <w:lang w:val="en-GB"/>
        </w:rPr>
        <w:t>for</w:t>
      </w:r>
      <w:r w:rsidR="00AC6A1A" w:rsidRPr="0087333D">
        <w:rPr>
          <w:rFonts w:ascii="Times New Roman" w:hAnsi="Times New Roman" w:cs="Times New Roman"/>
          <w:sz w:val="24"/>
          <w:szCs w:val="24"/>
          <w:lang w:val="en-GB"/>
        </w:rPr>
        <w:t xml:space="preserve"> the subsample. </w:t>
      </w:r>
      <w:r w:rsidR="00A14D5A" w:rsidRPr="0087333D">
        <w:rPr>
          <w:rFonts w:ascii="Times New Roman" w:hAnsi="Times New Roman" w:cs="Times New Roman"/>
          <w:sz w:val="24"/>
          <w:szCs w:val="24"/>
          <w:lang w:val="en-GB"/>
        </w:rPr>
        <w:t>Then, we multiplied t</w:t>
      </w:r>
      <w:r w:rsidR="00AC6A1A" w:rsidRPr="0087333D">
        <w:rPr>
          <w:rFonts w:ascii="Times New Roman" w:hAnsi="Times New Roman" w:cs="Times New Roman"/>
          <w:sz w:val="24"/>
          <w:szCs w:val="24"/>
          <w:lang w:val="en-GB"/>
        </w:rPr>
        <w:t xml:space="preserve">his proportion </w:t>
      </w:r>
      <w:r w:rsidR="00A14D5A" w:rsidRPr="0087333D">
        <w:rPr>
          <w:rFonts w:ascii="Times New Roman" w:hAnsi="Times New Roman" w:cs="Times New Roman"/>
          <w:sz w:val="24"/>
          <w:szCs w:val="24"/>
          <w:lang w:val="en-GB"/>
        </w:rPr>
        <w:t xml:space="preserve">by </w:t>
      </w:r>
      <w:r w:rsidR="0080462A" w:rsidRPr="0087333D">
        <w:rPr>
          <w:rFonts w:ascii="Times New Roman" w:hAnsi="Times New Roman" w:cs="Times New Roman"/>
          <w:sz w:val="24"/>
          <w:szCs w:val="24"/>
          <w:lang w:val="en-GB"/>
        </w:rPr>
        <w:t xml:space="preserve">the total </w:t>
      </w:r>
      <w:r w:rsidR="00B90946" w:rsidRPr="0087333D">
        <w:rPr>
          <w:rFonts w:ascii="Times New Roman" w:hAnsi="Times New Roman" w:cs="Times New Roman"/>
          <w:sz w:val="24"/>
          <w:szCs w:val="24"/>
          <w:lang w:val="en-GB"/>
        </w:rPr>
        <w:t>number</w:t>
      </w:r>
      <w:r w:rsidR="001D42AE">
        <w:rPr>
          <w:rFonts w:ascii="Times New Roman" w:hAnsi="Times New Roman" w:cs="Times New Roman"/>
          <w:sz w:val="24"/>
          <w:szCs w:val="24"/>
          <w:lang w:val="en-GB"/>
        </w:rPr>
        <w:t xml:space="preserve"> of</w:t>
      </w:r>
      <w:r w:rsidR="00B90946" w:rsidRPr="0087333D">
        <w:rPr>
          <w:rFonts w:ascii="Times New Roman" w:hAnsi="Times New Roman" w:cs="Times New Roman"/>
          <w:sz w:val="24"/>
          <w:szCs w:val="24"/>
          <w:lang w:val="en-GB"/>
        </w:rPr>
        <w:t xml:space="preserve"> </w:t>
      </w:r>
      <w:r w:rsidR="0080462A" w:rsidRPr="0087333D">
        <w:rPr>
          <w:rFonts w:ascii="Times New Roman" w:hAnsi="Times New Roman" w:cs="Times New Roman"/>
          <w:sz w:val="24"/>
          <w:szCs w:val="24"/>
          <w:lang w:val="en-GB"/>
        </w:rPr>
        <w:t>items with interactions calculated in the first estimation</w:t>
      </w:r>
      <w:r w:rsidR="001D42AE">
        <w:rPr>
          <w:rFonts w:ascii="Times New Roman" w:hAnsi="Times New Roman" w:cs="Times New Roman"/>
          <w:sz w:val="24"/>
          <w:szCs w:val="24"/>
          <w:lang w:val="en-GB"/>
        </w:rPr>
        <w:t>, which resulted in</w:t>
      </w:r>
      <w:r w:rsidR="00E23654" w:rsidRPr="0087333D">
        <w:rPr>
          <w:rFonts w:ascii="Times New Roman" w:hAnsi="Times New Roman" w:cs="Times New Roman"/>
          <w:sz w:val="24"/>
          <w:szCs w:val="24"/>
          <w:lang w:val="en-GB"/>
        </w:rPr>
        <w:t xml:space="preserve"> </w:t>
      </w:r>
      <w:r w:rsidR="00264B67" w:rsidRPr="0087333D">
        <w:rPr>
          <w:rFonts w:ascii="Times New Roman" w:hAnsi="Times New Roman" w:cs="Times New Roman"/>
          <w:sz w:val="24"/>
          <w:szCs w:val="24"/>
          <w:lang w:val="en-GB"/>
        </w:rPr>
        <w:t>a second estimation</w:t>
      </w:r>
      <w:r w:rsidR="00E23654" w:rsidRPr="0087333D">
        <w:rPr>
          <w:rFonts w:ascii="Times New Roman" w:hAnsi="Times New Roman" w:cs="Times New Roman"/>
          <w:sz w:val="24"/>
          <w:szCs w:val="24"/>
          <w:lang w:val="en-GB"/>
        </w:rPr>
        <w:t>,</w:t>
      </w:r>
      <w:r w:rsidR="00264B67" w:rsidRPr="0087333D">
        <w:rPr>
          <w:rFonts w:ascii="Times New Roman" w:hAnsi="Times New Roman" w:cs="Times New Roman"/>
          <w:sz w:val="24"/>
          <w:szCs w:val="24"/>
          <w:lang w:val="en-GB"/>
        </w:rPr>
        <w:t xml:space="preserve"> </w:t>
      </w:r>
      <w:r w:rsidR="00AC6A1A" w:rsidRPr="0087333D">
        <w:rPr>
          <w:rFonts w:ascii="Times New Roman" w:hAnsi="Times New Roman" w:cs="Times New Roman"/>
          <w:sz w:val="24"/>
          <w:szCs w:val="24"/>
          <w:lang w:val="en-GB"/>
        </w:rPr>
        <w:t xml:space="preserve">the </w:t>
      </w:r>
      <w:r w:rsidR="00B90946" w:rsidRPr="0087333D">
        <w:rPr>
          <w:rFonts w:ascii="Times New Roman" w:hAnsi="Times New Roman" w:cs="Times New Roman"/>
          <w:sz w:val="24"/>
          <w:szCs w:val="24"/>
          <w:lang w:val="en-GB"/>
        </w:rPr>
        <w:t>“</w:t>
      </w:r>
      <w:r w:rsidR="00354DF2" w:rsidRPr="0087333D">
        <w:rPr>
          <w:rFonts w:ascii="Times New Roman" w:hAnsi="Times New Roman" w:cs="Times New Roman"/>
          <w:sz w:val="24"/>
          <w:szCs w:val="24"/>
          <w:lang w:val="en-GB"/>
        </w:rPr>
        <w:t xml:space="preserve">number </w:t>
      </w:r>
      <w:r w:rsidR="00AC6A1A" w:rsidRPr="0087333D">
        <w:rPr>
          <w:rFonts w:ascii="Times New Roman" w:hAnsi="Times New Roman" w:cs="Times New Roman"/>
          <w:sz w:val="24"/>
          <w:szCs w:val="24"/>
          <w:lang w:val="en-GB"/>
        </w:rPr>
        <w:t>of items with epibionts</w:t>
      </w:r>
      <w:r w:rsidR="001D42AE">
        <w:rPr>
          <w:rFonts w:ascii="Times New Roman" w:hAnsi="Times New Roman" w:cs="Times New Roman"/>
          <w:sz w:val="24"/>
          <w:szCs w:val="24"/>
          <w:lang w:val="en-GB"/>
        </w:rPr>
        <w:t>.</w:t>
      </w:r>
      <w:r w:rsidR="00B90946" w:rsidRPr="0087333D">
        <w:rPr>
          <w:rFonts w:ascii="Times New Roman" w:hAnsi="Times New Roman" w:cs="Times New Roman"/>
          <w:sz w:val="24"/>
          <w:szCs w:val="24"/>
          <w:lang w:val="en-GB"/>
        </w:rPr>
        <w:t>”</w:t>
      </w:r>
    </w:p>
    <w:p w14:paraId="1925A4AA" w14:textId="77777777" w:rsidR="00476FAC" w:rsidRPr="0087333D" w:rsidRDefault="00476FAC" w:rsidP="00D65787">
      <w:pPr>
        <w:rPr>
          <w:rFonts w:ascii="Times New Roman" w:hAnsi="Times New Roman" w:cs="Times New Roman"/>
          <w:sz w:val="24"/>
          <w:szCs w:val="24"/>
          <w:lang w:val="en-GB"/>
        </w:rPr>
      </w:pPr>
    </w:p>
    <w:p w14:paraId="749E2749" w14:textId="2F88D573" w:rsidR="00804103" w:rsidRPr="0087333D" w:rsidRDefault="00F959C2" w:rsidP="00D65787">
      <w:pPr>
        <w:rPr>
          <w:rFonts w:ascii="Times New Roman" w:hAnsi="Times New Roman" w:cs="Times New Roman"/>
          <w:i/>
          <w:iCs/>
          <w:sz w:val="24"/>
          <w:szCs w:val="24"/>
          <w:lang w:val="en-GB"/>
        </w:rPr>
      </w:pPr>
      <w:r>
        <w:rPr>
          <w:rFonts w:ascii="Times New Roman" w:hAnsi="Times New Roman" w:cs="Times New Roman"/>
          <w:i/>
          <w:iCs/>
          <w:sz w:val="24"/>
          <w:szCs w:val="24"/>
          <w:lang w:val="en-GB"/>
        </w:rPr>
        <w:t>2.6</w:t>
      </w:r>
      <w:r w:rsidR="00120A2A" w:rsidRPr="0087333D">
        <w:rPr>
          <w:rFonts w:ascii="Times New Roman" w:hAnsi="Times New Roman" w:cs="Times New Roman"/>
          <w:i/>
          <w:iCs/>
          <w:sz w:val="24"/>
          <w:szCs w:val="24"/>
          <w:lang w:val="en-GB"/>
        </w:rPr>
        <w:t>.</w:t>
      </w:r>
      <w:r w:rsidR="00794F80" w:rsidRPr="0087333D">
        <w:rPr>
          <w:rFonts w:ascii="Times New Roman" w:hAnsi="Times New Roman" w:cs="Times New Roman"/>
          <w:i/>
          <w:iCs/>
          <w:sz w:val="24"/>
          <w:szCs w:val="24"/>
          <w:lang w:val="en-GB"/>
        </w:rPr>
        <w:t>3</w:t>
      </w:r>
      <w:r w:rsidR="00120A2A" w:rsidRPr="0087333D">
        <w:rPr>
          <w:rFonts w:ascii="Times New Roman" w:hAnsi="Times New Roman" w:cs="Times New Roman"/>
          <w:i/>
          <w:iCs/>
          <w:sz w:val="24"/>
          <w:szCs w:val="24"/>
          <w:lang w:val="en-GB"/>
        </w:rPr>
        <w:t xml:space="preserve">. </w:t>
      </w:r>
      <w:r w:rsidR="00476FAC" w:rsidRPr="0087333D">
        <w:rPr>
          <w:rFonts w:ascii="Times New Roman" w:hAnsi="Times New Roman" w:cs="Times New Roman"/>
          <w:i/>
          <w:iCs/>
          <w:sz w:val="24"/>
          <w:szCs w:val="24"/>
          <w:lang w:val="en-GB"/>
        </w:rPr>
        <w:t xml:space="preserve">Second </w:t>
      </w:r>
      <w:r w:rsidR="00954CA8" w:rsidRPr="0087333D">
        <w:rPr>
          <w:rFonts w:ascii="Times New Roman" w:hAnsi="Times New Roman" w:cs="Times New Roman"/>
          <w:i/>
          <w:iCs/>
          <w:sz w:val="24"/>
          <w:szCs w:val="24"/>
          <w:lang w:val="en-GB"/>
        </w:rPr>
        <w:t>estimation</w:t>
      </w:r>
    </w:p>
    <w:p w14:paraId="190E98F6" w14:textId="1F0F5EFF" w:rsidR="0091306B" w:rsidRPr="0087333D" w:rsidRDefault="0098392B" w:rsidP="00D65787">
      <w:pPr>
        <w:rPr>
          <w:rFonts w:ascii="Times New Roman" w:hAnsi="Times New Roman" w:cs="Times New Roman"/>
          <w:sz w:val="24"/>
          <w:szCs w:val="24"/>
          <w:lang w:val="en-GB"/>
        </w:rPr>
      </w:pPr>
      <w:r>
        <w:rPr>
          <w:rFonts w:ascii="Times New Roman" w:hAnsi="Times New Roman" w:cs="Times New Roman"/>
          <w:sz w:val="24"/>
          <w:szCs w:val="24"/>
          <w:lang w:val="en-GB"/>
        </w:rPr>
        <w:t xml:space="preserve">31 beaches were </w:t>
      </w:r>
      <w:r w:rsidR="00665AD2">
        <w:rPr>
          <w:rFonts w:ascii="Times New Roman" w:hAnsi="Times New Roman" w:cs="Times New Roman"/>
          <w:sz w:val="24"/>
          <w:szCs w:val="24"/>
          <w:lang w:val="en-GB"/>
        </w:rPr>
        <w:t>validated for the presence or absence of epibionts on litter items.</w:t>
      </w:r>
      <w:r w:rsidR="00131C89">
        <w:rPr>
          <w:rFonts w:ascii="Times New Roman" w:hAnsi="Times New Roman" w:cs="Times New Roman"/>
          <w:sz w:val="24"/>
          <w:szCs w:val="24"/>
          <w:lang w:val="en-GB"/>
        </w:rPr>
        <w:t xml:space="preserve"> </w:t>
      </w:r>
      <w:r w:rsidR="00B05B0E" w:rsidRPr="0087333D">
        <w:rPr>
          <w:rFonts w:ascii="Times New Roman" w:hAnsi="Times New Roman" w:cs="Times New Roman"/>
          <w:sz w:val="24"/>
          <w:szCs w:val="24"/>
          <w:lang w:val="en-GB"/>
        </w:rPr>
        <w:t>2</w:t>
      </w:r>
      <w:r w:rsidR="00B201FD" w:rsidRPr="0087333D">
        <w:rPr>
          <w:rFonts w:ascii="Times New Roman" w:hAnsi="Times New Roman" w:cs="Times New Roman"/>
          <w:sz w:val="24"/>
          <w:szCs w:val="24"/>
          <w:lang w:val="en-GB"/>
        </w:rPr>
        <w:t>8</w:t>
      </w:r>
      <w:r w:rsidR="00B05B0E" w:rsidRPr="0087333D">
        <w:rPr>
          <w:rFonts w:ascii="Times New Roman" w:hAnsi="Times New Roman" w:cs="Times New Roman"/>
          <w:sz w:val="24"/>
          <w:szCs w:val="24"/>
          <w:lang w:val="en-GB"/>
        </w:rPr>
        <w:t xml:space="preserve"> beaches</w:t>
      </w:r>
      <w:r w:rsidR="000A3D20">
        <w:rPr>
          <w:rFonts w:ascii="Times New Roman" w:hAnsi="Times New Roman" w:cs="Times New Roman"/>
          <w:sz w:val="24"/>
          <w:szCs w:val="24"/>
          <w:lang w:val="en-GB"/>
        </w:rPr>
        <w:t xml:space="preserve"> were validated </w:t>
      </w:r>
      <w:r w:rsidR="00EA22AE">
        <w:rPr>
          <w:rFonts w:ascii="Times New Roman" w:hAnsi="Times New Roman" w:cs="Times New Roman"/>
          <w:sz w:val="24"/>
          <w:szCs w:val="24"/>
          <w:lang w:val="en-GB"/>
        </w:rPr>
        <w:t xml:space="preserve">by experts </w:t>
      </w:r>
      <w:r w:rsidR="000A3D20">
        <w:rPr>
          <w:rFonts w:ascii="Times New Roman" w:hAnsi="Times New Roman" w:cs="Times New Roman"/>
          <w:sz w:val="24"/>
          <w:szCs w:val="24"/>
          <w:lang w:val="en-GB"/>
        </w:rPr>
        <w:t>for the presence of epibionts in the</w:t>
      </w:r>
      <w:r w:rsidR="00B05B0E" w:rsidRPr="0087333D">
        <w:rPr>
          <w:rFonts w:ascii="Times New Roman" w:hAnsi="Times New Roman" w:cs="Times New Roman"/>
          <w:sz w:val="24"/>
          <w:szCs w:val="24"/>
          <w:lang w:val="en-GB"/>
        </w:rPr>
        <w:t xml:space="preserve"> subsample of</w:t>
      </w:r>
      <w:r w:rsidR="00CC7502" w:rsidRPr="0087333D">
        <w:rPr>
          <w:rFonts w:ascii="Times New Roman" w:hAnsi="Times New Roman" w:cs="Times New Roman"/>
          <w:sz w:val="24"/>
          <w:szCs w:val="24"/>
          <w:lang w:val="en-GB"/>
        </w:rPr>
        <w:t xml:space="preserve"> litter</w:t>
      </w:r>
      <w:r w:rsidR="00B05B0E" w:rsidRPr="0087333D">
        <w:rPr>
          <w:rFonts w:ascii="Times New Roman" w:hAnsi="Times New Roman" w:cs="Times New Roman"/>
          <w:sz w:val="24"/>
          <w:szCs w:val="24"/>
          <w:lang w:val="en-GB"/>
        </w:rPr>
        <w:t xml:space="preserve"> items selected and examined by the s</w:t>
      </w:r>
      <w:r w:rsidR="0049404A" w:rsidRPr="0087333D">
        <w:rPr>
          <w:rFonts w:ascii="Times New Roman" w:hAnsi="Times New Roman" w:cs="Times New Roman"/>
          <w:sz w:val="24"/>
          <w:szCs w:val="24"/>
          <w:lang w:val="en-GB"/>
        </w:rPr>
        <w:t>choolchildren</w:t>
      </w:r>
      <w:r w:rsidR="00E11788">
        <w:rPr>
          <w:rFonts w:ascii="Times New Roman" w:hAnsi="Times New Roman" w:cs="Times New Roman"/>
          <w:sz w:val="24"/>
          <w:szCs w:val="24"/>
          <w:lang w:val="en-GB"/>
        </w:rPr>
        <w:t>,</w:t>
      </w:r>
      <w:r w:rsidR="00EA22AE">
        <w:rPr>
          <w:rFonts w:ascii="Times New Roman" w:hAnsi="Times New Roman" w:cs="Times New Roman"/>
          <w:sz w:val="24"/>
          <w:szCs w:val="24"/>
          <w:lang w:val="en-GB"/>
        </w:rPr>
        <w:t xml:space="preserve"> using the sample or the image</w:t>
      </w:r>
      <w:r w:rsidR="00C84145">
        <w:rPr>
          <w:rFonts w:ascii="Times New Roman" w:hAnsi="Times New Roman" w:cs="Times New Roman"/>
          <w:sz w:val="24"/>
          <w:szCs w:val="24"/>
          <w:lang w:val="en-GB"/>
        </w:rPr>
        <w:t xml:space="preserve"> of the sample</w:t>
      </w:r>
      <w:r w:rsidR="000A46C6" w:rsidRPr="0087333D">
        <w:rPr>
          <w:rFonts w:ascii="Times New Roman" w:hAnsi="Times New Roman" w:cs="Times New Roman"/>
          <w:sz w:val="24"/>
          <w:szCs w:val="24"/>
          <w:lang w:val="en-GB"/>
        </w:rPr>
        <w:t xml:space="preserve">. </w:t>
      </w:r>
      <w:r w:rsidR="000A3D20">
        <w:rPr>
          <w:rFonts w:ascii="Times New Roman" w:hAnsi="Times New Roman" w:cs="Times New Roman"/>
          <w:sz w:val="24"/>
          <w:szCs w:val="24"/>
          <w:lang w:val="en-GB"/>
        </w:rPr>
        <w:t>On the other hand, n</w:t>
      </w:r>
      <w:r w:rsidR="004D2AF0" w:rsidRPr="0087333D">
        <w:rPr>
          <w:rFonts w:ascii="Times New Roman" w:hAnsi="Times New Roman" w:cs="Times New Roman"/>
          <w:sz w:val="24"/>
          <w:szCs w:val="24"/>
          <w:lang w:val="en-GB"/>
        </w:rPr>
        <w:t xml:space="preserve">o subsamples were analysed for three beaches (El </w:t>
      </w:r>
      <w:proofErr w:type="spellStart"/>
      <w:r w:rsidR="004D2AF0" w:rsidRPr="0087333D">
        <w:rPr>
          <w:rFonts w:ascii="Times New Roman" w:hAnsi="Times New Roman" w:cs="Times New Roman"/>
          <w:sz w:val="24"/>
          <w:szCs w:val="24"/>
          <w:lang w:val="en-GB"/>
        </w:rPr>
        <w:t>Almejal</w:t>
      </w:r>
      <w:proofErr w:type="spellEnd"/>
      <w:r w:rsidR="004D2AF0" w:rsidRPr="0087333D">
        <w:rPr>
          <w:rFonts w:ascii="Times New Roman" w:hAnsi="Times New Roman" w:cs="Times New Roman"/>
          <w:sz w:val="24"/>
          <w:szCs w:val="24"/>
          <w:lang w:val="en-GB"/>
        </w:rPr>
        <w:t xml:space="preserve">, </w:t>
      </w:r>
      <w:proofErr w:type="spellStart"/>
      <w:r w:rsidR="004D2AF0" w:rsidRPr="0087333D">
        <w:rPr>
          <w:rFonts w:ascii="Times New Roman" w:hAnsi="Times New Roman" w:cs="Times New Roman"/>
          <w:sz w:val="24"/>
          <w:szCs w:val="24"/>
          <w:lang w:val="en-GB"/>
        </w:rPr>
        <w:t>Venecia</w:t>
      </w:r>
      <w:proofErr w:type="spellEnd"/>
      <w:r w:rsidR="004D2AF0" w:rsidRPr="0087333D">
        <w:rPr>
          <w:rFonts w:ascii="Times New Roman" w:hAnsi="Times New Roman" w:cs="Times New Roman"/>
          <w:sz w:val="24"/>
          <w:szCs w:val="24"/>
          <w:lang w:val="en-GB"/>
        </w:rPr>
        <w:t xml:space="preserve"> and Trocadero) because on these beaches no items with epibionts were found during the sampling. </w:t>
      </w:r>
      <w:r w:rsidR="008B7CD8" w:rsidRPr="0087333D">
        <w:rPr>
          <w:rFonts w:ascii="Times New Roman" w:hAnsi="Times New Roman" w:cs="Times New Roman"/>
          <w:sz w:val="24"/>
          <w:szCs w:val="24"/>
          <w:lang w:val="en-GB"/>
        </w:rPr>
        <w:t>1</w:t>
      </w:r>
      <w:r w:rsidR="00684F77" w:rsidRPr="0087333D">
        <w:rPr>
          <w:rFonts w:ascii="Times New Roman" w:hAnsi="Times New Roman" w:cs="Times New Roman"/>
          <w:sz w:val="24"/>
          <w:szCs w:val="24"/>
          <w:lang w:val="en-GB"/>
        </w:rPr>
        <w:t>3</w:t>
      </w:r>
      <w:r w:rsidR="00A5230D" w:rsidRPr="0087333D">
        <w:rPr>
          <w:rFonts w:ascii="Times New Roman" w:hAnsi="Times New Roman" w:cs="Times New Roman"/>
          <w:sz w:val="24"/>
          <w:szCs w:val="24"/>
          <w:lang w:val="en-GB"/>
        </w:rPr>
        <w:t xml:space="preserve"> of the 44</w:t>
      </w:r>
      <w:r w:rsidR="008B7CD8" w:rsidRPr="0087333D">
        <w:rPr>
          <w:rFonts w:ascii="Times New Roman" w:hAnsi="Times New Roman" w:cs="Times New Roman"/>
          <w:sz w:val="24"/>
          <w:szCs w:val="24"/>
          <w:lang w:val="en-GB"/>
        </w:rPr>
        <w:t xml:space="preserve"> beaches </w:t>
      </w:r>
      <w:r w:rsidR="00442ABD">
        <w:rPr>
          <w:rFonts w:ascii="Times New Roman" w:hAnsi="Times New Roman" w:cs="Times New Roman"/>
          <w:sz w:val="24"/>
          <w:szCs w:val="24"/>
          <w:lang w:val="en-GB"/>
        </w:rPr>
        <w:t>could not be validated</w:t>
      </w:r>
      <w:r w:rsidR="008B7CD8" w:rsidRPr="0087333D">
        <w:rPr>
          <w:rFonts w:ascii="Times New Roman" w:hAnsi="Times New Roman" w:cs="Times New Roman"/>
          <w:sz w:val="24"/>
          <w:szCs w:val="24"/>
          <w:lang w:val="en-GB"/>
        </w:rPr>
        <w:t xml:space="preserve"> </w:t>
      </w:r>
      <w:r w:rsidR="00FE1BF9">
        <w:rPr>
          <w:rFonts w:ascii="Times New Roman" w:hAnsi="Times New Roman" w:cs="Times New Roman"/>
          <w:sz w:val="24"/>
          <w:szCs w:val="24"/>
          <w:lang w:val="en-GB"/>
        </w:rPr>
        <w:t xml:space="preserve">completely </w:t>
      </w:r>
      <w:r w:rsidR="0091164D">
        <w:rPr>
          <w:rFonts w:ascii="Times New Roman" w:hAnsi="Times New Roman" w:cs="Times New Roman"/>
          <w:sz w:val="24"/>
          <w:szCs w:val="24"/>
          <w:lang w:val="en-GB"/>
        </w:rPr>
        <w:t>(Modules 2 &amp; 3)</w:t>
      </w:r>
      <w:r w:rsidR="008B7CD8" w:rsidRPr="0087333D">
        <w:rPr>
          <w:rFonts w:ascii="Times New Roman" w:hAnsi="Times New Roman" w:cs="Times New Roman"/>
          <w:sz w:val="24"/>
          <w:szCs w:val="24"/>
          <w:lang w:val="en-GB"/>
        </w:rPr>
        <w:t xml:space="preserve"> because </w:t>
      </w:r>
      <w:r w:rsidR="008B7CD8" w:rsidRPr="0087333D">
        <w:rPr>
          <w:rFonts w:ascii="Times New Roman" w:hAnsi="Times New Roman" w:cs="Times New Roman"/>
          <w:sz w:val="24"/>
          <w:szCs w:val="24"/>
          <w:lang w:val="en-GB"/>
        </w:rPr>
        <w:lastRenderedPageBreak/>
        <w:t xml:space="preserve">no </w:t>
      </w:r>
      <w:r w:rsidR="00C32498" w:rsidRPr="0087333D">
        <w:rPr>
          <w:rFonts w:ascii="Times New Roman" w:hAnsi="Times New Roman" w:cs="Times New Roman"/>
          <w:sz w:val="24"/>
          <w:szCs w:val="24"/>
          <w:lang w:val="en-GB"/>
        </w:rPr>
        <w:t>table</w:t>
      </w:r>
      <w:r w:rsidR="00312C31" w:rsidRPr="0087333D">
        <w:rPr>
          <w:rFonts w:ascii="Times New Roman" w:hAnsi="Times New Roman" w:cs="Times New Roman"/>
          <w:sz w:val="24"/>
          <w:szCs w:val="24"/>
          <w:lang w:val="en-GB"/>
        </w:rPr>
        <w:t xml:space="preserve"> </w:t>
      </w:r>
      <w:r w:rsidR="00D57D7F" w:rsidRPr="0087333D">
        <w:rPr>
          <w:rFonts w:ascii="Times New Roman" w:hAnsi="Times New Roman" w:cs="Times New Roman"/>
          <w:sz w:val="24"/>
          <w:szCs w:val="24"/>
          <w:lang w:val="en-GB"/>
        </w:rPr>
        <w:t>with species identifications by</w:t>
      </w:r>
      <w:r w:rsidR="00312C31" w:rsidRPr="0087333D">
        <w:rPr>
          <w:rFonts w:ascii="Times New Roman" w:hAnsi="Times New Roman" w:cs="Times New Roman"/>
          <w:sz w:val="24"/>
          <w:szCs w:val="24"/>
          <w:lang w:val="en-GB"/>
        </w:rPr>
        <w:t xml:space="preserve"> the s</w:t>
      </w:r>
      <w:r w:rsidR="008B7087" w:rsidRPr="0087333D">
        <w:rPr>
          <w:rFonts w:ascii="Times New Roman" w:hAnsi="Times New Roman" w:cs="Times New Roman"/>
          <w:sz w:val="24"/>
          <w:szCs w:val="24"/>
          <w:lang w:val="en-GB"/>
        </w:rPr>
        <w:t>choolchildren</w:t>
      </w:r>
      <w:r w:rsidR="00ED5D2A" w:rsidRPr="0087333D">
        <w:rPr>
          <w:rFonts w:ascii="Times New Roman" w:hAnsi="Times New Roman" w:cs="Times New Roman"/>
          <w:sz w:val="24"/>
          <w:szCs w:val="24"/>
          <w:lang w:val="en-GB"/>
        </w:rPr>
        <w:t xml:space="preserve"> </w:t>
      </w:r>
      <w:r w:rsidR="002C611F" w:rsidRPr="0087333D">
        <w:rPr>
          <w:rFonts w:ascii="Times New Roman" w:hAnsi="Times New Roman" w:cs="Times New Roman"/>
          <w:sz w:val="24"/>
          <w:szCs w:val="24"/>
          <w:lang w:val="en-GB"/>
        </w:rPr>
        <w:t>was received</w:t>
      </w:r>
      <w:r w:rsidR="00D57D7F" w:rsidRPr="0087333D">
        <w:rPr>
          <w:rFonts w:ascii="Times New Roman" w:hAnsi="Times New Roman" w:cs="Times New Roman"/>
          <w:sz w:val="24"/>
          <w:szCs w:val="24"/>
          <w:lang w:val="en-GB"/>
        </w:rPr>
        <w:t>; w</w:t>
      </w:r>
      <w:r w:rsidR="009118CF" w:rsidRPr="0087333D">
        <w:rPr>
          <w:rFonts w:ascii="Times New Roman" w:hAnsi="Times New Roman" w:cs="Times New Roman"/>
          <w:sz w:val="24"/>
          <w:szCs w:val="24"/>
          <w:lang w:val="en-GB"/>
        </w:rPr>
        <w:t xml:space="preserve">ithout </w:t>
      </w:r>
      <w:r w:rsidR="00D57D7F" w:rsidRPr="0087333D">
        <w:rPr>
          <w:rFonts w:ascii="Times New Roman" w:hAnsi="Times New Roman" w:cs="Times New Roman"/>
          <w:sz w:val="24"/>
          <w:szCs w:val="24"/>
          <w:lang w:val="en-GB"/>
        </w:rPr>
        <w:t xml:space="preserve">this </w:t>
      </w:r>
      <w:r w:rsidR="002C611F" w:rsidRPr="0087333D">
        <w:rPr>
          <w:rFonts w:ascii="Times New Roman" w:hAnsi="Times New Roman" w:cs="Times New Roman"/>
          <w:sz w:val="24"/>
          <w:szCs w:val="24"/>
          <w:lang w:val="en-GB"/>
        </w:rPr>
        <w:t>data table</w:t>
      </w:r>
      <w:r w:rsidR="00CC7502" w:rsidRPr="0087333D">
        <w:rPr>
          <w:rFonts w:ascii="Times New Roman" w:hAnsi="Times New Roman" w:cs="Times New Roman"/>
          <w:sz w:val="24"/>
          <w:szCs w:val="24"/>
          <w:lang w:val="en-GB"/>
        </w:rPr>
        <w:t xml:space="preserve"> from activity guide 7</w:t>
      </w:r>
      <w:r w:rsidR="002C611F" w:rsidRPr="0087333D">
        <w:rPr>
          <w:rFonts w:ascii="Times New Roman" w:hAnsi="Times New Roman" w:cs="Times New Roman"/>
          <w:sz w:val="24"/>
          <w:szCs w:val="24"/>
          <w:lang w:val="en-GB"/>
        </w:rPr>
        <w:t xml:space="preserve">, </w:t>
      </w:r>
      <w:r w:rsidR="00CC380C">
        <w:rPr>
          <w:rFonts w:ascii="Times New Roman" w:hAnsi="Times New Roman" w:cs="Times New Roman"/>
          <w:sz w:val="24"/>
          <w:szCs w:val="24"/>
          <w:lang w:val="en-GB"/>
        </w:rPr>
        <w:t xml:space="preserve">it was not possible to verify the presence of epibionts on the respective litter items. </w:t>
      </w:r>
    </w:p>
    <w:p w14:paraId="44821AFF" w14:textId="5342BA5A" w:rsidR="00DD52BA" w:rsidRPr="0087333D" w:rsidRDefault="00945BFE" w:rsidP="00C738B1">
      <w:pPr>
        <w:ind w:firstLine="708"/>
        <w:rPr>
          <w:rFonts w:ascii="Times New Roman" w:hAnsi="Times New Roman" w:cs="Times New Roman"/>
          <w:sz w:val="24"/>
          <w:szCs w:val="24"/>
          <w:lang w:val="en-GB"/>
        </w:rPr>
      </w:pPr>
      <w:r w:rsidRPr="0087333D">
        <w:rPr>
          <w:rFonts w:ascii="Times New Roman" w:hAnsi="Times New Roman" w:cs="Times New Roman"/>
          <w:sz w:val="24"/>
          <w:szCs w:val="24"/>
          <w:lang w:val="en-GB"/>
        </w:rPr>
        <w:t>From the reported identifications of s</w:t>
      </w:r>
      <w:r w:rsidR="00D3165E" w:rsidRPr="0087333D">
        <w:rPr>
          <w:rFonts w:ascii="Times New Roman" w:hAnsi="Times New Roman" w:cs="Times New Roman"/>
          <w:sz w:val="24"/>
          <w:szCs w:val="24"/>
          <w:lang w:val="en-GB"/>
        </w:rPr>
        <w:t>choolchildren</w:t>
      </w:r>
      <w:r w:rsidRPr="0087333D">
        <w:rPr>
          <w:rFonts w:ascii="Times New Roman" w:hAnsi="Times New Roman" w:cs="Times New Roman"/>
          <w:sz w:val="24"/>
          <w:szCs w:val="24"/>
          <w:lang w:val="en-GB"/>
        </w:rPr>
        <w:t xml:space="preserve"> in guide 7, </w:t>
      </w:r>
      <w:r w:rsidR="00C74F16" w:rsidRPr="0087333D">
        <w:rPr>
          <w:rFonts w:ascii="Times New Roman" w:hAnsi="Times New Roman" w:cs="Times New Roman"/>
          <w:sz w:val="24"/>
          <w:szCs w:val="24"/>
          <w:lang w:val="en-GB"/>
        </w:rPr>
        <w:t>experts</w:t>
      </w:r>
      <w:r w:rsidRPr="0087333D">
        <w:rPr>
          <w:rFonts w:ascii="Times New Roman" w:hAnsi="Times New Roman" w:cs="Times New Roman"/>
          <w:sz w:val="24"/>
          <w:szCs w:val="24"/>
          <w:lang w:val="en-GB"/>
        </w:rPr>
        <w:t xml:space="preserve"> validate</w:t>
      </w:r>
      <w:r w:rsidR="00C74F16" w:rsidRPr="0087333D">
        <w:rPr>
          <w:rFonts w:ascii="Times New Roman" w:hAnsi="Times New Roman" w:cs="Times New Roman"/>
          <w:sz w:val="24"/>
          <w:szCs w:val="24"/>
          <w:lang w:val="en-GB"/>
        </w:rPr>
        <w:t>d</w:t>
      </w:r>
      <w:r w:rsidRPr="0087333D">
        <w:rPr>
          <w:rFonts w:ascii="Times New Roman" w:hAnsi="Times New Roman" w:cs="Times New Roman"/>
          <w:sz w:val="24"/>
          <w:szCs w:val="24"/>
          <w:lang w:val="en-GB"/>
        </w:rPr>
        <w:t xml:space="preserve"> the presence/absence </w:t>
      </w:r>
      <w:r w:rsidR="006E73E9" w:rsidRPr="0087333D">
        <w:rPr>
          <w:rFonts w:ascii="Times New Roman" w:hAnsi="Times New Roman" w:cs="Times New Roman"/>
          <w:sz w:val="24"/>
          <w:szCs w:val="24"/>
          <w:lang w:val="en-GB"/>
        </w:rPr>
        <w:t xml:space="preserve">of epibionts on </w:t>
      </w:r>
      <w:r w:rsidR="009543F7" w:rsidRPr="0087333D">
        <w:rPr>
          <w:rFonts w:ascii="Times New Roman" w:hAnsi="Times New Roman" w:cs="Times New Roman"/>
          <w:sz w:val="24"/>
          <w:szCs w:val="24"/>
          <w:lang w:val="en-GB"/>
        </w:rPr>
        <w:t>6</w:t>
      </w:r>
      <w:r w:rsidR="009F3430" w:rsidRPr="0087333D">
        <w:rPr>
          <w:rFonts w:ascii="Times New Roman" w:hAnsi="Times New Roman" w:cs="Times New Roman"/>
          <w:sz w:val="24"/>
          <w:szCs w:val="24"/>
          <w:lang w:val="en-GB"/>
        </w:rPr>
        <w:t>9</w:t>
      </w:r>
      <w:r w:rsidRPr="0087333D">
        <w:rPr>
          <w:rFonts w:ascii="Times New Roman" w:hAnsi="Times New Roman" w:cs="Times New Roman"/>
          <w:sz w:val="24"/>
          <w:szCs w:val="24"/>
          <w:lang w:val="en-GB"/>
        </w:rPr>
        <w:t>4</w:t>
      </w:r>
      <w:r w:rsidR="009543F7" w:rsidRPr="0087333D">
        <w:rPr>
          <w:rFonts w:ascii="Times New Roman" w:hAnsi="Times New Roman" w:cs="Times New Roman"/>
          <w:sz w:val="24"/>
          <w:szCs w:val="24"/>
          <w:lang w:val="en-GB"/>
        </w:rPr>
        <w:t xml:space="preserve"> </w:t>
      </w:r>
      <w:r w:rsidR="00385D5E" w:rsidRPr="0087333D">
        <w:rPr>
          <w:rFonts w:ascii="Times New Roman" w:hAnsi="Times New Roman" w:cs="Times New Roman"/>
          <w:sz w:val="24"/>
          <w:szCs w:val="24"/>
          <w:lang w:val="en-GB"/>
        </w:rPr>
        <w:t>items</w:t>
      </w:r>
      <w:r w:rsidR="001C5AA9" w:rsidRPr="0087333D">
        <w:rPr>
          <w:rFonts w:ascii="Times New Roman" w:hAnsi="Times New Roman" w:cs="Times New Roman"/>
          <w:sz w:val="24"/>
          <w:szCs w:val="24"/>
          <w:lang w:val="en-GB"/>
        </w:rPr>
        <w:t xml:space="preserve">, </w:t>
      </w:r>
      <w:r w:rsidR="00B90946" w:rsidRPr="0087333D">
        <w:rPr>
          <w:rFonts w:ascii="Times New Roman" w:hAnsi="Times New Roman" w:cs="Times New Roman"/>
          <w:sz w:val="24"/>
          <w:szCs w:val="24"/>
          <w:lang w:val="en-GB"/>
        </w:rPr>
        <w:t>confirming</w:t>
      </w:r>
      <w:r w:rsidR="00722829" w:rsidRPr="0087333D">
        <w:rPr>
          <w:rFonts w:ascii="Times New Roman" w:hAnsi="Times New Roman" w:cs="Times New Roman"/>
          <w:sz w:val="24"/>
          <w:szCs w:val="24"/>
          <w:lang w:val="en-GB"/>
        </w:rPr>
        <w:t xml:space="preserve"> the presence of epibionts </w:t>
      </w:r>
      <w:r w:rsidR="00C738B1">
        <w:rPr>
          <w:rFonts w:ascii="Times New Roman" w:hAnsi="Times New Roman" w:cs="Times New Roman"/>
          <w:sz w:val="24"/>
          <w:szCs w:val="24"/>
          <w:lang w:val="en-GB"/>
        </w:rPr>
        <w:t>o</w:t>
      </w:r>
      <w:r w:rsidR="00722829" w:rsidRPr="0087333D">
        <w:rPr>
          <w:rFonts w:ascii="Times New Roman" w:hAnsi="Times New Roman" w:cs="Times New Roman"/>
          <w:sz w:val="24"/>
          <w:szCs w:val="24"/>
          <w:lang w:val="en-GB"/>
        </w:rPr>
        <w:t>n 41</w:t>
      </w:r>
      <w:r w:rsidR="00B56C1A" w:rsidRPr="0087333D">
        <w:rPr>
          <w:rFonts w:ascii="Times New Roman" w:hAnsi="Times New Roman" w:cs="Times New Roman"/>
          <w:sz w:val="24"/>
          <w:szCs w:val="24"/>
          <w:lang w:val="en-GB"/>
        </w:rPr>
        <w:t>6</w:t>
      </w:r>
      <w:r w:rsidR="00722829" w:rsidRPr="0087333D">
        <w:rPr>
          <w:rFonts w:ascii="Times New Roman" w:hAnsi="Times New Roman" w:cs="Times New Roman"/>
          <w:sz w:val="24"/>
          <w:szCs w:val="24"/>
          <w:lang w:val="en-GB"/>
        </w:rPr>
        <w:t xml:space="preserve"> items</w:t>
      </w:r>
      <w:r w:rsidR="001C5AA9" w:rsidRPr="0087333D">
        <w:rPr>
          <w:rFonts w:ascii="Times New Roman" w:hAnsi="Times New Roman" w:cs="Times New Roman"/>
          <w:sz w:val="24"/>
          <w:szCs w:val="24"/>
          <w:lang w:val="en-GB"/>
        </w:rPr>
        <w:t xml:space="preserve"> (</w:t>
      </w:r>
      <w:r w:rsidR="00722829" w:rsidRPr="0087333D">
        <w:rPr>
          <w:rFonts w:ascii="Times New Roman" w:hAnsi="Times New Roman" w:cs="Times New Roman"/>
          <w:sz w:val="24"/>
          <w:szCs w:val="24"/>
          <w:lang w:val="en-GB"/>
        </w:rPr>
        <w:t xml:space="preserve">they </w:t>
      </w:r>
      <w:r w:rsidR="00B90946" w:rsidRPr="0087333D">
        <w:rPr>
          <w:rFonts w:ascii="Times New Roman" w:hAnsi="Times New Roman" w:cs="Times New Roman"/>
          <w:sz w:val="24"/>
          <w:szCs w:val="24"/>
          <w:lang w:val="en-GB"/>
        </w:rPr>
        <w:t>found no epibionts</w:t>
      </w:r>
      <w:r w:rsidR="00EC7664" w:rsidRPr="0087333D">
        <w:rPr>
          <w:rFonts w:ascii="Times New Roman" w:hAnsi="Times New Roman" w:cs="Times New Roman"/>
          <w:sz w:val="24"/>
          <w:szCs w:val="24"/>
          <w:lang w:val="en-GB"/>
        </w:rPr>
        <w:t xml:space="preserve"> on 277 items</w:t>
      </w:r>
      <w:r w:rsidR="001C5AA9" w:rsidRPr="0087333D">
        <w:rPr>
          <w:rFonts w:ascii="Times New Roman" w:hAnsi="Times New Roman" w:cs="Times New Roman"/>
          <w:sz w:val="24"/>
          <w:szCs w:val="24"/>
          <w:lang w:val="en-GB"/>
        </w:rPr>
        <w:t>)</w:t>
      </w:r>
      <w:r w:rsidR="00EC7664" w:rsidRPr="0087333D">
        <w:rPr>
          <w:rFonts w:ascii="Times New Roman" w:hAnsi="Times New Roman" w:cs="Times New Roman"/>
          <w:sz w:val="24"/>
          <w:szCs w:val="24"/>
          <w:lang w:val="en-GB"/>
        </w:rPr>
        <w:t xml:space="preserve">. </w:t>
      </w:r>
      <w:r w:rsidR="00EE6376" w:rsidRPr="0087333D">
        <w:rPr>
          <w:rFonts w:ascii="Times New Roman" w:hAnsi="Times New Roman" w:cs="Times New Roman"/>
          <w:sz w:val="24"/>
          <w:szCs w:val="24"/>
          <w:lang w:val="en-GB"/>
        </w:rPr>
        <w:t xml:space="preserve">After </w:t>
      </w:r>
      <w:r w:rsidR="00197D16" w:rsidRPr="0087333D">
        <w:rPr>
          <w:rFonts w:ascii="Times New Roman" w:hAnsi="Times New Roman" w:cs="Times New Roman"/>
          <w:sz w:val="24"/>
          <w:szCs w:val="24"/>
          <w:lang w:val="en-GB"/>
        </w:rPr>
        <w:t>multiplying</w:t>
      </w:r>
      <w:r w:rsidR="00EE6376" w:rsidRPr="0087333D">
        <w:rPr>
          <w:rFonts w:ascii="Times New Roman" w:hAnsi="Times New Roman" w:cs="Times New Roman"/>
          <w:sz w:val="24"/>
          <w:szCs w:val="24"/>
          <w:lang w:val="en-GB"/>
        </w:rPr>
        <w:t xml:space="preserve"> the proportion of epibionts in each subsample by the number of items </w:t>
      </w:r>
      <w:r w:rsidR="00DD52BA" w:rsidRPr="0087333D">
        <w:rPr>
          <w:rFonts w:ascii="Times New Roman" w:hAnsi="Times New Roman" w:cs="Times New Roman"/>
          <w:sz w:val="24"/>
          <w:szCs w:val="24"/>
          <w:lang w:val="en-GB"/>
        </w:rPr>
        <w:t>from</w:t>
      </w:r>
      <w:r w:rsidR="00EE6376" w:rsidRPr="0087333D">
        <w:rPr>
          <w:rFonts w:ascii="Times New Roman" w:hAnsi="Times New Roman" w:cs="Times New Roman"/>
          <w:sz w:val="24"/>
          <w:szCs w:val="24"/>
          <w:lang w:val="en-GB"/>
        </w:rPr>
        <w:t xml:space="preserve"> the first estimation, we obtained a second estimation of 663 items with epibionts</w:t>
      </w:r>
      <w:r w:rsidR="00E15BE8" w:rsidRPr="0087333D">
        <w:rPr>
          <w:rFonts w:ascii="Times New Roman" w:hAnsi="Times New Roman" w:cs="Times New Roman"/>
          <w:sz w:val="24"/>
          <w:szCs w:val="24"/>
          <w:lang w:val="en-GB"/>
        </w:rPr>
        <w:t xml:space="preserve">. </w:t>
      </w:r>
      <w:r w:rsidR="00EE6376" w:rsidRPr="0087333D">
        <w:rPr>
          <w:rFonts w:ascii="Times New Roman" w:hAnsi="Times New Roman" w:cs="Times New Roman"/>
          <w:sz w:val="24"/>
          <w:szCs w:val="24"/>
          <w:lang w:val="en-GB"/>
        </w:rPr>
        <w:t xml:space="preserve"> </w:t>
      </w:r>
    </w:p>
    <w:p w14:paraId="41C6C39C" w14:textId="77777777" w:rsidR="00E30608" w:rsidRPr="0087333D" w:rsidRDefault="00E30608" w:rsidP="00D65787">
      <w:pPr>
        <w:rPr>
          <w:rFonts w:ascii="Times New Roman" w:hAnsi="Times New Roman" w:cs="Times New Roman"/>
          <w:sz w:val="24"/>
          <w:szCs w:val="24"/>
          <w:lang w:val="en-GB"/>
        </w:rPr>
      </w:pPr>
    </w:p>
    <w:p w14:paraId="1F3256A1" w14:textId="396751E1" w:rsidR="0094112C" w:rsidRPr="00B176CC" w:rsidRDefault="0094112C" w:rsidP="005E6E83">
      <w:pPr>
        <w:spacing w:line="240" w:lineRule="auto"/>
        <w:rPr>
          <w:rFonts w:ascii="Times New Roman" w:hAnsi="Times New Roman" w:cs="Times New Roman"/>
          <w:sz w:val="20"/>
          <w:szCs w:val="20"/>
        </w:rPr>
      </w:pPr>
      <w:r w:rsidRPr="00B176CC">
        <w:rPr>
          <w:rFonts w:ascii="Times New Roman" w:hAnsi="Times New Roman" w:cs="Times New Roman"/>
          <w:sz w:val="20"/>
          <w:szCs w:val="20"/>
        </w:rPr>
        <w:t xml:space="preserve">Table </w:t>
      </w:r>
      <w:r w:rsidR="00F1082B" w:rsidRPr="00B176CC">
        <w:rPr>
          <w:rFonts w:ascii="Times New Roman" w:hAnsi="Times New Roman" w:cs="Times New Roman"/>
          <w:sz w:val="20"/>
          <w:szCs w:val="20"/>
        </w:rPr>
        <w:t>3</w:t>
      </w:r>
      <w:r w:rsidR="00163D68" w:rsidRPr="00B176CC">
        <w:rPr>
          <w:rFonts w:ascii="Times New Roman" w:hAnsi="Times New Roman" w:cs="Times New Roman"/>
          <w:sz w:val="20"/>
          <w:szCs w:val="20"/>
        </w:rPr>
        <w:t>.</w:t>
      </w:r>
      <w:r w:rsidR="00C00034" w:rsidRPr="00B176CC">
        <w:rPr>
          <w:rFonts w:ascii="Times New Roman" w:hAnsi="Times New Roman" w:cs="Times New Roman"/>
          <w:sz w:val="20"/>
          <w:szCs w:val="20"/>
        </w:rPr>
        <w:t xml:space="preserve"> The 2nd estimated number of items with epibionts </w:t>
      </w:r>
      <w:r w:rsidR="00773153" w:rsidRPr="00B176CC">
        <w:rPr>
          <w:rFonts w:ascii="Times New Roman" w:hAnsi="Times New Roman" w:cs="Times New Roman"/>
          <w:sz w:val="20"/>
          <w:szCs w:val="20"/>
        </w:rPr>
        <w:t>o</w:t>
      </w:r>
      <w:r w:rsidR="00C00034" w:rsidRPr="00B176CC">
        <w:rPr>
          <w:rFonts w:ascii="Times New Roman" w:hAnsi="Times New Roman" w:cs="Times New Roman"/>
          <w:sz w:val="20"/>
          <w:szCs w:val="20"/>
        </w:rPr>
        <w:t>n each beach appears in the last column</w:t>
      </w:r>
      <w:r w:rsidR="00200155" w:rsidRPr="00B176CC">
        <w:rPr>
          <w:rFonts w:ascii="Times New Roman" w:hAnsi="Times New Roman" w:cs="Times New Roman"/>
          <w:sz w:val="20"/>
          <w:szCs w:val="20"/>
        </w:rPr>
        <w:t>. These values are obtained based on the proportion of items with epibionts that were present in each subsample</w:t>
      </w:r>
      <w:r w:rsidR="00284517" w:rsidRPr="00B176CC">
        <w:rPr>
          <w:rFonts w:ascii="Times New Roman" w:hAnsi="Times New Roman" w:cs="Times New Roman"/>
          <w:sz w:val="20"/>
          <w:szCs w:val="20"/>
        </w:rPr>
        <w:t xml:space="preserve"> multiplied by the total number of items with interactions</w:t>
      </w:r>
      <w:r w:rsidR="006208BE" w:rsidRPr="00B176CC">
        <w:rPr>
          <w:rFonts w:ascii="Times New Roman" w:hAnsi="Times New Roman" w:cs="Times New Roman"/>
          <w:sz w:val="20"/>
          <w:szCs w:val="20"/>
        </w:rPr>
        <w:t xml:space="preserve">. </w:t>
      </w:r>
      <w:r w:rsidR="00615758" w:rsidRPr="00B176CC">
        <w:rPr>
          <w:rFonts w:ascii="Times New Roman" w:hAnsi="Times New Roman" w:cs="Times New Roman"/>
          <w:sz w:val="20"/>
          <w:szCs w:val="20"/>
        </w:rPr>
        <w:t xml:space="preserve">Last 4 rows (in light grey) correspond to sampling sites </w:t>
      </w:r>
      <w:r w:rsidR="00773153" w:rsidRPr="00B176CC">
        <w:rPr>
          <w:rFonts w:ascii="Times New Roman" w:hAnsi="Times New Roman" w:cs="Times New Roman"/>
          <w:sz w:val="20"/>
          <w:szCs w:val="20"/>
        </w:rPr>
        <w:t>o</w:t>
      </w:r>
      <w:r w:rsidR="00615758" w:rsidRPr="00B176CC">
        <w:rPr>
          <w:rFonts w:ascii="Times New Roman" w:hAnsi="Times New Roman" w:cs="Times New Roman"/>
          <w:sz w:val="20"/>
          <w:szCs w:val="20"/>
        </w:rPr>
        <w:t>n oceanic islands. The rest of continental sampling sites are ordered from the North to the South</w:t>
      </w:r>
      <w:r w:rsidR="006D53EE" w:rsidRPr="00B176CC">
        <w:rPr>
          <w:rFonts w:ascii="Times New Roman" w:hAnsi="Times New Roman" w:cs="Times New Roman"/>
          <w:sz w:val="20"/>
          <w:szCs w:val="20"/>
        </w:rPr>
        <w:t xml:space="preserve">. </w:t>
      </w:r>
      <w:commentRangeStart w:id="3"/>
      <w:r w:rsidR="002B24C9" w:rsidRPr="00B176CC">
        <w:rPr>
          <w:rFonts w:ascii="Times New Roman" w:hAnsi="Times New Roman" w:cs="Times New Roman"/>
          <w:sz w:val="20"/>
          <w:szCs w:val="20"/>
        </w:rPr>
        <w:t>1</w:t>
      </w:r>
      <w:r w:rsidR="00284517" w:rsidRPr="00B176CC">
        <w:rPr>
          <w:rFonts w:ascii="Times New Roman" w:hAnsi="Times New Roman" w:cs="Times New Roman"/>
          <w:sz w:val="20"/>
          <w:szCs w:val="20"/>
        </w:rPr>
        <w:t>3</w:t>
      </w:r>
      <w:r w:rsidR="002B24C9" w:rsidRPr="00B176CC">
        <w:rPr>
          <w:rFonts w:ascii="Times New Roman" w:hAnsi="Times New Roman" w:cs="Times New Roman"/>
          <w:sz w:val="20"/>
          <w:szCs w:val="20"/>
        </w:rPr>
        <w:t xml:space="preserve"> beaches were excluded because they had no subsample to validate the number of items with epibionts. </w:t>
      </w:r>
      <w:commentRangeEnd w:id="3"/>
      <w:r w:rsidR="00221105">
        <w:rPr>
          <w:rStyle w:val="CommentReference"/>
        </w:rPr>
        <w:commentReference w:id="3"/>
      </w:r>
    </w:p>
    <w:tbl>
      <w:tblPr>
        <w:tblStyle w:val="TableGrid"/>
        <w:tblW w:w="0" w:type="auto"/>
        <w:tblLook w:val="04A0" w:firstRow="1" w:lastRow="0" w:firstColumn="1" w:lastColumn="0" w:noHBand="0" w:noVBand="1"/>
      </w:tblPr>
      <w:tblGrid>
        <w:gridCol w:w="1302"/>
        <w:gridCol w:w="1364"/>
        <w:gridCol w:w="1528"/>
        <w:gridCol w:w="1336"/>
        <w:gridCol w:w="1669"/>
        <w:gridCol w:w="1629"/>
      </w:tblGrid>
      <w:tr w:rsidR="00567442" w:rsidRPr="00B176CC" w14:paraId="06DF2DA4" w14:textId="67820904" w:rsidTr="00055B35">
        <w:trPr>
          <w:trHeight w:val="290"/>
        </w:trPr>
        <w:tc>
          <w:tcPr>
            <w:tcW w:w="1302" w:type="dxa"/>
            <w:vAlign w:val="center"/>
          </w:tcPr>
          <w:p w14:paraId="74F7BB5F" w14:textId="2DEB28D7" w:rsidR="00567442" w:rsidRPr="00B176CC" w:rsidRDefault="00567442" w:rsidP="00D65787">
            <w:pPr>
              <w:rPr>
                <w:rFonts w:ascii="Times New Roman" w:hAnsi="Times New Roman" w:cs="Times New Roman"/>
                <w:color w:val="0070C0"/>
                <w:sz w:val="20"/>
                <w:szCs w:val="20"/>
              </w:rPr>
            </w:pPr>
            <w:r w:rsidRPr="00B176CC">
              <w:rPr>
                <w:rFonts w:ascii="Times New Roman" w:hAnsi="Times New Roman" w:cs="Times New Roman"/>
                <w:sz w:val="20"/>
                <w:szCs w:val="20"/>
              </w:rPr>
              <w:t>Country</w:t>
            </w:r>
          </w:p>
        </w:tc>
        <w:tc>
          <w:tcPr>
            <w:tcW w:w="1364" w:type="dxa"/>
            <w:vAlign w:val="center"/>
          </w:tcPr>
          <w:p w14:paraId="5EDC25F1" w14:textId="318A881D" w:rsidR="00567442" w:rsidRPr="00B176CC" w:rsidRDefault="00567442" w:rsidP="00D65787">
            <w:pPr>
              <w:rPr>
                <w:rFonts w:ascii="Times New Roman" w:hAnsi="Times New Roman" w:cs="Times New Roman"/>
                <w:color w:val="0070C0"/>
                <w:sz w:val="20"/>
                <w:szCs w:val="20"/>
              </w:rPr>
            </w:pPr>
            <w:r w:rsidRPr="00B176CC">
              <w:rPr>
                <w:rFonts w:ascii="Times New Roman" w:hAnsi="Times New Roman" w:cs="Times New Roman"/>
                <w:sz w:val="20"/>
                <w:szCs w:val="20"/>
              </w:rPr>
              <w:t>Beach</w:t>
            </w:r>
          </w:p>
        </w:tc>
        <w:tc>
          <w:tcPr>
            <w:tcW w:w="1528" w:type="dxa"/>
            <w:vAlign w:val="center"/>
          </w:tcPr>
          <w:p w14:paraId="3ACB0E06" w14:textId="4922D944" w:rsidR="00567442" w:rsidRPr="00B176CC" w:rsidRDefault="00C738B1" w:rsidP="00D65787">
            <w:pPr>
              <w:rPr>
                <w:rFonts w:ascii="Times New Roman" w:hAnsi="Times New Roman" w:cs="Times New Roman"/>
                <w:sz w:val="20"/>
                <w:szCs w:val="20"/>
              </w:rPr>
            </w:pPr>
            <w:r>
              <w:rPr>
                <w:rFonts w:ascii="Times New Roman" w:hAnsi="Times New Roman" w:cs="Times New Roman"/>
                <w:sz w:val="20"/>
                <w:szCs w:val="20"/>
              </w:rPr>
              <w:t xml:space="preserve">(A) </w:t>
            </w:r>
            <w:r w:rsidR="00567442" w:rsidRPr="00B176CC">
              <w:rPr>
                <w:rFonts w:ascii="Times New Roman" w:hAnsi="Times New Roman" w:cs="Times New Roman"/>
                <w:sz w:val="20"/>
                <w:szCs w:val="20"/>
              </w:rPr>
              <w:t>1st estimation total items with interactions</w:t>
            </w:r>
          </w:p>
        </w:tc>
        <w:tc>
          <w:tcPr>
            <w:tcW w:w="1336" w:type="dxa"/>
            <w:noWrap/>
            <w:vAlign w:val="center"/>
          </w:tcPr>
          <w:p w14:paraId="736F10AA" w14:textId="01B2F30D" w:rsidR="00567442" w:rsidRPr="00B176CC" w:rsidRDefault="00C738B1" w:rsidP="00D65787">
            <w:pPr>
              <w:rPr>
                <w:rFonts w:ascii="Times New Roman" w:hAnsi="Times New Roman" w:cs="Times New Roman"/>
                <w:b/>
                <w:bCs/>
                <w:sz w:val="20"/>
                <w:szCs w:val="20"/>
                <w:lang w:val="en-GB"/>
              </w:rPr>
            </w:pPr>
            <w:r>
              <w:rPr>
                <w:rFonts w:ascii="Times New Roman" w:hAnsi="Times New Roman" w:cs="Times New Roman"/>
                <w:sz w:val="20"/>
                <w:szCs w:val="20"/>
              </w:rPr>
              <w:t xml:space="preserve">(B) </w:t>
            </w:r>
            <w:r w:rsidR="00567442" w:rsidRPr="00B176CC">
              <w:rPr>
                <w:rFonts w:ascii="Times New Roman" w:hAnsi="Times New Roman" w:cs="Times New Roman"/>
                <w:sz w:val="20"/>
                <w:szCs w:val="20"/>
              </w:rPr>
              <w:t xml:space="preserve">N items </w:t>
            </w:r>
            <w:r w:rsidR="00DB343F" w:rsidRPr="00B176CC">
              <w:rPr>
                <w:rFonts w:ascii="Times New Roman" w:hAnsi="Times New Roman" w:cs="Times New Roman"/>
                <w:sz w:val="20"/>
                <w:szCs w:val="20"/>
              </w:rPr>
              <w:t xml:space="preserve">with interactions </w:t>
            </w:r>
            <w:r w:rsidR="00567442" w:rsidRPr="00B176CC">
              <w:rPr>
                <w:rFonts w:ascii="Times New Roman" w:hAnsi="Times New Roman" w:cs="Times New Roman"/>
                <w:sz w:val="20"/>
                <w:szCs w:val="20"/>
              </w:rPr>
              <w:t>by subsample</w:t>
            </w:r>
          </w:p>
        </w:tc>
        <w:tc>
          <w:tcPr>
            <w:tcW w:w="1669" w:type="dxa"/>
            <w:vAlign w:val="center"/>
          </w:tcPr>
          <w:p w14:paraId="25915C80" w14:textId="6BA9F265" w:rsidR="00567442" w:rsidRPr="00B176CC" w:rsidRDefault="00C738B1" w:rsidP="00737AAD">
            <w:pPr>
              <w:rPr>
                <w:rFonts w:ascii="Times New Roman" w:hAnsi="Times New Roman" w:cs="Times New Roman"/>
                <w:color w:val="0070C0"/>
                <w:sz w:val="20"/>
                <w:szCs w:val="20"/>
              </w:rPr>
            </w:pPr>
            <w:r>
              <w:rPr>
                <w:rFonts w:ascii="Times New Roman" w:hAnsi="Times New Roman" w:cs="Times New Roman"/>
                <w:sz w:val="20"/>
                <w:szCs w:val="20"/>
              </w:rPr>
              <w:t xml:space="preserve">(C) </w:t>
            </w:r>
            <w:r w:rsidR="00567442" w:rsidRPr="00B176CC">
              <w:rPr>
                <w:rFonts w:ascii="Times New Roman" w:hAnsi="Times New Roman" w:cs="Times New Roman"/>
                <w:sz w:val="20"/>
                <w:szCs w:val="20"/>
              </w:rPr>
              <w:t>N items with epibionts (</w:t>
            </w:r>
            <w:r w:rsidR="00737AAD">
              <w:rPr>
                <w:rFonts w:ascii="Times New Roman" w:hAnsi="Times New Roman" w:cs="Times New Roman"/>
                <w:sz w:val="20"/>
                <w:szCs w:val="20"/>
              </w:rPr>
              <w:t>confirmed by experts</w:t>
            </w:r>
            <w:r w:rsidR="00567442" w:rsidRPr="00B176CC">
              <w:rPr>
                <w:rFonts w:ascii="Times New Roman" w:hAnsi="Times New Roman" w:cs="Times New Roman"/>
                <w:sz w:val="20"/>
                <w:szCs w:val="20"/>
              </w:rPr>
              <w:t>)</w:t>
            </w:r>
          </w:p>
        </w:tc>
        <w:tc>
          <w:tcPr>
            <w:tcW w:w="1629" w:type="dxa"/>
            <w:vAlign w:val="center"/>
          </w:tcPr>
          <w:p w14:paraId="02A0D631" w14:textId="1A1906FD" w:rsidR="00567442" w:rsidRPr="00B176CC" w:rsidRDefault="00567442" w:rsidP="00D65787">
            <w:pPr>
              <w:rPr>
                <w:rFonts w:ascii="Times New Roman" w:hAnsi="Times New Roman" w:cs="Times New Roman"/>
                <w:sz w:val="20"/>
                <w:szCs w:val="20"/>
              </w:rPr>
            </w:pPr>
            <w:r w:rsidRPr="00B176CC">
              <w:rPr>
                <w:rFonts w:ascii="Times New Roman" w:hAnsi="Times New Roman" w:cs="Times New Roman"/>
                <w:sz w:val="20"/>
                <w:szCs w:val="20"/>
              </w:rPr>
              <w:t>2nd estimation total items with epibionts for the beach</w:t>
            </w:r>
            <w:r w:rsidR="00E45FC3">
              <w:rPr>
                <w:rFonts w:ascii="Times New Roman" w:hAnsi="Times New Roman" w:cs="Times New Roman"/>
                <w:sz w:val="20"/>
                <w:szCs w:val="20"/>
              </w:rPr>
              <w:t xml:space="preserve"> </w:t>
            </w:r>
            <w:r w:rsidR="003C7591">
              <w:rPr>
                <w:rFonts w:ascii="Times New Roman" w:hAnsi="Times New Roman" w:cs="Times New Roman"/>
                <w:sz w:val="20"/>
                <w:szCs w:val="20"/>
              </w:rPr>
              <w:t>(</w:t>
            </w:r>
            <w:r w:rsidR="00711BE4">
              <w:rPr>
                <w:rFonts w:ascii="Times New Roman" w:hAnsi="Times New Roman" w:cs="Times New Roman"/>
                <w:sz w:val="20"/>
                <w:szCs w:val="20"/>
              </w:rPr>
              <w:t>C/B</w:t>
            </w:r>
            <w:r w:rsidR="003C7591">
              <w:rPr>
                <w:rFonts w:ascii="Times New Roman" w:hAnsi="Times New Roman" w:cs="Times New Roman"/>
                <w:sz w:val="20"/>
                <w:szCs w:val="20"/>
              </w:rPr>
              <w:t xml:space="preserve"> × A)</w:t>
            </w:r>
          </w:p>
        </w:tc>
      </w:tr>
      <w:tr w:rsidR="00462CC3" w:rsidRPr="00B176CC" w14:paraId="66397FD4" w14:textId="010D850D" w:rsidTr="00055B35">
        <w:trPr>
          <w:trHeight w:val="290"/>
        </w:trPr>
        <w:tc>
          <w:tcPr>
            <w:tcW w:w="1302" w:type="dxa"/>
            <w:vAlign w:val="center"/>
          </w:tcPr>
          <w:p w14:paraId="2A427918" w14:textId="2A94895E"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México</w:t>
            </w:r>
          </w:p>
        </w:tc>
        <w:tc>
          <w:tcPr>
            <w:tcW w:w="1364" w:type="dxa"/>
            <w:vAlign w:val="center"/>
          </w:tcPr>
          <w:p w14:paraId="532C605D" w14:textId="1F66A3E8"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Hermosa</w:t>
            </w:r>
          </w:p>
        </w:tc>
        <w:tc>
          <w:tcPr>
            <w:tcW w:w="1528" w:type="dxa"/>
            <w:vAlign w:val="center"/>
          </w:tcPr>
          <w:p w14:paraId="6E429F8F" w14:textId="2DD42C06"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25</w:t>
            </w:r>
          </w:p>
        </w:tc>
        <w:tc>
          <w:tcPr>
            <w:tcW w:w="1336" w:type="dxa"/>
            <w:noWrap/>
            <w:vAlign w:val="center"/>
            <w:hideMark/>
          </w:tcPr>
          <w:p w14:paraId="5BA1B8C0" w14:textId="34BA685E" w:rsidR="00462CC3" w:rsidRPr="00B176CC" w:rsidRDefault="00462CC3" w:rsidP="00D65787">
            <w:pPr>
              <w:rPr>
                <w:rFonts w:ascii="Times New Roman" w:hAnsi="Times New Roman" w:cs="Times New Roman"/>
                <w:sz w:val="20"/>
                <w:szCs w:val="20"/>
                <w:lang w:val="es-CL"/>
              </w:rPr>
            </w:pPr>
            <w:r w:rsidRPr="00B176CC">
              <w:rPr>
                <w:rFonts w:ascii="Times New Roman" w:hAnsi="Times New Roman" w:cs="Times New Roman"/>
                <w:sz w:val="20"/>
                <w:szCs w:val="20"/>
              </w:rPr>
              <w:t>13</w:t>
            </w:r>
          </w:p>
        </w:tc>
        <w:tc>
          <w:tcPr>
            <w:tcW w:w="1669" w:type="dxa"/>
            <w:vAlign w:val="center"/>
          </w:tcPr>
          <w:p w14:paraId="7F164163" w14:textId="454CF943"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2</w:t>
            </w:r>
          </w:p>
        </w:tc>
        <w:tc>
          <w:tcPr>
            <w:tcW w:w="1629" w:type="dxa"/>
            <w:vAlign w:val="center"/>
          </w:tcPr>
          <w:p w14:paraId="7EB5F552" w14:textId="60670C17"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4</w:t>
            </w:r>
          </w:p>
        </w:tc>
      </w:tr>
      <w:tr w:rsidR="00462CC3" w:rsidRPr="00B176CC" w14:paraId="15286D69" w14:textId="4B2D9E7B" w:rsidTr="00055B35">
        <w:trPr>
          <w:trHeight w:val="290"/>
        </w:trPr>
        <w:tc>
          <w:tcPr>
            <w:tcW w:w="1302" w:type="dxa"/>
            <w:vAlign w:val="center"/>
          </w:tcPr>
          <w:p w14:paraId="0A4EA006" w14:textId="3FAABD12"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México</w:t>
            </w:r>
          </w:p>
        </w:tc>
        <w:tc>
          <w:tcPr>
            <w:tcW w:w="1364" w:type="dxa"/>
            <w:vAlign w:val="center"/>
          </w:tcPr>
          <w:p w14:paraId="055DC174" w14:textId="14242173"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Bahía Kino</w:t>
            </w:r>
          </w:p>
        </w:tc>
        <w:tc>
          <w:tcPr>
            <w:tcW w:w="1528" w:type="dxa"/>
            <w:vAlign w:val="center"/>
          </w:tcPr>
          <w:p w14:paraId="42210D1B" w14:textId="6C3D4D65"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74</w:t>
            </w:r>
          </w:p>
        </w:tc>
        <w:tc>
          <w:tcPr>
            <w:tcW w:w="1336" w:type="dxa"/>
            <w:noWrap/>
            <w:vAlign w:val="center"/>
            <w:hideMark/>
          </w:tcPr>
          <w:p w14:paraId="46E9DF4D" w14:textId="6B915970"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3</w:t>
            </w:r>
          </w:p>
        </w:tc>
        <w:tc>
          <w:tcPr>
            <w:tcW w:w="1669" w:type="dxa"/>
            <w:vAlign w:val="center"/>
          </w:tcPr>
          <w:p w14:paraId="634B398A" w14:textId="3503568F"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2</w:t>
            </w:r>
          </w:p>
        </w:tc>
        <w:tc>
          <w:tcPr>
            <w:tcW w:w="1629" w:type="dxa"/>
            <w:vAlign w:val="center"/>
          </w:tcPr>
          <w:p w14:paraId="3025B92A" w14:textId="16DDD761"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49</w:t>
            </w:r>
          </w:p>
        </w:tc>
      </w:tr>
      <w:tr w:rsidR="00462CC3" w:rsidRPr="00B176CC" w14:paraId="73D93C90" w14:textId="2C08D103" w:rsidTr="00055B35">
        <w:trPr>
          <w:trHeight w:val="290"/>
        </w:trPr>
        <w:tc>
          <w:tcPr>
            <w:tcW w:w="1302" w:type="dxa"/>
            <w:vAlign w:val="center"/>
          </w:tcPr>
          <w:p w14:paraId="31E5D71A" w14:textId="4923FE50"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México</w:t>
            </w:r>
          </w:p>
        </w:tc>
        <w:tc>
          <w:tcPr>
            <w:tcW w:w="1364" w:type="dxa"/>
            <w:vAlign w:val="center"/>
          </w:tcPr>
          <w:p w14:paraId="5979CDB2" w14:textId="04E00C1F" w:rsidR="00462CC3" w:rsidRPr="00B176CC" w:rsidRDefault="00462CC3"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Salinitas</w:t>
            </w:r>
            <w:proofErr w:type="spellEnd"/>
          </w:p>
        </w:tc>
        <w:tc>
          <w:tcPr>
            <w:tcW w:w="1528" w:type="dxa"/>
            <w:vAlign w:val="center"/>
          </w:tcPr>
          <w:p w14:paraId="35744F76" w14:textId="4DD646E8"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8</w:t>
            </w:r>
          </w:p>
        </w:tc>
        <w:tc>
          <w:tcPr>
            <w:tcW w:w="1336" w:type="dxa"/>
            <w:noWrap/>
            <w:vAlign w:val="center"/>
            <w:hideMark/>
          </w:tcPr>
          <w:p w14:paraId="4AF9FFDA" w14:textId="5E992D86"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8</w:t>
            </w:r>
          </w:p>
        </w:tc>
        <w:tc>
          <w:tcPr>
            <w:tcW w:w="1669" w:type="dxa"/>
            <w:vAlign w:val="center"/>
          </w:tcPr>
          <w:p w14:paraId="655385B3" w14:textId="5C1C6FE8"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2</w:t>
            </w:r>
          </w:p>
        </w:tc>
        <w:tc>
          <w:tcPr>
            <w:tcW w:w="1629" w:type="dxa"/>
            <w:vAlign w:val="center"/>
          </w:tcPr>
          <w:p w14:paraId="69472AA4" w14:textId="24061758"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2</w:t>
            </w:r>
          </w:p>
        </w:tc>
      </w:tr>
      <w:tr w:rsidR="00462CC3" w:rsidRPr="00B176CC" w14:paraId="30F7F6FC" w14:textId="502D63E2" w:rsidTr="00055B35">
        <w:trPr>
          <w:trHeight w:val="290"/>
        </w:trPr>
        <w:tc>
          <w:tcPr>
            <w:tcW w:w="1302" w:type="dxa"/>
            <w:vAlign w:val="center"/>
          </w:tcPr>
          <w:p w14:paraId="1FB58D4E" w14:textId="223DB890"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México</w:t>
            </w:r>
          </w:p>
        </w:tc>
        <w:tc>
          <w:tcPr>
            <w:tcW w:w="1364" w:type="dxa"/>
            <w:vAlign w:val="center"/>
          </w:tcPr>
          <w:p w14:paraId="12FABE62" w14:textId="34DE21BD" w:rsidR="00462CC3" w:rsidRPr="00B176CC" w:rsidRDefault="00462CC3"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Salahua</w:t>
            </w:r>
            <w:proofErr w:type="spellEnd"/>
          </w:p>
        </w:tc>
        <w:tc>
          <w:tcPr>
            <w:tcW w:w="1528" w:type="dxa"/>
            <w:vAlign w:val="center"/>
          </w:tcPr>
          <w:p w14:paraId="76C26264" w14:textId="17635FED"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6</w:t>
            </w:r>
          </w:p>
        </w:tc>
        <w:tc>
          <w:tcPr>
            <w:tcW w:w="1336" w:type="dxa"/>
            <w:vAlign w:val="center"/>
            <w:hideMark/>
          </w:tcPr>
          <w:p w14:paraId="6FF54F81" w14:textId="458ABEB1"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669" w:type="dxa"/>
            <w:vAlign w:val="center"/>
          </w:tcPr>
          <w:p w14:paraId="317687E3" w14:textId="49FE0DD1"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ND</w:t>
            </w:r>
          </w:p>
        </w:tc>
        <w:tc>
          <w:tcPr>
            <w:tcW w:w="1629" w:type="dxa"/>
            <w:vAlign w:val="center"/>
          </w:tcPr>
          <w:p w14:paraId="785DBCB9" w14:textId="20921D88"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462CC3" w:rsidRPr="00B176CC" w14:paraId="09830006" w14:textId="3C30535C" w:rsidTr="00055B35">
        <w:trPr>
          <w:trHeight w:val="580"/>
        </w:trPr>
        <w:tc>
          <w:tcPr>
            <w:tcW w:w="1302" w:type="dxa"/>
            <w:vAlign w:val="center"/>
          </w:tcPr>
          <w:p w14:paraId="0F7EE9D3" w14:textId="48C116B1"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Guatemala</w:t>
            </w:r>
          </w:p>
        </w:tc>
        <w:tc>
          <w:tcPr>
            <w:tcW w:w="1364" w:type="dxa"/>
            <w:vAlign w:val="center"/>
          </w:tcPr>
          <w:p w14:paraId="12DCF7A8" w14:textId="329065A2"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San José-Rama Blanca</w:t>
            </w:r>
          </w:p>
        </w:tc>
        <w:tc>
          <w:tcPr>
            <w:tcW w:w="1528" w:type="dxa"/>
            <w:vAlign w:val="center"/>
          </w:tcPr>
          <w:p w14:paraId="37381DCA" w14:textId="401BBE03"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22</w:t>
            </w:r>
          </w:p>
        </w:tc>
        <w:tc>
          <w:tcPr>
            <w:tcW w:w="1336" w:type="dxa"/>
            <w:vAlign w:val="center"/>
            <w:hideMark/>
          </w:tcPr>
          <w:p w14:paraId="33CAE369" w14:textId="4289B02A"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21</w:t>
            </w:r>
          </w:p>
        </w:tc>
        <w:tc>
          <w:tcPr>
            <w:tcW w:w="1669" w:type="dxa"/>
            <w:vAlign w:val="center"/>
          </w:tcPr>
          <w:p w14:paraId="33E090C7" w14:textId="3264F267"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11</w:t>
            </w:r>
          </w:p>
        </w:tc>
        <w:tc>
          <w:tcPr>
            <w:tcW w:w="1629" w:type="dxa"/>
            <w:vAlign w:val="center"/>
          </w:tcPr>
          <w:p w14:paraId="24FAB848" w14:textId="547D361D"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12</w:t>
            </w:r>
          </w:p>
        </w:tc>
      </w:tr>
      <w:tr w:rsidR="00462CC3" w:rsidRPr="00B176CC" w14:paraId="24BE3BA7" w14:textId="3EC5563F" w:rsidTr="00055B35">
        <w:trPr>
          <w:trHeight w:val="290"/>
        </w:trPr>
        <w:tc>
          <w:tcPr>
            <w:tcW w:w="1302" w:type="dxa"/>
            <w:vAlign w:val="center"/>
          </w:tcPr>
          <w:p w14:paraId="292E3B39" w14:textId="6897CFD1"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Guatemala</w:t>
            </w:r>
          </w:p>
        </w:tc>
        <w:tc>
          <w:tcPr>
            <w:tcW w:w="1364" w:type="dxa"/>
            <w:vAlign w:val="center"/>
          </w:tcPr>
          <w:p w14:paraId="6DA2CEE6" w14:textId="230C6835"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El </w:t>
            </w:r>
            <w:proofErr w:type="spellStart"/>
            <w:r w:rsidRPr="00B176CC">
              <w:rPr>
                <w:rFonts w:ascii="Times New Roman" w:hAnsi="Times New Roman" w:cs="Times New Roman"/>
                <w:sz w:val="20"/>
                <w:szCs w:val="20"/>
              </w:rPr>
              <w:t>Paredón</w:t>
            </w:r>
            <w:proofErr w:type="spellEnd"/>
          </w:p>
        </w:tc>
        <w:tc>
          <w:tcPr>
            <w:tcW w:w="1528" w:type="dxa"/>
            <w:vAlign w:val="center"/>
          </w:tcPr>
          <w:p w14:paraId="4E1F0DC8" w14:textId="7C275CF3"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37</w:t>
            </w:r>
          </w:p>
        </w:tc>
        <w:tc>
          <w:tcPr>
            <w:tcW w:w="1336" w:type="dxa"/>
            <w:vAlign w:val="center"/>
            <w:hideMark/>
          </w:tcPr>
          <w:p w14:paraId="01A4A799" w14:textId="48F084AF"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20</w:t>
            </w:r>
          </w:p>
        </w:tc>
        <w:tc>
          <w:tcPr>
            <w:tcW w:w="1669" w:type="dxa"/>
            <w:vAlign w:val="center"/>
          </w:tcPr>
          <w:p w14:paraId="162DF36B" w14:textId="65B42D56"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16</w:t>
            </w:r>
          </w:p>
        </w:tc>
        <w:tc>
          <w:tcPr>
            <w:tcW w:w="1629" w:type="dxa"/>
            <w:vAlign w:val="center"/>
          </w:tcPr>
          <w:p w14:paraId="338A7BD7" w14:textId="0E304D58"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30</w:t>
            </w:r>
          </w:p>
        </w:tc>
      </w:tr>
      <w:tr w:rsidR="00462CC3" w:rsidRPr="00B176CC" w14:paraId="6159CD19" w14:textId="44BB545B" w:rsidTr="00055B35">
        <w:trPr>
          <w:trHeight w:val="290"/>
        </w:trPr>
        <w:tc>
          <w:tcPr>
            <w:tcW w:w="1302" w:type="dxa"/>
            <w:vAlign w:val="center"/>
          </w:tcPr>
          <w:p w14:paraId="61EC2F44" w14:textId="2E068695"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El Salvador</w:t>
            </w:r>
          </w:p>
        </w:tc>
        <w:tc>
          <w:tcPr>
            <w:tcW w:w="1364" w:type="dxa"/>
            <w:vAlign w:val="center"/>
          </w:tcPr>
          <w:p w14:paraId="3CDE2928" w14:textId="4B65C6FD" w:rsidR="00462CC3" w:rsidRPr="00B176CC" w:rsidRDefault="00462CC3"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Chiquirín</w:t>
            </w:r>
            <w:proofErr w:type="spellEnd"/>
          </w:p>
        </w:tc>
        <w:tc>
          <w:tcPr>
            <w:tcW w:w="1528" w:type="dxa"/>
            <w:vAlign w:val="center"/>
          </w:tcPr>
          <w:p w14:paraId="294C849A" w14:textId="7BF61FB8"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28</w:t>
            </w:r>
          </w:p>
        </w:tc>
        <w:tc>
          <w:tcPr>
            <w:tcW w:w="1336" w:type="dxa"/>
            <w:vAlign w:val="center"/>
            <w:hideMark/>
          </w:tcPr>
          <w:p w14:paraId="31032972" w14:textId="4747D1E8"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25</w:t>
            </w:r>
          </w:p>
        </w:tc>
        <w:tc>
          <w:tcPr>
            <w:tcW w:w="1669" w:type="dxa"/>
            <w:vAlign w:val="center"/>
          </w:tcPr>
          <w:p w14:paraId="0CAA60D7" w14:textId="4C3C26DD"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24</w:t>
            </w:r>
          </w:p>
        </w:tc>
        <w:tc>
          <w:tcPr>
            <w:tcW w:w="1629" w:type="dxa"/>
            <w:vAlign w:val="center"/>
          </w:tcPr>
          <w:p w14:paraId="61A01115" w14:textId="0CABFFB1"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27</w:t>
            </w:r>
          </w:p>
        </w:tc>
      </w:tr>
      <w:tr w:rsidR="00462CC3" w:rsidRPr="00B176CC" w14:paraId="154AB064" w14:textId="0CF69BE5" w:rsidTr="00055B35">
        <w:trPr>
          <w:trHeight w:val="290"/>
        </w:trPr>
        <w:tc>
          <w:tcPr>
            <w:tcW w:w="1302" w:type="dxa"/>
            <w:vAlign w:val="center"/>
          </w:tcPr>
          <w:p w14:paraId="31CFC060" w14:textId="1A8FAEFB"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Honduras</w:t>
            </w:r>
          </w:p>
        </w:tc>
        <w:tc>
          <w:tcPr>
            <w:tcW w:w="1364" w:type="dxa"/>
            <w:vAlign w:val="center"/>
          </w:tcPr>
          <w:p w14:paraId="0A13E531" w14:textId="15388936"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Cedeño</w:t>
            </w:r>
          </w:p>
        </w:tc>
        <w:tc>
          <w:tcPr>
            <w:tcW w:w="1528" w:type="dxa"/>
            <w:vAlign w:val="center"/>
          </w:tcPr>
          <w:p w14:paraId="3E87EAA5" w14:textId="2918782C"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50</w:t>
            </w:r>
          </w:p>
        </w:tc>
        <w:tc>
          <w:tcPr>
            <w:tcW w:w="1336" w:type="dxa"/>
            <w:vAlign w:val="center"/>
            <w:hideMark/>
          </w:tcPr>
          <w:p w14:paraId="4D1E0FA3" w14:textId="70F9E9B6"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669" w:type="dxa"/>
            <w:vAlign w:val="center"/>
          </w:tcPr>
          <w:p w14:paraId="0593E55E" w14:textId="3AABD855"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ND</w:t>
            </w:r>
          </w:p>
        </w:tc>
        <w:tc>
          <w:tcPr>
            <w:tcW w:w="1629" w:type="dxa"/>
            <w:vAlign w:val="center"/>
          </w:tcPr>
          <w:p w14:paraId="6BC74C2C" w14:textId="477E7A51"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462CC3" w:rsidRPr="00B176CC" w14:paraId="3DD39BF9" w14:textId="5A96E167" w:rsidTr="00055B35">
        <w:trPr>
          <w:trHeight w:val="290"/>
        </w:trPr>
        <w:tc>
          <w:tcPr>
            <w:tcW w:w="1302" w:type="dxa"/>
            <w:vAlign w:val="center"/>
          </w:tcPr>
          <w:p w14:paraId="5E6B173C" w14:textId="34F48EAC"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Nicaragua</w:t>
            </w:r>
          </w:p>
        </w:tc>
        <w:tc>
          <w:tcPr>
            <w:tcW w:w="1364" w:type="dxa"/>
            <w:vAlign w:val="center"/>
          </w:tcPr>
          <w:p w14:paraId="4D673DE0" w14:textId="25121CDA" w:rsidR="00462CC3" w:rsidRPr="00B176CC" w:rsidRDefault="00462CC3"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Posa</w:t>
            </w:r>
            <w:proofErr w:type="spellEnd"/>
            <w:r w:rsidRPr="00B176CC">
              <w:rPr>
                <w:rFonts w:ascii="Times New Roman" w:hAnsi="Times New Roman" w:cs="Times New Roman"/>
                <w:sz w:val="20"/>
                <w:szCs w:val="20"/>
              </w:rPr>
              <w:t xml:space="preserve"> del Padre</w:t>
            </w:r>
          </w:p>
        </w:tc>
        <w:tc>
          <w:tcPr>
            <w:tcW w:w="1528" w:type="dxa"/>
            <w:vAlign w:val="center"/>
          </w:tcPr>
          <w:p w14:paraId="6B303877" w14:textId="30F053E7"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37</w:t>
            </w:r>
          </w:p>
        </w:tc>
        <w:tc>
          <w:tcPr>
            <w:tcW w:w="1336" w:type="dxa"/>
            <w:vAlign w:val="center"/>
            <w:hideMark/>
          </w:tcPr>
          <w:p w14:paraId="6D5DAD70" w14:textId="4A20E64F"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39</w:t>
            </w:r>
          </w:p>
        </w:tc>
        <w:tc>
          <w:tcPr>
            <w:tcW w:w="1669" w:type="dxa"/>
            <w:vAlign w:val="center"/>
          </w:tcPr>
          <w:p w14:paraId="74D45563" w14:textId="6D970BDE"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9</w:t>
            </w:r>
          </w:p>
        </w:tc>
        <w:tc>
          <w:tcPr>
            <w:tcW w:w="1629" w:type="dxa"/>
            <w:vAlign w:val="center"/>
          </w:tcPr>
          <w:p w14:paraId="69521D2F" w14:textId="0F09F697"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9</w:t>
            </w:r>
          </w:p>
        </w:tc>
      </w:tr>
      <w:tr w:rsidR="00462CC3" w:rsidRPr="00B176CC" w14:paraId="54E54F87" w14:textId="2B48C8F0" w:rsidTr="00055B35">
        <w:trPr>
          <w:trHeight w:val="290"/>
        </w:trPr>
        <w:tc>
          <w:tcPr>
            <w:tcW w:w="1302" w:type="dxa"/>
            <w:vAlign w:val="center"/>
          </w:tcPr>
          <w:p w14:paraId="27126C20" w14:textId="42E98BCC"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Costa Rica</w:t>
            </w:r>
          </w:p>
        </w:tc>
        <w:tc>
          <w:tcPr>
            <w:tcW w:w="1364" w:type="dxa"/>
            <w:vAlign w:val="center"/>
          </w:tcPr>
          <w:p w14:paraId="08CABDE0" w14:textId="14A4D838"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Potrero</w:t>
            </w:r>
          </w:p>
        </w:tc>
        <w:tc>
          <w:tcPr>
            <w:tcW w:w="1528" w:type="dxa"/>
            <w:vAlign w:val="center"/>
          </w:tcPr>
          <w:p w14:paraId="6783285D" w14:textId="4CEDB6F4"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14</w:t>
            </w:r>
          </w:p>
        </w:tc>
        <w:tc>
          <w:tcPr>
            <w:tcW w:w="1336" w:type="dxa"/>
            <w:vAlign w:val="center"/>
            <w:hideMark/>
          </w:tcPr>
          <w:p w14:paraId="7A1363B7" w14:textId="1795C3BF"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669" w:type="dxa"/>
            <w:vAlign w:val="center"/>
          </w:tcPr>
          <w:p w14:paraId="4A8B79B1" w14:textId="56AF3F6E"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ND</w:t>
            </w:r>
          </w:p>
        </w:tc>
        <w:tc>
          <w:tcPr>
            <w:tcW w:w="1629" w:type="dxa"/>
            <w:vAlign w:val="center"/>
          </w:tcPr>
          <w:p w14:paraId="2251677F" w14:textId="5E8F1925"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462CC3" w:rsidRPr="00B176CC" w14:paraId="43217F6E" w14:textId="3955C14A" w:rsidTr="00055B35">
        <w:trPr>
          <w:trHeight w:val="290"/>
        </w:trPr>
        <w:tc>
          <w:tcPr>
            <w:tcW w:w="1302" w:type="dxa"/>
            <w:vAlign w:val="center"/>
          </w:tcPr>
          <w:p w14:paraId="349DA5A7" w14:textId="13079E49"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Costa Rica</w:t>
            </w:r>
          </w:p>
        </w:tc>
        <w:tc>
          <w:tcPr>
            <w:tcW w:w="1364" w:type="dxa"/>
            <w:vAlign w:val="center"/>
          </w:tcPr>
          <w:p w14:paraId="1EE8CF7C" w14:textId="26500401"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Puerto Viejo</w:t>
            </w:r>
          </w:p>
        </w:tc>
        <w:tc>
          <w:tcPr>
            <w:tcW w:w="1528" w:type="dxa"/>
            <w:vAlign w:val="center"/>
          </w:tcPr>
          <w:p w14:paraId="45D093BE" w14:textId="7FA5E150"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8</w:t>
            </w:r>
          </w:p>
        </w:tc>
        <w:tc>
          <w:tcPr>
            <w:tcW w:w="1336" w:type="dxa"/>
            <w:vAlign w:val="center"/>
            <w:hideMark/>
          </w:tcPr>
          <w:p w14:paraId="7C28C52E" w14:textId="6FA270DC"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2</w:t>
            </w:r>
          </w:p>
        </w:tc>
        <w:tc>
          <w:tcPr>
            <w:tcW w:w="1669" w:type="dxa"/>
            <w:vAlign w:val="center"/>
          </w:tcPr>
          <w:p w14:paraId="01C87A07" w14:textId="1C213B80"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2</w:t>
            </w:r>
          </w:p>
        </w:tc>
        <w:tc>
          <w:tcPr>
            <w:tcW w:w="1629" w:type="dxa"/>
            <w:vAlign w:val="center"/>
          </w:tcPr>
          <w:p w14:paraId="29E51212" w14:textId="72854F05"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8</w:t>
            </w:r>
          </w:p>
        </w:tc>
      </w:tr>
      <w:tr w:rsidR="00462CC3" w:rsidRPr="00B176CC" w14:paraId="7FB22B74" w14:textId="552433F9" w:rsidTr="00055B35">
        <w:trPr>
          <w:trHeight w:val="290"/>
        </w:trPr>
        <w:tc>
          <w:tcPr>
            <w:tcW w:w="1302" w:type="dxa"/>
            <w:vAlign w:val="center"/>
          </w:tcPr>
          <w:p w14:paraId="76FBF0DD" w14:textId="66B657A7"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Costa Rica</w:t>
            </w:r>
          </w:p>
        </w:tc>
        <w:tc>
          <w:tcPr>
            <w:tcW w:w="1364" w:type="dxa"/>
            <w:vAlign w:val="center"/>
          </w:tcPr>
          <w:p w14:paraId="3A5453E2" w14:textId="7C4D91D5"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Grande</w:t>
            </w:r>
          </w:p>
        </w:tc>
        <w:tc>
          <w:tcPr>
            <w:tcW w:w="1528" w:type="dxa"/>
            <w:vAlign w:val="center"/>
          </w:tcPr>
          <w:p w14:paraId="1FBFAC67" w14:textId="367886DF"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32</w:t>
            </w:r>
          </w:p>
        </w:tc>
        <w:tc>
          <w:tcPr>
            <w:tcW w:w="1336" w:type="dxa"/>
            <w:vAlign w:val="center"/>
            <w:hideMark/>
          </w:tcPr>
          <w:p w14:paraId="77227367" w14:textId="362AB71D"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669" w:type="dxa"/>
            <w:vAlign w:val="center"/>
          </w:tcPr>
          <w:p w14:paraId="71032FA7" w14:textId="41F45D7D"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ND</w:t>
            </w:r>
          </w:p>
        </w:tc>
        <w:tc>
          <w:tcPr>
            <w:tcW w:w="1629" w:type="dxa"/>
            <w:vAlign w:val="center"/>
          </w:tcPr>
          <w:p w14:paraId="68EABD22" w14:textId="5FAE5DBE"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462CC3" w:rsidRPr="00B176CC" w14:paraId="57BFF0D2" w14:textId="7803921E" w:rsidTr="00055B35">
        <w:trPr>
          <w:trHeight w:val="290"/>
        </w:trPr>
        <w:tc>
          <w:tcPr>
            <w:tcW w:w="1302" w:type="dxa"/>
            <w:vAlign w:val="center"/>
          </w:tcPr>
          <w:p w14:paraId="51659085" w14:textId="46E0955C"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Costa Rica</w:t>
            </w:r>
          </w:p>
        </w:tc>
        <w:tc>
          <w:tcPr>
            <w:tcW w:w="1364" w:type="dxa"/>
            <w:vAlign w:val="center"/>
          </w:tcPr>
          <w:p w14:paraId="4066135C" w14:textId="30CEC35D"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Cabuya</w:t>
            </w:r>
          </w:p>
        </w:tc>
        <w:tc>
          <w:tcPr>
            <w:tcW w:w="1528" w:type="dxa"/>
            <w:vAlign w:val="center"/>
          </w:tcPr>
          <w:p w14:paraId="30678A47" w14:textId="0EE631F0"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68</w:t>
            </w:r>
          </w:p>
        </w:tc>
        <w:tc>
          <w:tcPr>
            <w:tcW w:w="1336" w:type="dxa"/>
            <w:vAlign w:val="center"/>
            <w:hideMark/>
          </w:tcPr>
          <w:p w14:paraId="7139F6DA" w14:textId="6F9E8BD6"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40</w:t>
            </w:r>
          </w:p>
        </w:tc>
        <w:tc>
          <w:tcPr>
            <w:tcW w:w="1669" w:type="dxa"/>
            <w:vAlign w:val="center"/>
          </w:tcPr>
          <w:p w14:paraId="0D5BD3C3" w14:textId="56B362E5"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39</w:t>
            </w:r>
          </w:p>
        </w:tc>
        <w:tc>
          <w:tcPr>
            <w:tcW w:w="1629" w:type="dxa"/>
            <w:vAlign w:val="center"/>
          </w:tcPr>
          <w:p w14:paraId="3C098E0C" w14:textId="0676827B"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66</w:t>
            </w:r>
          </w:p>
        </w:tc>
      </w:tr>
      <w:tr w:rsidR="00462CC3" w:rsidRPr="00B176CC" w14:paraId="39716FB2" w14:textId="75DA5061" w:rsidTr="00055B35">
        <w:trPr>
          <w:trHeight w:val="290"/>
        </w:trPr>
        <w:tc>
          <w:tcPr>
            <w:tcW w:w="1302" w:type="dxa"/>
            <w:vAlign w:val="center"/>
          </w:tcPr>
          <w:p w14:paraId="783047BD" w14:textId="07299191"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Costa Rica</w:t>
            </w:r>
          </w:p>
        </w:tc>
        <w:tc>
          <w:tcPr>
            <w:tcW w:w="1364" w:type="dxa"/>
            <w:vAlign w:val="center"/>
          </w:tcPr>
          <w:p w14:paraId="6F3D0F06" w14:textId="60C225CA"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Puntarenas</w:t>
            </w:r>
          </w:p>
        </w:tc>
        <w:tc>
          <w:tcPr>
            <w:tcW w:w="1528" w:type="dxa"/>
            <w:vAlign w:val="center"/>
          </w:tcPr>
          <w:p w14:paraId="5020C2D5" w14:textId="6797F656"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35</w:t>
            </w:r>
          </w:p>
        </w:tc>
        <w:tc>
          <w:tcPr>
            <w:tcW w:w="1336" w:type="dxa"/>
            <w:vAlign w:val="center"/>
            <w:hideMark/>
          </w:tcPr>
          <w:p w14:paraId="79868A38" w14:textId="37EB1210"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37</w:t>
            </w:r>
          </w:p>
        </w:tc>
        <w:tc>
          <w:tcPr>
            <w:tcW w:w="1669" w:type="dxa"/>
            <w:vAlign w:val="center"/>
          </w:tcPr>
          <w:p w14:paraId="77CE6D15" w14:textId="3AE5C6E7"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32</w:t>
            </w:r>
          </w:p>
        </w:tc>
        <w:tc>
          <w:tcPr>
            <w:tcW w:w="1629" w:type="dxa"/>
            <w:vAlign w:val="center"/>
          </w:tcPr>
          <w:p w14:paraId="534A897B" w14:textId="223DF089"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30</w:t>
            </w:r>
          </w:p>
        </w:tc>
      </w:tr>
      <w:tr w:rsidR="00462CC3" w:rsidRPr="00B176CC" w14:paraId="7CE223E2" w14:textId="20B39B8D" w:rsidTr="00055B35">
        <w:trPr>
          <w:trHeight w:val="290"/>
        </w:trPr>
        <w:tc>
          <w:tcPr>
            <w:tcW w:w="1302" w:type="dxa"/>
            <w:vAlign w:val="center"/>
          </w:tcPr>
          <w:p w14:paraId="3B89C228" w14:textId="1330A67B"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Costa Rica</w:t>
            </w:r>
          </w:p>
        </w:tc>
        <w:tc>
          <w:tcPr>
            <w:tcW w:w="1364" w:type="dxa"/>
            <w:vAlign w:val="center"/>
          </w:tcPr>
          <w:p w14:paraId="2EEA4EB3" w14:textId="4C6F65F8"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Azul</w:t>
            </w:r>
          </w:p>
        </w:tc>
        <w:tc>
          <w:tcPr>
            <w:tcW w:w="1528" w:type="dxa"/>
            <w:vAlign w:val="center"/>
          </w:tcPr>
          <w:p w14:paraId="116E928A" w14:textId="578DD8FB"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7</w:t>
            </w:r>
          </w:p>
        </w:tc>
        <w:tc>
          <w:tcPr>
            <w:tcW w:w="1336" w:type="dxa"/>
            <w:vAlign w:val="center"/>
            <w:hideMark/>
          </w:tcPr>
          <w:p w14:paraId="4FD6C220" w14:textId="60E02169"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11</w:t>
            </w:r>
          </w:p>
        </w:tc>
        <w:tc>
          <w:tcPr>
            <w:tcW w:w="1669" w:type="dxa"/>
            <w:vAlign w:val="center"/>
          </w:tcPr>
          <w:p w14:paraId="1E709DBE" w14:textId="1C0C7259"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2</w:t>
            </w:r>
          </w:p>
        </w:tc>
        <w:tc>
          <w:tcPr>
            <w:tcW w:w="1629" w:type="dxa"/>
            <w:vAlign w:val="center"/>
          </w:tcPr>
          <w:p w14:paraId="25633981" w14:textId="15203A81"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1</w:t>
            </w:r>
          </w:p>
        </w:tc>
      </w:tr>
      <w:tr w:rsidR="00462CC3" w:rsidRPr="00B176CC" w14:paraId="0B9D83EF" w14:textId="1548F11B" w:rsidTr="00055B35">
        <w:trPr>
          <w:trHeight w:val="290"/>
        </w:trPr>
        <w:tc>
          <w:tcPr>
            <w:tcW w:w="1302" w:type="dxa"/>
            <w:vAlign w:val="center"/>
          </w:tcPr>
          <w:p w14:paraId="535C8E2D" w14:textId="68A7B827"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Costa Rica</w:t>
            </w:r>
          </w:p>
        </w:tc>
        <w:tc>
          <w:tcPr>
            <w:tcW w:w="1364" w:type="dxa"/>
            <w:vAlign w:val="center"/>
          </w:tcPr>
          <w:p w14:paraId="20C72C8A" w14:textId="0550A0F0" w:rsidR="00462CC3" w:rsidRPr="00B176CC" w:rsidRDefault="00462CC3"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Jacó</w:t>
            </w:r>
            <w:proofErr w:type="spellEnd"/>
          </w:p>
        </w:tc>
        <w:tc>
          <w:tcPr>
            <w:tcW w:w="1528" w:type="dxa"/>
            <w:vAlign w:val="center"/>
          </w:tcPr>
          <w:p w14:paraId="2E78A638" w14:textId="18736FE6"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22</w:t>
            </w:r>
          </w:p>
        </w:tc>
        <w:tc>
          <w:tcPr>
            <w:tcW w:w="1336" w:type="dxa"/>
            <w:vAlign w:val="center"/>
            <w:hideMark/>
          </w:tcPr>
          <w:p w14:paraId="0A878247" w14:textId="7215194D"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21</w:t>
            </w:r>
          </w:p>
        </w:tc>
        <w:tc>
          <w:tcPr>
            <w:tcW w:w="1669" w:type="dxa"/>
            <w:vAlign w:val="center"/>
          </w:tcPr>
          <w:p w14:paraId="556432F4" w14:textId="248B7F6C"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14</w:t>
            </w:r>
          </w:p>
        </w:tc>
        <w:tc>
          <w:tcPr>
            <w:tcW w:w="1629" w:type="dxa"/>
            <w:vAlign w:val="center"/>
          </w:tcPr>
          <w:p w14:paraId="2A564937" w14:textId="61312910"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15</w:t>
            </w:r>
          </w:p>
        </w:tc>
      </w:tr>
      <w:tr w:rsidR="00462CC3" w:rsidRPr="00B176CC" w14:paraId="5750EC83" w14:textId="5A67E8B6" w:rsidTr="00055B35">
        <w:trPr>
          <w:trHeight w:val="290"/>
        </w:trPr>
        <w:tc>
          <w:tcPr>
            <w:tcW w:w="1302" w:type="dxa"/>
            <w:vAlign w:val="center"/>
          </w:tcPr>
          <w:p w14:paraId="52B3D1C4" w14:textId="013AD8D4"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Costa Rica</w:t>
            </w:r>
          </w:p>
        </w:tc>
        <w:tc>
          <w:tcPr>
            <w:tcW w:w="1364" w:type="dxa"/>
            <w:vAlign w:val="center"/>
          </w:tcPr>
          <w:p w14:paraId="57833780" w14:textId="499CF4FD"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Hermosa</w:t>
            </w:r>
          </w:p>
        </w:tc>
        <w:tc>
          <w:tcPr>
            <w:tcW w:w="1528" w:type="dxa"/>
            <w:vAlign w:val="center"/>
          </w:tcPr>
          <w:p w14:paraId="3F54C253" w14:textId="39303EAE"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25</w:t>
            </w:r>
          </w:p>
        </w:tc>
        <w:tc>
          <w:tcPr>
            <w:tcW w:w="1336" w:type="dxa"/>
            <w:vAlign w:val="center"/>
            <w:hideMark/>
          </w:tcPr>
          <w:p w14:paraId="34DB2CC2" w14:textId="6D465C6D"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19</w:t>
            </w:r>
          </w:p>
        </w:tc>
        <w:tc>
          <w:tcPr>
            <w:tcW w:w="1669" w:type="dxa"/>
            <w:vAlign w:val="center"/>
          </w:tcPr>
          <w:p w14:paraId="1A141CE6" w14:textId="16A429D4"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6</w:t>
            </w:r>
          </w:p>
        </w:tc>
        <w:tc>
          <w:tcPr>
            <w:tcW w:w="1629" w:type="dxa"/>
            <w:vAlign w:val="center"/>
          </w:tcPr>
          <w:p w14:paraId="5F57773D" w14:textId="6A237012"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8</w:t>
            </w:r>
          </w:p>
        </w:tc>
      </w:tr>
      <w:tr w:rsidR="00462CC3" w:rsidRPr="00B176CC" w14:paraId="28B4EB5A" w14:textId="47D894C0" w:rsidTr="00055B35">
        <w:trPr>
          <w:trHeight w:val="290"/>
        </w:trPr>
        <w:tc>
          <w:tcPr>
            <w:tcW w:w="1302" w:type="dxa"/>
            <w:vAlign w:val="center"/>
          </w:tcPr>
          <w:p w14:paraId="2DF8CFA8" w14:textId="256F5BB0"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lastRenderedPageBreak/>
              <w:t>Panamá</w:t>
            </w:r>
          </w:p>
        </w:tc>
        <w:tc>
          <w:tcPr>
            <w:tcW w:w="1364" w:type="dxa"/>
            <w:vAlign w:val="center"/>
          </w:tcPr>
          <w:p w14:paraId="3D432664" w14:textId="3C1D42B5"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Las </w:t>
            </w:r>
            <w:proofErr w:type="spellStart"/>
            <w:r w:rsidRPr="00B176CC">
              <w:rPr>
                <w:rFonts w:ascii="Times New Roman" w:hAnsi="Times New Roman" w:cs="Times New Roman"/>
                <w:sz w:val="20"/>
                <w:szCs w:val="20"/>
              </w:rPr>
              <w:t>Lajas</w:t>
            </w:r>
            <w:proofErr w:type="spellEnd"/>
          </w:p>
        </w:tc>
        <w:tc>
          <w:tcPr>
            <w:tcW w:w="1528" w:type="dxa"/>
            <w:vAlign w:val="center"/>
          </w:tcPr>
          <w:p w14:paraId="70EE24DE" w14:textId="06A2C46A"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100</w:t>
            </w:r>
          </w:p>
        </w:tc>
        <w:tc>
          <w:tcPr>
            <w:tcW w:w="1336" w:type="dxa"/>
            <w:vAlign w:val="center"/>
            <w:hideMark/>
          </w:tcPr>
          <w:p w14:paraId="568E35DB" w14:textId="0FA61130"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53</w:t>
            </w:r>
          </w:p>
        </w:tc>
        <w:tc>
          <w:tcPr>
            <w:tcW w:w="1669" w:type="dxa"/>
            <w:vAlign w:val="center"/>
          </w:tcPr>
          <w:p w14:paraId="42A69341" w14:textId="32E56A75"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37</w:t>
            </w:r>
          </w:p>
        </w:tc>
        <w:tc>
          <w:tcPr>
            <w:tcW w:w="1629" w:type="dxa"/>
            <w:vAlign w:val="center"/>
          </w:tcPr>
          <w:p w14:paraId="5ACF5FFE" w14:textId="5364695A"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70</w:t>
            </w:r>
          </w:p>
        </w:tc>
      </w:tr>
      <w:tr w:rsidR="00462CC3" w:rsidRPr="00B176CC" w14:paraId="34A9AC7E" w14:textId="2D2E1BD1" w:rsidTr="00055B35">
        <w:trPr>
          <w:trHeight w:val="290"/>
        </w:trPr>
        <w:tc>
          <w:tcPr>
            <w:tcW w:w="1302" w:type="dxa"/>
            <w:vAlign w:val="center"/>
          </w:tcPr>
          <w:p w14:paraId="08848AD2" w14:textId="4994F671"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Panamá</w:t>
            </w:r>
          </w:p>
        </w:tc>
        <w:tc>
          <w:tcPr>
            <w:tcW w:w="1364" w:type="dxa"/>
            <w:vAlign w:val="center"/>
          </w:tcPr>
          <w:p w14:paraId="5FCE58C7" w14:textId="72BF1AF9" w:rsidR="00462CC3" w:rsidRPr="00B176CC" w:rsidRDefault="00462CC3"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Torio</w:t>
            </w:r>
            <w:proofErr w:type="spellEnd"/>
          </w:p>
        </w:tc>
        <w:tc>
          <w:tcPr>
            <w:tcW w:w="1528" w:type="dxa"/>
            <w:vAlign w:val="center"/>
          </w:tcPr>
          <w:p w14:paraId="396436DB" w14:textId="50468DCE"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13</w:t>
            </w:r>
          </w:p>
        </w:tc>
        <w:tc>
          <w:tcPr>
            <w:tcW w:w="1336" w:type="dxa"/>
            <w:vAlign w:val="center"/>
            <w:hideMark/>
          </w:tcPr>
          <w:p w14:paraId="3FB5988A" w14:textId="071E886B"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17</w:t>
            </w:r>
          </w:p>
        </w:tc>
        <w:tc>
          <w:tcPr>
            <w:tcW w:w="1669" w:type="dxa"/>
            <w:vAlign w:val="center"/>
          </w:tcPr>
          <w:p w14:paraId="50615F38" w14:textId="2631C613"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6</w:t>
            </w:r>
          </w:p>
        </w:tc>
        <w:tc>
          <w:tcPr>
            <w:tcW w:w="1629" w:type="dxa"/>
            <w:vAlign w:val="center"/>
          </w:tcPr>
          <w:p w14:paraId="5CEDFC43" w14:textId="4E0311C1"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5</w:t>
            </w:r>
          </w:p>
        </w:tc>
      </w:tr>
      <w:tr w:rsidR="00462CC3" w:rsidRPr="00B176CC" w14:paraId="1A1A90CF" w14:textId="343E857C" w:rsidTr="00055B35">
        <w:trPr>
          <w:trHeight w:val="290"/>
        </w:trPr>
        <w:tc>
          <w:tcPr>
            <w:tcW w:w="1302" w:type="dxa"/>
            <w:vAlign w:val="center"/>
          </w:tcPr>
          <w:p w14:paraId="21E752F5" w14:textId="287ABF11"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Panamá</w:t>
            </w:r>
          </w:p>
        </w:tc>
        <w:tc>
          <w:tcPr>
            <w:tcW w:w="1364" w:type="dxa"/>
            <w:vAlign w:val="center"/>
          </w:tcPr>
          <w:p w14:paraId="42664EB4" w14:textId="0800A55A" w:rsidR="00462CC3" w:rsidRPr="00B176CC" w:rsidRDefault="00462CC3"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Mataoscura</w:t>
            </w:r>
            <w:proofErr w:type="spellEnd"/>
          </w:p>
        </w:tc>
        <w:tc>
          <w:tcPr>
            <w:tcW w:w="1528" w:type="dxa"/>
            <w:vAlign w:val="center"/>
          </w:tcPr>
          <w:p w14:paraId="3A859680" w14:textId="45F920FD"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59</w:t>
            </w:r>
          </w:p>
        </w:tc>
        <w:tc>
          <w:tcPr>
            <w:tcW w:w="1336" w:type="dxa"/>
            <w:vAlign w:val="center"/>
            <w:hideMark/>
          </w:tcPr>
          <w:p w14:paraId="6C4B26C0" w14:textId="0183DB6D"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64</w:t>
            </w:r>
          </w:p>
        </w:tc>
        <w:tc>
          <w:tcPr>
            <w:tcW w:w="1669" w:type="dxa"/>
            <w:vAlign w:val="center"/>
          </w:tcPr>
          <w:p w14:paraId="56BFACB0" w14:textId="5E8889E3"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39</w:t>
            </w:r>
          </w:p>
        </w:tc>
        <w:tc>
          <w:tcPr>
            <w:tcW w:w="1629" w:type="dxa"/>
            <w:vAlign w:val="center"/>
          </w:tcPr>
          <w:p w14:paraId="5D93B818" w14:textId="5DF91EAD"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36</w:t>
            </w:r>
          </w:p>
        </w:tc>
      </w:tr>
      <w:tr w:rsidR="00462CC3" w:rsidRPr="00B176CC" w14:paraId="036F5BEB" w14:textId="0D11BDF3" w:rsidTr="00055B35">
        <w:trPr>
          <w:trHeight w:val="580"/>
        </w:trPr>
        <w:tc>
          <w:tcPr>
            <w:tcW w:w="1302" w:type="dxa"/>
            <w:vAlign w:val="center"/>
          </w:tcPr>
          <w:p w14:paraId="59A91743" w14:textId="1BD42DB0"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Colombia</w:t>
            </w:r>
          </w:p>
        </w:tc>
        <w:tc>
          <w:tcPr>
            <w:tcW w:w="1364" w:type="dxa"/>
            <w:vAlign w:val="center"/>
          </w:tcPr>
          <w:p w14:paraId="46EE5822" w14:textId="35E9710F"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El Bajo-Punta Bonita</w:t>
            </w:r>
          </w:p>
        </w:tc>
        <w:tc>
          <w:tcPr>
            <w:tcW w:w="1528" w:type="dxa"/>
            <w:vAlign w:val="center"/>
          </w:tcPr>
          <w:p w14:paraId="5858B9BB" w14:textId="41BE1A52"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24</w:t>
            </w:r>
          </w:p>
        </w:tc>
        <w:tc>
          <w:tcPr>
            <w:tcW w:w="1336" w:type="dxa"/>
            <w:vAlign w:val="center"/>
            <w:hideMark/>
          </w:tcPr>
          <w:p w14:paraId="08320ED3" w14:textId="51B643ED"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22</w:t>
            </w:r>
          </w:p>
        </w:tc>
        <w:tc>
          <w:tcPr>
            <w:tcW w:w="1669" w:type="dxa"/>
            <w:vAlign w:val="center"/>
          </w:tcPr>
          <w:p w14:paraId="65D29740" w14:textId="371EB224"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20</w:t>
            </w:r>
          </w:p>
        </w:tc>
        <w:tc>
          <w:tcPr>
            <w:tcW w:w="1629" w:type="dxa"/>
            <w:vAlign w:val="center"/>
          </w:tcPr>
          <w:p w14:paraId="7CB0CDA5" w14:textId="50C41D92"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22</w:t>
            </w:r>
          </w:p>
        </w:tc>
      </w:tr>
      <w:tr w:rsidR="00462CC3" w:rsidRPr="00B176CC" w14:paraId="66F73F9B" w14:textId="6D6D77C3" w:rsidTr="00055B35">
        <w:trPr>
          <w:trHeight w:val="290"/>
        </w:trPr>
        <w:tc>
          <w:tcPr>
            <w:tcW w:w="1302" w:type="dxa"/>
            <w:vAlign w:val="center"/>
          </w:tcPr>
          <w:p w14:paraId="44BDB961" w14:textId="57A32829"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Colombia</w:t>
            </w:r>
          </w:p>
        </w:tc>
        <w:tc>
          <w:tcPr>
            <w:tcW w:w="1364" w:type="dxa"/>
            <w:vAlign w:val="center"/>
          </w:tcPr>
          <w:p w14:paraId="3D7D88B8" w14:textId="29489353"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Ciudad </w:t>
            </w:r>
            <w:proofErr w:type="spellStart"/>
            <w:r w:rsidRPr="00B176CC">
              <w:rPr>
                <w:rFonts w:ascii="Times New Roman" w:hAnsi="Times New Roman" w:cs="Times New Roman"/>
                <w:sz w:val="20"/>
                <w:szCs w:val="20"/>
              </w:rPr>
              <w:t>Mutis</w:t>
            </w:r>
            <w:proofErr w:type="spellEnd"/>
          </w:p>
        </w:tc>
        <w:tc>
          <w:tcPr>
            <w:tcW w:w="1528" w:type="dxa"/>
            <w:vAlign w:val="center"/>
          </w:tcPr>
          <w:p w14:paraId="2FC26E41" w14:textId="0B2F672A"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50</w:t>
            </w:r>
          </w:p>
        </w:tc>
        <w:tc>
          <w:tcPr>
            <w:tcW w:w="1336" w:type="dxa"/>
            <w:vAlign w:val="center"/>
            <w:hideMark/>
          </w:tcPr>
          <w:p w14:paraId="622600BD" w14:textId="12285145"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43</w:t>
            </w:r>
          </w:p>
        </w:tc>
        <w:tc>
          <w:tcPr>
            <w:tcW w:w="1669" w:type="dxa"/>
            <w:vAlign w:val="center"/>
          </w:tcPr>
          <w:p w14:paraId="59863DE4" w14:textId="6A78FA36"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3</w:t>
            </w:r>
            <w:r w:rsidR="006452C9" w:rsidRPr="00B176CC">
              <w:rPr>
                <w:rFonts w:ascii="Times New Roman" w:hAnsi="Times New Roman" w:cs="Times New Roman"/>
                <w:sz w:val="20"/>
                <w:szCs w:val="20"/>
              </w:rPr>
              <w:t>0</w:t>
            </w:r>
          </w:p>
        </w:tc>
        <w:tc>
          <w:tcPr>
            <w:tcW w:w="1629" w:type="dxa"/>
            <w:vAlign w:val="center"/>
          </w:tcPr>
          <w:p w14:paraId="1B987325" w14:textId="78A2F42D"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37</w:t>
            </w:r>
          </w:p>
        </w:tc>
      </w:tr>
      <w:tr w:rsidR="00462CC3" w:rsidRPr="00B176CC" w14:paraId="3564777E" w14:textId="6A93BF45" w:rsidTr="00055B35">
        <w:trPr>
          <w:trHeight w:val="290"/>
        </w:trPr>
        <w:tc>
          <w:tcPr>
            <w:tcW w:w="1302" w:type="dxa"/>
            <w:vAlign w:val="center"/>
          </w:tcPr>
          <w:p w14:paraId="79C10C61" w14:textId="6048963E"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Colombia</w:t>
            </w:r>
          </w:p>
        </w:tc>
        <w:tc>
          <w:tcPr>
            <w:tcW w:w="1364" w:type="dxa"/>
            <w:vAlign w:val="center"/>
          </w:tcPr>
          <w:p w14:paraId="7E04DBB2" w14:textId="5BB8A01D"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La </w:t>
            </w:r>
            <w:proofErr w:type="spellStart"/>
            <w:r w:rsidRPr="00B176CC">
              <w:rPr>
                <w:rFonts w:ascii="Times New Roman" w:hAnsi="Times New Roman" w:cs="Times New Roman"/>
                <w:sz w:val="20"/>
                <w:szCs w:val="20"/>
              </w:rPr>
              <w:t>Bocana</w:t>
            </w:r>
            <w:proofErr w:type="spellEnd"/>
          </w:p>
        </w:tc>
        <w:tc>
          <w:tcPr>
            <w:tcW w:w="1528" w:type="dxa"/>
            <w:vAlign w:val="center"/>
          </w:tcPr>
          <w:p w14:paraId="6528826C" w14:textId="62458BA2"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9</w:t>
            </w:r>
          </w:p>
        </w:tc>
        <w:tc>
          <w:tcPr>
            <w:tcW w:w="1336" w:type="dxa"/>
            <w:vAlign w:val="center"/>
            <w:hideMark/>
          </w:tcPr>
          <w:p w14:paraId="364FFB32" w14:textId="24F8502D"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9</w:t>
            </w:r>
          </w:p>
        </w:tc>
        <w:tc>
          <w:tcPr>
            <w:tcW w:w="1669" w:type="dxa"/>
            <w:vAlign w:val="center"/>
          </w:tcPr>
          <w:p w14:paraId="5FB389D6" w14:textId="631B4177"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9</w:t>
            </w:r>
          </w:p>
        </w:tc>
        <w:tc>
          <w:tcPr>
            <w:tcW w:w="1629" w:type="dxa"/>
            <w:vAlign w:val="center"/>
          </w:tcPr>
          <w:p w14:paraId="411DB074" w14:textId="73077C6A"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9</w:t>
            </w:r>
          </w:p>
        </w:tc>
      </w:tr>
      <w:tr w:rsidR="00462CC3" w:rsidRPr="00B176CC" w14:paraId="0D3DAA4C" w14:textId="6819BC62" w:rsidTr="00055B35">
        <w:trPr>
          <w:trHeight w:val="290"/>
        </w:trPr>
        <w:tc>
          <w:tcPr>
            <w:tcW w:w="1302" w:type="dxa"/>
            <w:vAlign w:val="center"/>
          </w:tcPr>
          <w:p w14:paraId="0D297314" w14:textId="54E35F56"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Colombia</w:t>
            </w:r>
          </w:p>
        </w:tc>
        <w:tc>
          <w:tcPr>
            <w:tcW w:w="1364" w:type="dxa"/>
            <w:vAlign w:val="center"/>
          </w:tcPr>
          <w:p w14:paraId="0A30885B" w14:textId="31CD482D"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El </w:t>
            </w:r>
            <w:proofErr w:type="spellStart"/>
            <w:r w:rsidRPr="00B176CC">
              <w:rPr>
                <w:rFonts w:ascii="Times New Roman" w:hAnsi="Times New Roman" w:cs="Times New Roman"/>
                <w:sz w:val="20"/>
                <w:szCs w:val="20"/>
              </w:rPr>
              <w:t>Almejal</w:t>
            </w:r>
            <w:proofErr w:type="spellEnd"/>
          </w:p>
        </w:tc>
        <w:tc>
          <w:tcPr>
            <w:tcW w:w="1528" w:type="dxa"/>
            <w:vAlign w:val="center"/>
          </w:tcPr>
          <w:p w14:paraId="2388EBEA" w14:textId="30AE2EB0"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0</w:t>
            </w:r>
          </w:p>
        </w:tc>
        <w:tc>
          <w:tcPr>
            <w:tcW w:w="3005" w:type="dxa"/>
            <w:gridSpan w:val="2"/>
            <w:vAlign w:val="center"/>
            <w:hideMark/>
          </w:tcPr>
          <w:p w14:paraId="60873971" w14:textId="74B01E57"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No interactions</w:t>
            </w:r>
          </w:p>
        </w:tc>
        <w:tc>
          <w:tcPr>
            <w:tcW w:w="1629" w:type="dxa"/>
            <w:vAlign w:val="center"/>
          </w:tcPr>
          <w:p w14:paraId="3E5CEEB1" w14:textId="73A3C82E"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0</w:t>
            </w:r>
          </w:p>
        </w:tc>
      </w:tr>
      <w:tr w:rsidR="00462CC3" w:rsidRPr="00B176CC" w14:paraId="4649C822" w14:textId="24564324" w:rsidTr="00055B35">
        <w:trPr>
          <w:trHeight w:val="580"/>
        </w:trPr>
        <w:tc>
          <w:tcPr>
            <w:tcW w:w="1302" w:type="dxa"/>
            <w:vAlign w:val="center"/>
          </w:tcPr>
          <w:p w14:paraId="662748C5" w14:textId="2B56A956"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Ecuador</w:t>
            </w:r>
          </w:p>
        </w:tc>
        <w:tc>
          <w:tcPr>
            <w:tcW w:w="1364" w:type="dxa"/>
            <w:vAlign w:val="center"/>
          </w:tcPr>
          <w:p w14:paraId="0C1FA0F6" w14:textId="36AB0A8E" w:rsidR="00462CC3" w:rsidRPr="00B176CC" w:rsidRDefault="00462CC3"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Briceño</w:t>
            </w:r>
            <w:proofErr w:type="spellEnd"/>
            <w:r w:rsidRPr="00B176CC">
              <w:rPr>
                <w:rFonts w:ascii="Times New Roman" w:hAnsi="Times New Roman" w:cs="Times New Roman"/>
                <w:sz w:val="20"/>
                <w:szCs w:val="20"/>
              </w:rPr>
              <w:t>-San Vicente</w:t>
            </w:r>
          </w:p>
        </w:tc>
        <w:tc>
          <w:tcPr>
            <w:tcW w:w="1528" w:type="dxa"/>
            <w:vAlign w:val="center"/>
          </w:tcPr>
          <w:p w14:paraId="2F9CF0B6" w14:textId="6C596551"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12</w:t>
            </w:r>
          </w:p>
        </w:tc>
        <w:tc>
          <w:tcPr>
            <w:tcW w:w="1336" w:type="dxa"/>
            <w:vAlign w:val="center"/>
            <w:hideMark/>
          </w:tcPr>
          <w:p w14:paraId="11BACCA6" w14:textId="2196C1FE"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669" w:type="dxa"/>
            <w:vAlign w:val="center"/>
          </w:tcPr>
          <w:p w14:paraId="515EEA2D" w14:textId="27AB6446"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ND</w:t>
            </w:r>
          </w:p>
        </w:tc>
        <w:tc>
          <w:tcPr>
            <w:tcW w:w="1629" w:type="dxa"/>
            <w:vAlign w:val="center"/>
          </w:tcPr>
          <w:p w14:paraId="1C5A8A61" w14:textId="190E28FE"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462CC3" w:rsidRPr="00B176CC" w14:paraId="7A12A75E" w14:textId="41DA81F7" w:rsidTr="00055B35">
        <w:trPr>
          <w:trHeight w:val="290"/>
        </w:trPr>
        <w:tc>
          <w:tcPr>
            <w:tcW w:w="1302" w:type="dxa"/>
            <w:vAlign w:val="center"/>
          </w:tcPr>
          <w:p w14:paraId="6ACB936E" w14:textId="5AC0B9E8"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Ecuador</w:t>
            </w:r>
          </w:p>
        </w:tc>
        <w:tc>
          <w:tcPr>
            <w:tcW w:w="1364" w:type="dxa"/>
            <w:vAlign w:val="center"/>
          </w:tcPr>
          <w:p w14:paraId="1EE3CF62" w14:textId="2EA8EEB2"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San José-Manta</w:t>
            </w:r>
          </w:p>
        </w:tc>
        <w:tc>
          <w:tcPr>
            <w:tcW w:w="1528" w:type="dxa"/>
            <w:vAlign w:val="center"/>
          </w:tcPr>
          <w:p w14:paraId="19A83D0C" w14:textId="1AB89C22"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12</w:t>
            </w:r>
          </w:p>
        </w:tc>
        <w:tc>
          <w:tcPr>
            <w:tcW w:w="1336" w:type="dxa"/>
            <w:vAlign w:val="center"/>
            <w:hideMark/>
          </w:tcPr>
          <w:p w14:paraId="178F934D" w14:textId="50925A8A"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669" w:type="dxa"/>
            <w:vAlign w:val="center"/>
          </w:tcPr>
          <w:p w14:paraId="0A4442A7" w14:textId="75329670"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ND</w:t>
            </w:r>
          </w:p>
        </w:tc>
        <w:tc>
          <w:tcPr>
            <w:tcW w:w="1629" w:type="dxa"/>
            <w:vAlign w:val="center"/>
          </w:tcPr>
          <w:p w14:paraId="76B8B1BA" w14:textId="7FCACF61"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462CC3" w:rsidRPr="00B176CC" w14:paraId="2F67B3FB" w14:textId="12B3F887" w:rsidTr="00055B35">
        <w:trPr>
          <w:trHeight w:val="290"/>
        </w:trPr>
        <w:tc>
          <w:tcPr>
            <w:tcW w:w="1302" w:type="dxa"/>
            <w:vAlign w:val="center"/>
          </w:tcPr>
          <w:p w14:paraId="2074E0DA" w14:textId="21D9EE58"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Ecuador</w:t>
            </w:r>
          </w:p>
        </w:tc>
        <w:tc>
          <w:tcPr>
            <w:tcW w:w="1364" w:type="dxa"/>
            <w:vAlign w:val="center"/>
          </w:tcPr>
          <w:p w14:paraId="3EE2D2D4" w14:textId="40996AFA" w:rsidR="00462CC3" w:rsidRPr="00B176CC" w:rsidRDefault="00462CC3"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Ligüiqui</w:t>
            </w:r>
            <w:proofErr w:type="spellEnd"/>
          </w:p>
        </w:tc>
        <w:tc>
          <w:tcPr>
            <w:tcW w:w="1528" w:type="dxa"/>
            <w:vAlign w:val="center"/>
          </w:tcPr>
          <w:p w14:paraId="03104E1C" w14:textId="3FF4E567"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10</w:t>
            </w:r>
          </w:p>
        </w:tc>
        <w:tc>
          <w:tcPr>
            <w:tcW w:w="1336" w:type="dxa"/>
            <w:vAlign w:val="center"/>
            <w:hideMark/>
          </w:tcPr>
          <w:p w14:paraId="38ABBC68" w14:textId="579826AB"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11</w:t>
            </w:r>
          </w:p>
        </w:tc>
        <w:tc>
          <w:tcPr>
            <w:tcW w:w="1669" w:type="dxa"/>
            <w:vAlign w:val="center"/>
          </w:tcPr>
          <w:p w14:paraId="5D631C73" w14:textId="30C22BB1"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2</w:t>
            </w:r>
          </w:p>
        </w:tc>
        <w:tc>
          <w:tcPr>
            <w:tcW w:w="1629" w:type="dxa"/>
            <w:vAlign w:val="center"/>
          </w:tcPr>
          <w:p w14:paraId="1D52185B" w14:textId="659D4034"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2</w:t>
            </w:r>
          </w:p>
        </w:tc>
      </w:tr>
      <w:tr w:rsidR="00462CC3" w:rsidRPr="00B176CC" w14:paraId="4A5E0EDE" w14:textId="2A70D488" w:rsidTr="00055B35">
        <w:trPr>
          <w:trHeight w:val="290"/>
        </w:trPr>
        <w:tc>
          <w:tcPr>
            <w:tcW w:w="1302" w:type="dxa"/>
            <w:vAlign w:val="center"/>
          </w:tcPr>
          <w:p w14:paraId="74AB7B60" w14:textId="58A9DDD3"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Ecuador</w:t>
            </w:r>
          </w:p>
        </w:tc>
        <w:tc>
          <w:tcPr>
            <w:tcW w:w="1364" w:type="dxa"/>
            <w:vAlign w:val="center"/>
          </w:tcPr>
          <w:p w14:paraId="71A91812" w14:textId="07AFBBCD"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Valdivia</w:t>
            </w:r>
          </w:p>
        </w:tc>
        <w:tc>
          <w:tcPr>
            <w:tcW w:w="1528" w:type="dxa"/>
            <w:vAlign w:val="center"/>
          </w:tcPr>
          <w:p w14:paraId="5A4A7D16" w14:textId="054CF602"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9</w:t>
            </w:r>
          </w:p>
        </w:tc>
        <w:tc>
          <w:tcPr>
            <w:tcW w:w="1336" w:type="dxa"/>
            <w:vAlign w:val="center"/>
            <w:hideMark/>
          </w:tcPr>
          <w:p w14:paraId="387061A0" w14:textId="03EA9B0A"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11</w:t>
            </w:r>
          </w:p>
        </w:tc>
        <w:tc>
          <w:tcPr>
            <w:tcW w:w="1669" w:type="dxa"/>
            <w:vAlign w:val="center"/>
          </w:tcPr>
          <w:p w14:paraId="2746D1BC" w14:textId="2412F973"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4</w:t>
            </w:r>
          </w:p>
        </w:tc>
        <w:tc>
          <w:tcPr>
            <w:tcW w:w="1629" w:type="dxa"/>
            <w:vAlign w:val="center"/>
          </w:tcPr>
          <w:p w14:paraId="45963DF9" w14:textId="2452B91D"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3</w:t>
            </w:r>
          </w:p>
        </w:tc>
      </w:tr>
      <w:tr w:rsidR="00462CC3" w:rsidRPr="00B176CC" w14:paraId="17CBA4DF" w14:textId="70615C62" w:rsidTr="00055B35">
        <w:trPr>
          <w:trHeight w:val="290"/>
        </w:trPr>
        <w:tc>
          <w:tcPr>
            <w:tcW w:w="1302" w:type="dxa"/>
            <w:vAlign w:val="center"/>
          </w:tcPr>
          <w:p w14:paraId="21FB0483" w14:textId="7BC45A45"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Ecuador</w:t>
            </w:r>
          </w:p>
        </w:tc>
        <w:tc>
          <w:tcPr>
            <w:tcW w:w="1364" w:type="dxa"/>
            <w:vAlign w:val="center"/>
          </w:tcPr>
          <w:p w14:paraId="35E8DBA6" w14:textId="36C80F1D"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El </w:t>
            </w:r>
            <w:proofErr w:type="spellStart"/>
            <w:r w:rsidRPr="00B176CC">
              <w:rPr>
                <w:rFonts w:ascii="Times New Roman" w:hAnsi="Times New Roman" w:cs="Times New Roman"/>
                <w:sz w:val="20"/>
                <w:szCs w:val="20"/>
              </w:rPr>
              <w:t>Pelao</w:t>
            </w:r>
            <w:proofErr w:type="spellEnd"/>
          </w:p>
        </w:tc>
        <w:tc>
          <w:tcPr>
            <w:tcW w:w="1528" w:type="dxa"/>
            <w:vAlign w:val="center"/>
          </w:tcPr>
          <w:p w14:paraId="06EF2DA8" w14:textId="61576861"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31</w:t>
            </w:r>
          </w:p>
        </w:tc>
        <w:tc>
          <w:tcPr>
            <w:tcW w:w="1336" w:type="dxa"/>
            <w:vAlign w:val="center"/>
            <w:hideMark/>
          </w:tcPr>
          <w:p w14:paraId="156D2907" w14:textId="7F62A8B5"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5</w:t>
            </w:r>
          </w:p>
        </w:tc>
        <w:tc>
          <w:tcPr>
            <w:tcW w:w="1669" w:type="dxa"/>
            <w:vAlign w:val="center"/>
          </w:tcPr>
          <w:p w14:paraId="48C503D6" w14:textId="06F86395"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3</w:t>
            </w:r>
          </w:p>
        </w:tc>
        <w:tc>
          <w:tcPr>
            <w:tcW w:w="1629" w:type="dxa"/>
            <w:vAlign w:val="center"/>
          </w:tcPr>
          <w:p w14:paraId="6221FCEF" w14:textId="1A299840"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19</w:t>
            </w:r>
          </w:p>
        </w:tc>
      </w:tr>
      <w:tr w:rsidR="00462CC3" w:rsidRPr="00B176CC" w14:paraId="38BBFB05" w14:textId="18D00CFA" w:rsidTr="00055B35">
        <w:trPr>
          <w:trHeight w:val="290"/>
        </w:trPr>
        <w:tc>
          <w:tcPr>
            <w:tcW w:w="1302" w:type="dxa"/>
            <w:vAlign w:val="center"/>
          </w:tcPr>
          <w:p w14:paraId="7AB6F016" w14:textId="33F8A3BA"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Ecuador</w:t>
            </w:r>
          </w:p>
        </w:tc>
        <w:tc>
          <w:tcPr>
            <w:tcW w:w="1364" w:type="dxa"/>
            <w:vAlign w:val="center"/>
          </w:tcPr>
          <w:p w14:paraId="5725669D" w14:textId="64ADE864"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Data-</w:t>
            </w:r>
            <w:proofErr w:type="spellStart"/>
            <w:r w:rsidRPr="00B176CC">
              <w:rPr>
                <w:rFonts w:ascii="Times New Roman" w:hAnsi="Times New Roman" w:cs="Times New Roman"/>
                <w:sz w:val="20"/>
                <w:szCs w:val="20"/>
              </w:rPr>
              <w:t>Villamil</w:t>
            </w:r>
            <w:proofErr w:type="spellEnd"/>
          </w:p>
        </w:tc>
        <w:tc>
          <w:tcPr>
            <w:tcW w:w="1528" w:type="dxa"/>
            <w:vAlign w:val="center"/>
          </w:tcPr>
          <w:p w14:paraId="6ED3C0F6" w14:textId="16DA795D"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91</w:t>
            </w:r>
          </w:p>
        </w:tc>
        <w:tc>
          <w:tcPr>
            <w:tcW w:w="1336" w:type="dxa"/>
            <w:vAlign w:val="center"/>
            <w:hideMark/>
          </w:tcPr>
          <w:p w14:paraId="7A80C2BE" w14:textId="23EDA4B0"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49</w:t>
            </w:r>
          </w:p>
        </w:tc>
        <w:tc>
          <w:tcPr>
            <w:tcW w:w="1669" w:type="dxa"/>
            <w:vAlign w:val="center"/>
          </w:tcPr>
          <w:p w14:paraId="6A3FDC58" w14:textId="02110474"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40</w:t>
            </w:r>
          </w:p>
        </w:tc>
        <w:tc>
          <w:tcPr>
            <w:tcW w:w="1629" w:type="dxa"/>
            <w:vAlign w:val="center"/>
          </w:tcPr>
          <w:p w14:paraId="008E980F" w14:textId="6C0669BF"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74</w:t>
            </w:r>
          </w:p>
        </w:tc>
      </w:tr>
      <w:tr w:rsidR="00462CC3" w:rsidRPr="00B176CC" w14:paraId="0ADC3BEB" w14:textId="002B86AF" w:rsidTr="00055B35">
        <w:trPr>
          <w:trHeight w:val="290"/>
        </w:trPr>
        <w:tc>
          <w:tcPr>
            <w:tcW w:w="1302" w:type="dxa"/>
            <w:vAlign w:val="center"/>
          </w:tcPr>
          <w:p w14:paraId="3880D774" w14:textId="7EB92BA7"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Perú</w:t>
            </w:r>
          </w:p>
        </w:tc>
        <w:tc>
          <w:tcPr>
            <w:tcW w:w="1364" w:type="dxa"/>
            <w:vAlign w:val="center"/>
          </w:tcPr>
          <w:p w14:paraId="41D6509C" w14:textId="20CC9204"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Los </w:t>
            </w:r>
            <w:proofErr w:type="spellStart"/>
            <w:r w:rsidRPr="00B176CC">
              <w:rPr>
                <w:rFonts w:ascii="Times New Roman" w:hAnsi="Times New Roman" w:cs="Times New Roman"/>
                <w:sz w:val="20"/>
                <w:szCs w:val="20"/>
              </w:rPr>
              <w:t>Órganos</w:t>
            </w:r>
            <w:proofErr w:type="spellEnd"/>
          </w:p>
        </w:tc>
        <w:tc>
          <w:tcPr>
            <w:tcW w:w="1528" w:type="dxa"/>
            <w:vAlign w:val="center"/>
          </w:tcPr>
          <w:p w14:paraId="1840ED1C" w14:textId="6F99E88E"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14</w:t>
            </w:r>
          </w:p>
        </w:tc>
        <w:tc>
          <w:tcPr>
            <w:tcW w:w="1336" w:type="dxa"/>
            <w:vAlign w:val="center"/>
            <w:hideMark/>
          </w:tcPr>
          <w:p w14:paraId="1E99BC5F" w14:textId="342205AF"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13</w:t>
            </w:r>
          </w:p>
        </w:tc>
        <w:tc>
          <w:tcPr>
            <w:tcW w:w="1669" w:type="dxa"/>
            <w:vAlign w:val="center"/>
          </w:tcPr>
          <w:p w14:paraId="2A6F638A" w14:textId="61E487E4"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0</w:t>
            </w:r>
          </w:p>
        </w:tc>
        <w:tc>
          <w:tcPr>
            <w:tcW w:w="1629" w:type="dxa"/>
            <w:vAlign w:val="center"/>
          </w:tcPr>
          <w:p w14:paraId="20DA9548" w14:textId="059E3DC1"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0</w:t>
            </w:r>
          </w:p>
        </w:tc>
      </w:tr>
      <w:tr w:rsidR="00462CC3" w:rsidRPr="00B176CC" w14:paraId="398605A1" w14:textId="2F7F3269" w:rsidTr="00055B35">
        <w:trPr>
          <w:trHeight w:val="580"/>
        </w:trPr>
        <w:tc>
          <w:tcPr>
            <w:tcW w:w="1302" w:type="dxa"/>
            <w:vAlign w:val="center"/>
          </w:tcPr>
          <w:p w14:paraId="4EC8CC53" w14:textId="630A701A"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Perú</w:t>
            </w:r>
          </w:p>
        </w:tc>
        <w:tc>
          <w:tcPr>
            <w:tcW w:w="1364" w:type="dxa"/>
            <w:vAlign w:val="center"/>
          </w:tcPr>
          <w:p w14:paraId="08537847" w14:textId="227B8EAE"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San Pedro de </w:t>
            </w:r>
            <w:proofErr w:type="spellStart"/>
            <w:r w:rsidRPr="00B176CC">
              <w:rPr>
                <w:rFonts w:ascii="Times New Roman" w:hAnsi="Times New Roman" w:cs="Times New Roman"/>
                <w:sz w:val="20"/>
                <w:szCs w:val="20"/>
              </w:rPr>
              <w:t>Lurin</w:t>
            </w:r>
            <w:proofErr w:type="spellEnd"/>
          </w:p>
        </w:tc>
        <w:tc>
          <w:tcPr>
            <w:tcW w:w="1528" w:type="dxa"/>
            <w:vAlign w:val="center"/>
          </w:tcPr>
          <w:p w14:paraId="3C57060A" w14:textId="64ACD11C"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22</w:t>
            </w:r>
          </w:p>
        </w:tc>
        <w:tc>
          <w:tcPr>
            <w:tcW w:w="1336" w:type="dxa"/>
            <w:vAlign w:val="center"/>
            <w:hideMark/>
          </w:tcPr>
          <w:p w14:paraId="3DF34AB6" w14:textId="3BD6D931"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74</w:t>
            </w:r>
          </w:p>
        </w:tc>
        <w:tc>
          <w:tcPr>
            <w:tcW w:w="1669" w:type="dxa"/>
            <w:vAlign w:val="center"/>
          </w:tcPr>
          <w:p w14:paraId="72C1C415" w14:textId="173E270D"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2</w:t>
            </w:r>
          </w:p>
        </w:tc>
        <w:tc>
          <w:tcPr>
            <w:tcW w:w="1629" w:type="dxa"/>
            <w:vAlign w:val="center"/>
          </w:tcPr>
          <w:p w14:paraId="3DBDC2E8" w14:textId="655143F7"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1</w:t>
            </w:r>
          </w:p>
        </w:tc>
      </w:tr>
      <w:tr w:rsidR="00462CC3" w:rsidRPr="00B176CC" w14:paraId="49C33BE1" w14:textId="5633136E" w:rsidTr="00055B35">
        <w:trPr>
          <w:trHeight w:val="290"/>
        </w:trPr>
        <w:tc>
          <w:tcPr>
            <w:tcW w:w="1302" w:type="dxa"/>
            <w:vAlign w:val="center"/>
          </w:tcPr>
          <w:p w14:paraId="5A810B19" w14:textId="50165C3F"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Perú</w:t>
            </w:r>
          </w:p>
        </w:tc>
        <w:tc>
          <w:tcPr>
            <w:tcW w:w="1364" w:type="dxa"/>
            <w:vAlign w:val="center"/>
          </w:tcPr>
          <w:p w14:paraId="2393AE54" w14:textId="7B9E2260" w:rsidR="00462CC3" w:rsidRPr="00B176CC" w:rsidRDefault="00462CC3"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Totoritas</w:t>
            </w:r>
            <w:proofErr w:type="spellEnd"/>
          </w:p>
        </w:tc>
        <w:tc>
          <w:tcPr>
            <w:tcW w:w="1528" w:type="dxa"/>
            <w:vAlign w:val="center"/>
          </w:tcPr>
          <w:p w14:paraId="3888DB82" w14:textId="0E9B395C"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14</w:t>
            </w:r>
          </w:p>
        </w:tc>
        <w:tc>
          <w:tcPr>
            <w:tcW w:w="1336" w:type="dxa"/>
            <w:vAlign w:val="center"/>
            <w:hideMark/>
          </w:tcPr>
          <w:p w14:paraId="6592BF56" w14:textId="0FD9FB42"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669" w:type="dxa"/>
            <w:vAlign w:val="center"/>
          </w:tcPr>
          <w:p w14:paraId="757C15AE" w14:textId="466CD372"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ND</w:t>
            </w:r>
          </w:p>
        </w:tc>
        <w:tc>
          <w:tcPr>
            <w:tcW w:w="1629" w:type="dxa"/>
            <w:vAlign w:val="center"/>
          </w:tcPr>
          <w:p w14:paraId="007D3ED4" w14:textId="198E9CE3"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462CC3" w:rsidRPr="00B176CC" w14:paraId="776EB3CC" w14:textId="4223148B" w:rsidTr="00055B35">
        <w:trPr>
          <w:trHeight w:val="290"/>
        </w:trPr>
        <w:tc>
          <w:tcPr>
            <w:tcW w:w="1302" w:type="dxa"/>
            <w:vAlign w:val="center"/>
          </w:tcPr>
          <w:p w14:paraId="5F4ED5C6" w14:textId="7C99B4FB"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Perú</w:t>
            </w:r>
          </w:p>
        </w:tc>
        <w:tc>
          <w:tcPr>
            <w:tcW w:w="1364" w:type="dxa"/>
            <w:vAlign w:val="center"/>
          </w:tcPr>
          <w:p w14:paraId="6E6BEF75" w14:textId="2FC107FB" w:rsidR="00462CC3" w:rsidRPr="00B176CC" w:rsidRDefault="00462CC3"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Venecia</w:t>
            </w:r>
            <w:proofErr w:type="spellEnd"/>
          </w:p>
        </w:tc>
        <w:tc>
          <w:tcPr>
            <w:tcW w:w="1528" w:type="dxa"/>
            <w:vAlign w:val="center"/>
          </w:tcPr>
          <w:p w14:paraId="7EE925D4" w14:textId="7CFF75A2"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0</w:t>
            </w:r>
          </w:p>
        </w:tc>
        <w:tc>
          <w:tcPr>
            <w:tcW w:w="3005" w:type="dxa"/>
            <w:gridSpan w:val="2"/>
            <w:vAlign w:val="center"/>
            <w:hideMark/>
          </w:tcPr>
          <w:p w14:paraId="05B6AF70" w14:textId="6C43C4FE"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No interactions</w:t>
            </w:r>
          </w:p>
        </w:tc>
        <w:tc>
          <w:tcPr>
            <w:tcW w:w="1629" w:type="dxa"/>
            <w:vAlign w:val="center"/>
          </w:tcPr>
          <w:p w14:paraId="56D7F03C" w14:textId="25A40F25"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0</w:t>
            </w:r>
          </w:p>
        </w:tc>
      </w:tr>
      <w:tr w:rsidR="00462CC3" w:rsidRPr="00B176CC" w14:paraId="7AC210D0" w14:textId="2641619B" w:rsidTr="00055B35">
        <w:trPr>
          <w:trHeight w:val="290"/>
        </w:trPr>
        <w:tc>
          <w:tcPr>
            <w:tcW w:w="1302" w:type="dxa"/>
            <w:vAlign w:val="center"/>
          </w:tcPr>
          <w:p w14:paraId="40D3631D" w14:textId="04DDCD22"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Perú</w:t>
            </w:r>
          </w:p>
        </w:tc>
        <w:tc>
          <w:tcPr>
            <w:tcW w:w="1364" w:type="dxa"/>
            <w:vAlign w:val="center"/>
          </w:tcPr>
          <w:p w14:paraId="088E36F1" w14:textId="327900DB"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Puerto </w:t>
            </w:r>
            <w:proofErr w:type="spellStart"/>
            <w:r w:rsidRPr="00B176CC">
              <w:rPr>
                <w:rFonts w:ascii="Times New Roman" w:hAnsi="Times New Roman" w:cs="Times New Roman"/>
                <w:sz w:val="20"/>
                <w:szCs w:val="20"/>
              </w:rPr>
              <w:t>Chancay</w:t>
            </w:r>
            <w:proofErr w:type="spellEnd"/>
          </w:p>
        </w:tc>
        <w:tc>
          <w:tcPr>
            <w:tcW w:w="1528" w:type="dxa"/>
            <w:vAlign w:val="center"/>
          </w:tcPr>
          <w:p w14:paraId="317940D4" w14:textId="08A49802"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16</w:t>
            </w:r>
          </w:p>
        </w:tc>
        <w:tc>
          <w:tcPr>
            <w:tcW w:w="1336" w:type="dxa"/>
            <w:vAlign w:val="center"/>
            <w:hideMark/>
          </w:tcPr>
          <w:p w14:paraId="6CF47F3C" w14:textId="4E6C72B4"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669" w:type="dxa"/>
            <w:vAlign w:val="center"/>
          </w:tcPr>
          <w:p w14:paraId="6AF8A2B8" w14:textId="57F89F51"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ND</w:t>
            </w:r>
          </w:p>
        </w:tc>
        <w:tc>
          <w:tcPr>
            <w:tcW w:w="1629" w:type="dxa"/>
            <w:vAlign w:val="center"/>
          </w:tcPr>
          <w:p w14:paraId="354A3294" w14:textId="3BD7C5D3"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462CC3" w:rsidRPr="00B176CC" w14:paraId="1E36FD70" w14:textId="58B8AEB0" w:rsidTr="00055B35">
        <w:trPr>
          <w:trHeight w:val="290"/>
        </w:trPr>
        <w:tc>
          <w:tcPr>
            <w:tcW w:w="1302" w:type="dxa"/>
            <w:vAlign w:val="center"/>
          </w:tcPr>
          <w:p w14:paraId="5AC1FBDC" w14:textId="67229644"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Chile</w:t>
            </w:r>
          </w:p>
        </w:tc>
        <w:tc>
          <w:tcPr>
            <w:tcW w:w="1364" w:type="dxa"/>
            <w:vAlign w:val="center"/>
          </w:tcPr>
          <w:p w14:paraId="5EE810F2" w14:textId="34EB9E33"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Changa</w:t>
            </w:r>
          </w:p>
        </w:tc>
        <w:tc>
          <w:tcPr>
            <w:tcW w:w="1528" w:type="dxa"/>
            <w:vAlign w:val="center"/>
          </w:tcPr>
          <w:p w14:paraId="56FA6A94" w14:textId="14F2D587"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18</w:t>
            </w:r>
          </w:p>
        </w:tc>
        <w:tc>
          <w:tcPr>
            <w:tcW w:w="1336" w:type="dxa"/>
            <w:vAlign w:val="center"/>
            <w:hideMark/>
          </w:tcPr>
          <w:p w14:paraId="020BEAAF" w14:textId="5F518F7C"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669" w:type="dxa"/>
            <w:vAlign w:val="center"/>
          </w:tcPr>
          <w:p w14:paraId="6DB5D8DC" w14:textId="7804DDA2"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ND</w:t>
            </w:r>
          </w:p>
        </w:tc>
        <w:tc>
          <w:tcPr>
            <w:tcW w:w="1629" w:type="dxa"/>
            <w:vAlign w:val="center"/>
          </w:tcPr>
          <w:p w14:paraId="40127A0B" w14:textId="3FDA7C59"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462CC3" w:rsidRPr="00B176CC" w14:paraId="6DF55917" w14:textId="3DD0AC92" w:rsidTr="00055B35">
        <w:trPr>
          <w:trHeight w:val="580"/>
        </w:trPr>
        <w:tc>
          <w:tcPr>
            <w:tcW w:w="1302" w:type="dxa"/>
            <w:vAlign w:val="center"/>
          </w:tcPr>
          <w:p w14:paraId="46DD4188" w14:textId="4E20C8CB"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Chile</w:t>
            </w:r>
          </w:p>
        </w:tc>
        <w:tc>
          <w:tcPr>
            <w:tcW w:w="1364" w:type="dxa"/>
            <w:vAlign w:val="center"/>
          </w:tcPr>
          <w:p w14:paraId="3127D82C" w14:textId="5AC3EB69"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Bahía </w:t>
            </w:r>
            <w:proofErr w:type="spellStart"/>
            <w:r w:rsidRPr="00B176CC">
              <w:rPr>
                <w:rFonts w:ascii="Times New Roman" w:hAnsi="Times New Roman" w:cs="Times New Roman"/>
                <w:sz w:val="20"/>
                <w:szCs w:val="20"/>
              </w:rPr>
              <w:t>Acantilado</w:t>
            </w:r>
            <w:proofErr w:type="spellEnd"/>
          </w:p>
        </w:tc>
        <w:tc>
          <w:tcPr>
            <w:tcW w:w="1528" w:type="dxa"/>
            <w:vAlign w:val="center"/>
          </w:tcPr>
          <w:p w14:paraId="56E224D3" w14:textId="7F862547"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1</w:t>
            </w:r>
          </w:p>
        </w:tc>
        <w:tc>
          <w:tcPr>
            <w:tcW w:w="1336" w:type="dxa"/>
            <w:vAlign w:val="center"/>
            <w:hideMark/>
          </w:tcPr>
          <w:p w14:paraId="3EA57E91" w14:textId="7637D48D"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2</w:t>
            </w:r>
          </w:p>
        </w:tc>
        <w:tc>
          <w:tcPr>
            <w:tcW w:w="1669" w:type="dxa"/>
            <w:vAlign w:val="center"/>
          </w:tcPr>
          <w:p w14:paraId="26A2C41C" w14:textId="6DB78FAD"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2</w:t>
            </w:r>
          </w:p>
        </w:tc>
        <w:tc>
          <w:tcPr>
            <w:tcW w:w="1629" w:type="dxa"/>
            <w:vAlign w:val="center"/>
          </w:tcPr>
          <w:p w14:paraId="09792DF7" w14:textId="2664212F"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1</w:t>
            </w:r>
          </w:p>
        </w:tc>
      </w:tr>
      <w:tr w:rsidR="00462CC3" w:rsidRPr="00B176CC" w14:paraId="3C8E36AB" w14:textId="7764CDDD" w:rsidTr="00055B35">
        <w:trPr>
          <w:trHeight w:val="290"/>
        </w:trPr>
        <w:tc>
          <w:tcPr>
            <w:tcW w:w="1302" w:type="dxa"/>
            <w:vAlign w:val="center"/>
          </w:tcPr>
          <w:p w14:paraId="529C5BD6" w14:textId="292B08EB"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Chile</w:t>
            </w:r>
          </w:p>
        </w:tc>
        <w:tc>
          <w:tcPr>
            <w:tcW w:w="1364" w:type="dxa"/>
            <w:vAlign w:val="center"/>
          </w:tcPr>
          <w:p w14:paraId="537C084B" w14:textId="7301D6D1"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Puerto Saavedra</w:t>
            </w:r>
          </w:p>
        </w:tc>
        <w:tc>
          <w:tcPr>
            <w:tcW w:w="1528" w:type="dxa"/>
            <w:vAlign w:val="center"/>
          </w:tcPr>
          <w:p w14:paraId="76694CEF" w14:textId="3754E6C4"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2</w:t>
            </w:r>
          </w:p>
        </w:tc>
        <w:tc>
          <w:tcPr>
            <w:tcW w:w="1336" w:type="dxa"/>
            <w:vAlign w:val="center"/>
            <w:hideMark/>
          </w:tcPr>
          <w:p w14:paraId="7867AE14" w14:textId="7E9006FE"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2</w:t>
            </w:r>
          </w:p>
        </w:tc>
        <w:tc>
          <w:tcPr>
            <w:tcW w:w="1669" w:type="dxa"/>
            <w:vAlign w:val="center"/>
          </w:tcPr>
          <w:p w14:paraId="2C67F3F4" w14:textId="6A911FF3" w:rsidR="00462CC3" w:rsidRPr="00B176CC" w:rsidRDefault="00474AF8" w:rsidP="00D65787">
            <w:pPr>
              <w:rPr>
                <w:rFonts w:ascii="Times New Roman" w:hAnsi="Times New Roman" w:cs="Times New Roman"/>
                <w:sz w:val="20"/>
                <w:szCs w:val="20"/>
              </w:rPr>
            </w:pPr>
            <w:r w:rsidRPr="00B176CC">
              <w:rPr>
                <w:rFonts w:ascii="Times New Roman" w:hAnsi="Times New Roman" w:cs="Times New Roman"/>
                <w:sz w:val="20"/>
                <w:szCs w:val="20"/>
              </w:rPr>
              <w:t>1</w:t>
            </w:r>
          </w:p>
        </w:tc>
        <w:tc>
          <w:tcPr>
            <w:tcW w:w="1629" w:type="dxa"/>
            <w:vAlign w:val="center"/>
          </w:tcPr>
          <w:p w14:paraId="713A867A" w14:textId="139EB24E"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0</w:t>
            </w:r>
          </w:p>
        </w:tc>
      </w:tr>
      <w:tr w:rsidR="00462CC3" w:rsidRPr="00B176CC" w14:paraId="7FE79E36" w14:textId="1E0A9AF6" w:rsidTr="00055B35">
        <w:trPr>
          <w:trHeight w:val="290"/>
        </w:trPr>
        <w:tc>
          <w:tcPr>
            <w:tcW w:w="1302" w:type="dxa"/>
            <w:vAlign w:val="center"/>
          </w:tcPr>
          <w:p w14:paraId="7C77C9DD" w14:textId="289AF9A7"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Chile</w:t>
            </w:r>
          </w:p>
        </w:tc>
        <w:tc>
          <w:tcPr>
            <w:tcW w:w="1364" w:type="dxa"/>
            <w:vAlign w:val="center"/>
          </w:tcPr>
          <w:p w14:paraId="1A8830D4" w14:textId="5C683A88" w:rsidR="00462CC3" w:rsidRPr="00B176CC" w:rsidRDefault="00462CC3"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Lenga</w:t>
            </w:r>
            <w:proofErr w:type="spellEnd"/>
          </w:p>
        </w:tc>
        <w:tc>
          <w:tcPr>
            <w:tcW w:w="1528" w:type="dxa"/>
            <w:vAlign w:val="center"/>
          </w:tcPr>
          <w:p w14:paraId="0E2C2E69" w14:textId="77CD5D1B"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61</w:t>
            </w:r>
          </w:p>
        </w:tc>
        <w:tc>
          <w:tcPr>
            <w:tcW w:w="1336" w:type="dxa"/>
            <w:vAlign w:val="center"/>
            <w:hideMark/>
          </w:tcPr>
          <w:p w14:paraId="36D40C46" w14:textId="12241AFE"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669" w:type="dxa"/>
            <w:vAlign w:val="center"/>
          </w:tcPr>
          <w:p w14:paraId="326186F3" w14:textId="1966AC3B"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ND</w:t>
            </w:r>
          </w:p>
        </w:tc>
        <w:tc>
          <w:tcPr>
            <w:tcW w:w="1629" w:type="dxa"/>
            <w:vAlign w:val="center"/>
          </w:tcPr>
          <w:p w14:paraId="17E797C0" w14:textId="0F3A3E1D"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462CC3" w:rsidRPr="00B176CC" w14:paraId="604B03D9" w14:textId="3C1EF264" w:rsidTr="00055B35">
        <w:trPr>
          <w:trHeight w:val="290"/>
        </w:trPr>
        <w:tc>
          <w:tcPr>
            <w:tcW w:w="1302" w:type="dxa"/>
            <w:vAlign w:val="center"/>
          </w:tcPr>
          <w:p w14:paraId="1502A2A3" w14:textId="259A5C75"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Chile</w:t>
            </w:r>
          </w:p>
        </w:tc>
        <w:tc>
          <w:tcPr>
            <w:tcW w:w="1364" w:type="dxa"/>
            <w:vAlign w:val="center"/>
          </w:tcPr>
          <w:p w14:paraId="2125F872" w14:textId="2DD9C14F"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Trocadero</w:t>
            </w:r>
          </w:p>
        </w:tc>
        <w:tc>
          <w:tcPr>
            <w:tcW w:w="1528" w:type="dxa"/>
            <w:vAlign w:val="center"/>
          </w:tcPr>
          <w:p w14:paraId="0A79FE4A" w14:textId="054D2F8A"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0</w:t>
            </w:r>
          </w:p>
        </w:tc>
        <w:tc>
          <w:tcPr>
            <w:tcW w:w="3005" w:type="dxa"/>
            <w:gridSpan w:val="2"/>
            <w:vAlign w:val="center"/>
            <w:hideMark/>
          </w:tcPr>
          <w:p w14:paraId="05882F0A" w14:textId="3111947B"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No interactions</w:t>
            </w:r>
          </w:p>
        </w:tc>
        <w:tc>
          <w:tcPr>
            <w:tcW w:w="1629" w:type="dxa"/>
            <w:vAlign w:val="center"/>
          </w:tcPr>
          <w:p w14:paraId="0A45C0FF" w14:textId="6E282CED"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0</w:t>
            </w:r>
          </w:p>
        </w:tc>
      </w:tr>
      <w:tr w:rsidR="00462CC3" w:rsidRPr="00B176CC" w14:paraId="707B501A" w14:textId="136406AC" w:rsidTr="00055B35">
        <w:trPr>
          <w:trHeight w:val="290"/>
        </w:trPr>
        <w:tc>
          <w:tcPr>
            <w:tcW w:w="1302" w:type="dxa"/>
            <w:shd w:val="clear" w:color="auto" w:fill="E7E6E6" w:themeFill="background2"/>
            <w:vAlign w:val="center"/>
          </w:tcPr>
          <w:p w14:paraId="77F9F347" w14:textId="15D9AE25"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Ecuador</w:t>
            </w:r>
          </w:p>
        </w:tc>
        <w:tc>
          <w:tcPr>
            <w:tcW w:w="1364" w:type="dxa"/>
            <w:shd w:val="clear" w:color="auto" w:fill="E7E6E6" w:themeFill="background2"/>
            <w:vAlign w:val="center"/>
          </w:tcPr>
          <w:p w14:paraId="4AF6EF6A" w14:textId="5AFA8EFE"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Los </w:t>
            </w:r>
            <w:proofErr w:type="spellStart"/>
            <w:r w:rsidRPr="00B176CC">
              <w:rPr>
                <w:rFonts w:ascii="Times New Roman" w:hAnsi="Times New Roman" w:cs="Times New Roman"/>
                <w:sz w:val="20"/>
                <w:szCs w:val="20"/>
              </w:rPr>
              <w:t>Millonarios</w:t>
            </w:r>
            <w:proofErr w:type="spellEnd"/>
          </w:p>
        </w:tc>
        <w:tc>
          <w:tcPr>
            <w:tcW w:w="1528" w:type="dxa"/>
            <w:shd w:val="clear" w:color="auto" w:fill="E7E6E6" w:themeFill="background2"/>
            <w:vAlign w:val="center"/>
          </w:tcPr>
          <w:p w14:paraId="416299FD" w14:textId="1F288B2B"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7</w:t>
            </w:r>
          </w:p>
        </w:tc>
        <w:tc>
          <w:tcPr>
            <w:tcW w:w="1336" w:type="dxa"/>
            <w:shd w:val="clear" w:color="auto" w:fill="E7E6E6" w:themeFill="background2"/>
            <w:vAlign w:val="center"/>
            <w:hideMark/>
          </w:tcPr>
          <w:p w14:paraId="38DF7AEB" w14:textId="4DFCD533"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669" w:type="dxa"/>
            <w:shd w:val="clear" w:color="auto" w:fill="E7E6E6" w:themeFill="background2"/>
            <w:vAlign w:val="center"/>
          </w:tcPr>
          <w:p w14:paraId="73BD90DB" w14:textId="3AD84037"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629" w:type="dxa"/>
            <w:shd w:val="clear" w:color="auto" w:fill="E7E6E6" w:themeFill="background2"/>
            <w:vAlign w:val="center"/>
          </w:tcPr>
          <w:p w14:paraId="7F60BFDC" w14:textId="2BC41C9E"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462CC3" w:rsidRPr="00B176CC" w14:paraId="7A1AD63A" w14:textId="6A2583F5" w:rsidTr="00055B35">
        <w:trPr>
          <w:trHeight w:val="290"/>
        </w:trPr>
        <w:tc>
          <w:tcPr>
            <w:tcW w:w="1302" w:type="dxa"/>
            <w:shd w:val="clear" w:color="auto" w:fill="E7E6E6" w:themeFill="background2"/>
            <w:vAlign w:val="center"/>
          </w:tcPr>
          <w:p w14:paraId="0186C4CE" w14:textId="594C8009"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Ecuador</w:t>
            </w:r>
          </w:p>
        </w:tc>
        <w:tc>
          <w:tcPr>
            <w:tcW w:w="1364" w:type="dxa"/>
            <w:shd w:val="clear" w:color="auto" w:fill="E7E6E6" w:themeFill="background2"/>
            <w:vAlign w:val="center"/>
          </w:tcPr>
          <w:p w14:paraId="2A38B53B" w14:textId="66D8CA56"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Tortuga Bay</w:t>
            </w:r>
          </w:p>
        </w:tc>
        <w:tc>
          <w:tcPr>
            <w:tcW w:w="1528" w:type="dxa"/>
            <w:shd w:val="clear" w:color="auto" w:fill="E7E6E6" w:themeFill="background2"/>
            <w:vAlign w:val="center"/>
          </w:tcPr>
          <w:p w14:paraId="7F0406FA" w14:textId="649AD1DF"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3</w:t>
            </w:r>
          </w:p>
        </w:tc>
        <w:tc>
          <w:tcPr>
            <w:tcW w:w="1336" w:type="dxa"/>
            <w:shd w:val="clear" w:color="auto" w:fill="E7E6E6" w:themeFill="background2"/>
            <w:vAlign w:val="center"/>
            <w:hideMark/>
          </w:tcPr>
          <w:p w14:paraId="45BCE144" w14:textId="42EEF928"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669" w:type="dxa"/>
            <w:shd w:val="clear" w:color="auto" w:fill="E7E6E6" w:themeFill="background2"/>
            <w:vAlign w:val="center"/>
          </w:tcPr>
          <w:p w14:paraId="6D509CC2" w14:textId="6E3C6634"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629" w:type="dxa"/>
            <w:shd w:val="clear" w:color="auto" w:fill="E7E6E6" w:themeFill="background2"/>
            <w:vAlign w:val="center"/>
          </w:tcPr>
          <w:p w14:paraId="3C443122" w14:textId="4A4A4C8D"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462CC3" w:rsidRPr="00B176CC" w14:paraId="7FCAEABA" w14:textId="52A19BF6" w:rsidTr="00055B35">
        <w:trPr>
          <w:trHeight w:val="290"/>
        </w:trPr>
        <w:tc>
          <w:tcPr>
            <w:tcW w:w="1302" w:type="dxa"/>
            <w:shd w:val="clear" w:color="auto" w:fill="E7E6E6" w:themeFill="background2"/>
            <w:vAlign w:val="center"/>
          </w:tcPr>
          <w:p w14:paraId="1A728409" w14:textId="25D722C1"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Ecuador</w:t>
            </w:r>
          </w:p>
        </w:tc>
        <w:tc>
          <w:tcPr>
            <w:tcW w:w="1364" w:type="dxa"/>
            <w:shd w:val="clear" w:color="auto" w:fill="E7E6E6" w:themeFill="background2"/>
            <w:vAlign w:val="center"/>
          </w:tcPr>
          <w:p w14:paraId="36400278" w14:textId="495D13F7"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Los </w:t>
            </w:r>
            <w:proofErr w:type="spellStart"/>
            <w:r w:rsidRPr="00B176CC">
              <w:rPr>
                <w:rFonts w:ascii="Times New Roman" w:hAnsi="Times New Roman" w:cs="Times New Roman"/>
                <w:sz w:val="20"/>
                <w:szCs w:val="20"/>
              </w:rPr>
              <w:t>Alemanes</w:t>
            </w:r>
            <w:proofErr w:type="spellEnd"/>
          </w:p>
        </w:tc>
        <w:tc>
          <w:tcPr>
            <w:tcW w:w="1528" w:type="dxa"/>
            <w:shd w:val="clear" w:color="auto" w:fill="E7E6E6" w:themeFill="background2"/>
            <w:vAlign w:val="center"/>
          </w:tcPr>
          <w:p w14:paraId="788CFB2D" w14:textId="13AFB5B2"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8</w:t>
            </w:r>
          </w:p>
        </w:tc>
        <w:tc>
          <w:tcPr>
            <w:tcW w:w="1336" w:type="dxa"/>
            <w:shd w:val="clear" w:color="auto" w:fill="E7E6E6" w:themeFill="background2"/>
            <w:vAlign w:val="center"/>
            <w:hideMark/>
          </w:tcPr>
          <w:p w14:paraId="729957D1" w14:textId="24A211AE"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669" w:type="dxa"/>
            <w:shd w:val="clear" w:color="auto" w:fill="E7E6E6" w:themeFill="background2"/>
            <w:vAlign w:val="center"/>
          </w:tcPr>
          <w:p w14:paraId="394162A0" w14:textId="5C294A5F"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ND</w:t>
            </w:r>
          </w:p>
        </w:tc>
        <w:tc>
          <w:tcPr>
            <w:tcW w:w="1629" w:type="dxa"/>
            <w:shd w:val="clear" w:color="auto" w:fill="E7E6E6" w:themeFill="background2"/>
            <w:vAlign w:val="center"/>
          </w:tcPr>
          <w:p w14:paraId="1CE90FCD" w14:textId="63465C0D"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462CC3" w:rsidRPr="00B176CC" w14:paraId="450EBC3A" w14:textId="336ADC97" w:rsidTr="00055B35">
        <w:trPr>
          <w:trHeight w:val="290"/>
        </w:trPr>
        <w:tc>
          <w:tcPr>
            <w:tcW w:w="1302" w:type="dxa"/>
            <w:shd w:val="clear" w:color="auto" w:fill="E7E6E6" w:themeFill="background2"/>
            <w:vAlign w:val="center"/>
          </w:tcPr>
          <w:p w14:paraId="22B51D1F" w14:textId="12D3BA02"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Chile</w:t>
            </w:r>
          </w:p>
        </w:tc>
        <w:tc>
          <w:tcPr>
            <w:tcW w:w="1364" w:type="dxa"/>
            <w:shd w:val="clear" w:color="auto" w:fill="E7E6E6" w:themeFill="background2"/>
            <w:vAlign w:val="center"/>
          </w:tcPr>
          <w:p w14:paraId="192AECAE" w14:textId="5F9398F2" w:rsidR="00462CC3" w:rsidRPr="00B176CC" w:rsidRDefault="00462CC3"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Taharoa</w:t>
            </w:r>
            <w:proofErr w:type="spellEnd"/>
          </w:p>
        </w:tc>
        <w:tc>
          <w:tcPr>
            <w:tcW w:w="1528" w:type="dxa"/>
            <w:shd w:val="clear" w:color="auto" w:fill="E7E6E6" w:themeFill="background2"/>
            <w:vAlign w:val="center"/>
          </w:tcPr>
          <w:p w14:paraId="02D40612" w14:textId="0A89647E"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125</w:t>
            </w:r>
          </w:p>
        </w:tc>
        <w:tc>
          <w:tcPr>
            <w:tcW w:w="1336" w:type="dxa"/>
            <w:shd w:val="clear" w:color="auto" w:fill="E7E6E6" w:themeFill="background2"/>
            <w:vAlign w:val="center"/>
            <w:hideMark/>
          </w:tcPr>
          <w:p w14:paraId="269BE0E0" w14:textId="3334920F"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60</w:t>
            </w:r>
          </w:p>
        </w:tc>
        <w:tc>
          <w:tcPr>
            <w:tcW w:w="1669" w:type="dxa"/>
            <w:shd w:val="clear" w:color="auto" w:fill="E7E6E6" w:themeFill="background2"/>
            <w:vAlign w:val="center"/>
          </w:tcPr>
          <w:p w14:paraId="7F1B96EA" w14:textId="37171606"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60</w:t>
            </w:r>
          </w:p>
        </w:tc>
        <w:tc>
          <w:tcPr>
            <w:tcW w:w="1629" w:type="dxa"/>
            <w:shd w:val="clear" w:color="auto" w:fill="E7E6E6" w:themeFill="background2"/>
            <w:vAlign w:val="center"/>
          </w:tcPr>
          <w:p w14:paraId="259D6233" w14:textId="7B453AA3"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125</w:t>
            </w:r>
          </w:p>
        </w:tc>
      </w:tr>
      <w:tr w:rsidR="00973A24" w:rsidRPr="00B176CC" w14:paraId="047FFBEE" w14:textId="414E80E9" w:rsidTr="00055B35">
        <w:trPr>
          <w:trHeight w:val="470"/>
        </w:trPr>
        <w:tc>
          <w:tcPr>
            <w:tcW w:w="2666" w:type="dxa"/>
            <w:gridSpan w:val="2"/>
            <w:vAlign w:val="center"/>
          </w:tcPr>
          <w:p w14:paraId="5D9DE551" w14:textId="59F877E3" w:rsidR="00973A24" w:rsidRPr="00B176CC" w:rsidRDefault="00973A24" w:rsidP="00D65787">
            <w:pPr>
              <w:rPr>
                <w:rFonts w:ascii="Times New Roman" w:hAnsi="Times New Roman" w:cs="Times New Roman"/>
                <w:b/>
                <w:bCs/>
                <w:sz w:val="20"/>
                <w:szCs w:val="20"/>
              </w:rPr>
            </w:pPr>
            <w:r w:rsidRPr="00B176CC">
              <w:rPr>
                <w:rFonts w:ascii="Times New Roman" w:hAnsi="Times New Roman" w:cs="Times New Roman"/>
                <w:b/>
                <w:bCs/>
                <w:sz w:val="20"/>
                <w:szCs w:val="20"/>
              </w:rPr>
              <w:t>TOTAL</w:t>
            </w:r>
          </w:p>
        </w:tc>
        <w:tc>
          <w:tcPr>
            <w:tcW w:w="1528" w:type="dxa"/>
            <w:vAlign w:val="center"/>
          </w:tcPr>
          <w:p w14:paraId="32624294" w14:textId="14395AB3" w:rsidR="00973A24" w:rsidRPr="00B176CC" w:rsidRDefault="000E7997" w:rsidP="00D65787">
            <w:pPr>
              <w:rPr>
                <w:rFonts w:ascii="Times New Roman" w:hAnsi="Times New Roman" w:cs="Times New Roman"/>
                <w:b/>
                <w:bCs/>
                <w:sz w:val="20"/>
                <w:szCs w:val="20"/>
              </w:rPr>
            </w:pPr>
            <w:r w:rsidRPr="00B176CC">
              <w:rPr>
                <w:rFonts w:ascii="Times New Roman" w:hAnsi="Times New Roman" w:cs="Times New Roman"/>
                <w:b/>
                <w:bCs/>
                <w:sz w:val="20"/>
                <w:szCs w:val="20"/>
              </w:rPr>
              <w:t>1</w:t>
            </w:r>
            <w:r w:rsidR="00CA1829" w:rsidRPr="00B176CC">
              <w:rPr>
                <w:rFonts w:ascii="Times New Roman" w:hAnsi="Times New Roman" w:cs="Times New Roman"/>
                <w:b/>
                <w:bCs/>
                <w:sz w:val="20"/>
                <w:szCs w:val="20"/>
              </w:rPr>
              <w:t>,</w:t>
            </w:r>
            <w:r w:rsidRPr="00B176CC">
              <w:rPr>
                <w:rFonts w:ascii="Times New Roman" w:hAnsi="Times New Roman" w:cs="Times New Roman"/>
                <w:b/>
                <w:bCs/>
                <w:sz w:val="20"/>
                <w:szCs w:val="20"/>
              </w:rPr>
              <w:t>2</w:t>
            </w:r>
            <w:r w:rsidR="00CA1829" w:rsidRPr="00B176CC">
              <w:rPr>
                <w:rFonts w:ascii="Times New Roman" w:hAnsi="Times New Roman" w:cs="Times New Roman"/>
                <w:b/>
                <w:bCs/>
                <w:sz w:val="20"/>
                <w:szCs w:val="20"/>
              </w:rPr>
              <w:t>0</w:t>
            </w:r>
            <w:r w:rsidR="00D86A7B" w:rsidRPr="00B176CC">
              <w:rPr>
                <w:rFonts w:ascii="Times New Roman" w:hAnsi="Times New Roman" w:cs="Times New Roman"/>
                <w:b/>
                <w:bCs/>
                <w:sz w:val="20"/>
                <w:szCs w:val="20"/>
              </w:rPr>
              <w:t>9</w:t>
            </w:r>
          </w:p>
        </w:tc>
        <w:tc>
          <w:tcPr>
            <w:tcW w:w="1336" w:type="dxa"/>
            <w:vAlign w:val="center"/>
            <w:hideMark/>
          </w:tcPr>
          <w:p w14:paraId="6157E884" w14:textId="6D4717C2" w:rsidR="00973A24" w:rsidRPr="00B176CC" w:rsidRDefault="000E7997" w:rsidP="00D65787">
            <w:pPr>
              <w:rPr>
                <w:rFonts w:ascii="Times New Roman" w:hAnsi="Times New Roman" w:cs="Times New Roman"/>
                <w:b/>
                <w:bCs/>
                <w:sz w:val="20"/>
                <w:szCs w:val="20"/>
              </w:rPr>
            </w:pPr>
            <w:r w:rsidRPr="00B176CC">
              <w:rPr>
                <w:rFonts w:ascii="Times New Roman" w:hAnsi="Times New Roman" w:cs="Times New Roman"/>
                <w:b/>
                <w:bCs/>
                <w:sz w:val="20"/>
                <w:szCs w:val="20"/>
              </w:rPr>
              <w:t>69</w:t>
            </w:r>
            <w:r w:rsidR="00236264" w:rsidRPr="00B176CC">
              <w:rPr>
                <w:rFonts w:ascii="Times New Roman" w:hAnsi="Times New Roman" w:cs="Times New Roman"/>
                <w:b/>
                <w:bCs/>
                <w:sz w:val="20"/>
                <w:szCs w:val="20"/>
              </w:rPr>
              <w:t>4</w:t>
            </w:r>
          </w:p>
        </w:tc>
        <w:tc>
          <w:tcPr>
            <w:tcW w:w="1669" w:type="dxa"/>
            <w:vAlign w:val="center"/>
          </w:tcPr>
          <w:p w14:paraId="7CDE46C7" w14:textId="404494A5" w:rsidR="00973A24" w:rsidRPr="00B176CC" w:rsidRDefault="00973A24" w:rsidP="00D65787">
            <w:pPr>
              <w:rPr>
                <w:rFonts w:ascii="Times New Roman" w:hAnsi="Times New Roman" w:cs="Times New Roman"/>
                <w:b/>
                <w:bCs/>
                <w:sz w:val="20"/>
                <w:szCs w:val="20"/>
              </w:rPr>
            </w:pPr>
            <w:r w:rsidRPr="00B176CC">
              <w:rPr>
                <w:rFonts w:ascii="Times New Roman" w:hAnsi="Times New Roman" w:cs="Times New Roman"/>
                <w:b/>
                <w:bCs/>
                <w:sz w:val="20"/>
                <w:szCs w:val="20"/>
              </w:rPr>
              <w:t>4</w:t>
            </w:r>
            <w:r w:rsidR="00236264" w:rsidRPr="00B176CC">
              <w:rPr>
                <w:rFonts w:ascii="Times New Roman" w:hAnsi="Times New Roman" w:cs="Times New Roman"/>
                <w:b/>
                <w:bCs/>
                <w:sz w:val="20"/>
                <w:szCs w:val="20"/>
              </w:rPr>
              <w:t>1</w:t>
            </w:r>
            <w:r w:rsidR="00474AF8" w:rsidRPr="00B176CC">
              <w:rPr>
                <w:rFonts w:ascii="Times New Roman" w:hAnsi="Times New Roman" w:cs="Times New Roman"/>
                <w:b/>
                <w:bCs/>
                <w:sz w:val="20"/>
                <w:szCs w:val="20"/>
              </w:rPr>
              <w:t>6</w:t>
            </w:r>
          </w:p>
        </w:tc>
        <w:tc>
          <w:tcPr>
            <w:tcW w:w="1629" w:type="dxa"/>
            <w:vAlign w:val="center"/>
          </w:tcPr>
          <w:p w14:paraId="7BB449E0" w14:textId="7077AA15" w:rsidR="00973A24" w:rsidRPr="00B176CC" w:rsidRDefault="00DB7F62" w:rsidP="00D65787">
            <w:pPr>
              <w:rPr>
                <w:rFonts w:ascii="Times New Roman" w:hAnsi="Times New Roman" w:cs="Times New Roman"/>
                <w:b/>
                <w:bCs/>
                <w:sz w:val="20"/>
                <w:szCs w:val="20"/>
              </w:rPr>
            </w:pPr>
            <w:r w:rsidRPr="00B176CC">
              <w:rPr>
                <w:rFonts w:ascii="Times New Roman" w:hAnsi="Times New Roman" w:cs="Times New Roman"/>
                <w:b/>
                <w:bCs/>
                <w:sz w:val="20"/>
                <w:szCs w:val="20"/>
              </w:rPr>
              <w:t>663</w:t>
            </w:r>
          </w:p>
        </w:tc>
      </w:tr>
    </w:tbl>
    <w:p w14:paraId="2100F83A" w14:textId="4D3582C4" w:rsidR="006232FD" w:rsidRPr="0087333D" w:rsidRDefault="006232FD" w:rsidP="00D65787">
      <w:pPr>
        <w:rPr>
          <w:rFonts w:ascii="Times New Roman" w:hAnsi="Times New Roman" w:cs="Times New Roman"/>
          <w:b/>
          <w:bCs/>
          <w:sz w:val="24"/>
          <w:szCs w:val="24"/>
          <w:lang w:val="en-GB"/>
        </w:rPr>
      </w:pPr>
    </w:p>
    <w:p w14:paraId="3770BD5C" w14:textId="77777777" w:rsidR="00E57147" w:rsidRPr="0087333D" w:rsidRDefault="00E57147" w:rsidP="00D65787">
      <w:pPr>
        <w:rPr>
          <w:rFonts w:ascii="Times New Roman" w:hAnsi="Times New Roman" w:cs="Times New Roman"/>
          <w:b/>
          <w:bCs/>
          <w:sz w:val="24"/>
          <w:szCs w:val="24"/>
          <w:lang w:val="en-GB"/>
        </w:rPr>
      </w:pPr>
    </w:p>
    <w:p w14:paraId="310A1962" w14:textId="2F8CD550" w:rsidR="009069B7" w:rsidRPr="0087333D" w:rsidRDefault="00F959C2" w:rsidP="00D65787">
      <w:pPr>
        <w:rPr>
          <w:rFonts w:ascii="Times New Roman" w:hAnsi="Times New Roman" w:cs="Times New Roman"/>
          <w:b/>
          <w:bCs/>
          <w:i/>
          <w:iCs/>
          <w:sz w:val="24"/>
          <w:szCs w:val="24"/>
          <w:lang w:val="en-GB"/>
        </w:rPr>
      </w:pPr>
      <w:r>
        <w:rPr>
          <w:rFonts w:ascii="Times New Roman" w:hAnsi="Times New Roman" w:cs="Times New Roman"/>
          <w:b/>
          <w:bCs/>
          <w:i/>
          <w:iCs/>
          <w:sz w:val="24"/>
          <w:szCs w:val="24"/>
          <w:lang w:val="en-GB"/>
        </w:rPr>
        <w:t>2.7</w:t>
      </w:r>
      <w:r w:rsidR="00120A2A" w:rsidRPr="0087333D">
        <w:rPr>
          <w:rFonts w:ascii="Times New Roman" w:hAnsi="Times New Roman" w:cs="Times New Roman"/>
          <w:b/>
          <w:bCs/>
          <w:i/>
          <w:iCs/>
          <w:sz w:val="24"/>
          <w:szCs w:val="24"/>
          <w:lang w:val="en-GB"/>
        </w:rPr>
        <w:t xml:space="preserve">. </w:t>
      </w:r>
      <w:r w:rsidR="009346E1" w:rsidRPr="0087333D">
        <w:rPr>
          <w:rFonts w:ascii="Times New Roman" w:hAnsi="Times New Roman" w:cs="Times New Roman"/>
          <w:b/>
          <w:bCs/>
          <w:i/>
          <w:iCs/>
          <w:sz w:val="24"/>
          <w:szCs w:val="24"/>
          <w:lang w:val="en-GB"/>
        </w:rPr>
        <w:t>Module 3</w:t>
      </w:r>
      <w:r w:rsidR="00E0683D" w:rsidRPr="0087333D">
        <w:rPr>
          <w:rFonts w:ascii="Times New Roman" w:hAnsi="Times New Roman" w:cs="Times New Roman"/>
          <w:b/>
          <w:bCs/>
          <w:i/>
          <w:iCs/>
          <w:sz w:val="24"/>
          <w:szCs w:val="24"/>
          <w:lang w:val="en-GB"/>
        </w:rPr>
        <w:t xml:space="preserve"> </w:t>
      </w:r>
      <w:r w:rsidR="009F7E9A" w:rsidRPr="0087333D">
        <w:rPr>
          <w:rFonts w:ascii="Times New Roman" w:hAnsi="Times New Roman" w:cs="Times New Roman"/>
          <w:b/>
          <w:bCs/>
          <w:i/>
          <w:iCs/>
          <w:sz w:val="24"/>
          <w:szCs w:val="24"/>
          <w:lang w:val="en-GB"/>
        </w:rPr>
        <w:t xml:space="preserve">– </w:t>
      </w:r>
      <w:r w:rsidR="00AF63CA" w:rsidRPr="0087333D">
        <w:rPr>
          <w:rFonts w:ascii="Times New Roman" w:hAnsi="Times New Roman" w:cs="Times New Roman"/>
          <w:b/>
          <w:bCs/>
          <w:i/>
          <w:iCs/>
          <w:sz w:val="24"/>
          <w:szCs w:val="24"/>
          <w:lang w:val="en-GB"/>
        </w:rPr>
        <w:t>Expert evaluation of buoyancy</w:t>
      </w:r>
    </w:p>
    <w:p w14:paraId="0DAF997B" w14:textId="5A2CC8DA" w:rsidR="000449E1" w:rsidRPr="0087333D" w:rsidRDefault="00F959C2" w:rsidP="00D65787">
      <w:pPr>
        <w:rPr>
          <w:rFonts w:ascii="Times New Roman" w:hAnsi="Times New Roman" w:cs="Times New Roman"/>
          <w:i/>
          <w:iCs/>
          <w:sz w:val="24"/>
          <w:szCs w:val="24"/>
          <w:lang w:val="en-GB"/>
        </w:rPr>
      </w:pPr>
      <w:r>
        <w:rPr>
          <w:rFonts w:ascii="Times New Roman" w:hAnsi="Times New Roman" w:cs="Times New Roman"/>
          <w:i/>
          <w:iCs/>
          <w:sz w:val="24"/>
          <w:szCs w:val="24"/>
          <w:lang w:val="en-GB"/>
        </w:rPr>
        <w:t>2.7</w:t>
      </w:r>
      <w:r w:rsidR="000449E1" w:rsidRPr="0087333D">
        <w:rPr>
          <w:rFonts w:ascii="Times New Roman" w:hAnsi="Times New Roman" w:cs="Times New Roman"/>
          <w:i/>
          <w:iCs/>
          <w:sz w:val="24"/>
          <w:szCs w:val="24"/>
          <w:lang w:val="en-GB"/>
        </w:rPr>
        <w:t>.</w:t>
      </w:r>
      <w:r w:rsidR="00AF63CA" w:rsidRPr="0087333D">
        <w:rPr>
          <w:rFonts w:ascii="Times New Roman" w:hAnsi="Times New Roman" w:cs="Times New Roman"/>
          <w:i/>
          <w:iCs/>
          <w:sz w:val="24"/>
          <w:szCs w:val="24"/>
          <w:lang w:val="en-GB"/>
        </w:rPr>
        <w:t>1.</w:t>
      </w:r>
      <w:r w:rsidR="000449E1" w:rsidRPr="0087333D">
        <w:rPr>
          <w:rFonts w:ascii="Times New Roman" w:hAnsi="Times New Roman" w:cs="Times New Roman"/>
          <w:i/>
          <w:iCs/>
          <w:sz w:val="24"/>
          <w:szCs w:val="24"/>
          <w:lang w:val="en-GB"/>
        </w:rPr>
        <w:t xml:space="preserve"> Checking the buoyancy conditions of litter items</w:t>
      </w:r>
    </w:p>
    <w:p w14:paraId="05F962E2" w14:textId="3C090E04" w:rsidR="000449E1" w:rsidRPr="0087333D" w:rsidRDefault="003B4E7C" w:rsidP="00D65787">
      <w:pPr>
        <w:rPr>
          <w:rFonts w:ascii="Times New Roman" w:hAnsi="Times New Roman" w:cs="Times New Roman"/>
          <w:i/>
          <w:iCs/>
          <w:sz w:val="24"/>
          <w:szCs w:val="24"/>
          <w:lang w:val="en-GB"/>
        </w:rPr>
      </w:pPr>
      <w:r w:rsidRPr="0087333D">
        <w:rPr>
          <w:rFonts w:ascii="Times New Roman" w:hAnsi="Times New Roman" w:cs="Times New Roman"/>
          <w:sz w:val="24"/>
          <w:szCs w:val="24"/>
          <w:lang w:val="en-GB"/>
        </w:rPr>
        <w:lastRenderedPageBreak/>
        <w:t xml:space="preserve">At the same time </w:t>
      </w:r>
      <w:r w:rsidR="00D550E0">
        <w:rPr>
          <w:rFonts w:ascii="Times New Roman" w:hAnsi="Times New Roman" w:cs="Times New Roman"/>
          <w:sz w:val="24"/>
          <w:szCs w:val="24"/>
          <w:lang w:val="en-GB"/>
        </w:rPr>
        <w:t>that</w:t>
      </w:r>
      <w:r w:rsidR="00D550E0" w:rsidRPr="0087333D">
        <w:rPr>
          <w:rFonts w:ascii="Times New Roman" w:hAnsi="Times New Roman" w:cs="Times New Roman"/>
          <w:sz w:val="24"/>
          <w:szCs w:val="24"/>
          <w:lang w:val="en-GB"/>
        </w:rPr>
        <w:t xml:space="preserve"> </w:t>
      </w:r>
      <w:r w:rsidRPr="0087333D">
        <w:rPr>
          <w:rFonts w:ascii="Times New Roman" w:hAnsi="Times New Roman" w:cs="Times New Roman"/>
          <w:sz w:val="24"/>
          <w:szCs w:val="24"/>
          <w:lang w:val="en-GB"/>
        </w:rPr>
        <w:t xml:space="preserve">items were evaluated for </w:t>
      </w:r>
      <w:r w:rsidR="000C72EC" w:rsidRPr="0087333D">
        <w:rPr>
          <w:rFonts w:ascii="Times New Roman" w:hAnsi="Times New Roman" w:cs="Times New Roman"/>
          <w:sz w:val="24"/>
          <w:szCs w:val="24"/>
          <w:lang w:val="en-GB"/>
        </w:rPr>
        <w:t xml:space="preserve">the </w:t>
      </w:r>
      <w:r w:rsidRPr="0087333D">
        <w:rPr>
          <w:rFonts w:ascii="Times New Roman" w:hAnsi="Times New Roman" w:cs="Times New Roman"/>
          <w:sz w:val="24"/>
          <w:szCs w:val="24"/>
          <w:lang w:val="en-GB"/>
        </w:rPr>
        <w:t>presence</w:t>
      </w:r>
      <w:r w:rsidR="000C72EC" w:rsidRPr="0087333D">
        <w:rPr>
          <w:rFonts w:ascii="Times New Roman" w:hAnsi="Times New Roman" w:cs="Times New Roman"/>
          <w:sz w:val="24"/>
          <w:szCs w:val="24"/>
          <w:lang w:val="en-GB"/>
        </w:rPr>
        <w:t xml:space="preserve"> of epibionts</w:t>
      </w:r>
      <w:r w:rsidRPr="0087333D">
        <w:rPr>
          <w:rFonts w:ascii="Times New Roman" w:hAnsi="Times New Roman" w:cs="Times New Roman"/>
          <w:sz w:val="24"/>
          <w:szCs w:val="24"/>
          <w:lang w:val="en-GB"/>
        </w:rPr>
        <w:t>, expert</w:t>
      </w:r>
      <w:r w:rsidR="003D520E" w:rsidRPr="0087333D">
        <w:rPr>
          <w:rFonts w:ascii="Times New Roman" w:hAnsi="Times New Roman" w:cs="Times New Roman"/>
          <w:sz w:val="24"/>
          <w:szCs w:val="24"/>
          <w:lang w:val="en-GB"/>
        </w:rPr>
        <w:t>s</w:t>
      </w:r>
      <w:r w:rsidRPr="0087333D">
        <w:rPr>
          <w:rFonts w:ascii="Times New Roman" w:hAnsi="Times New Roman" w:cs="Times New Roman"/>
          <w:sz w:val="24"/>
          <w:szCs w:val="24"/>
          <w:lang w:val="en-GB"/>
        </w:rPr>
        <w:t xml:space="preserve"> determined </w:t>
      </w:r>
      <w:r w:rsidR="003D520E" w:rsidRPr="0087333D">
        <w:rPr>
          <w:rFonts w:ascii="Times New Roman" w:hAnsi="Times New Roman" w:cs="Times New Roman"/>
          <w:sz w:val="24"/>
          <w:szCs w:val="24"/>
          <w:lang w:val="en-GB"/>
        </w:rPr>
        <w:t xml:space="preserve">their </w:t>
      </w:r>
      <w:r w:rsidRPr="0087333D">
        <w:rPr>
          <w:rFonts w:ascii="Times New Roman" w:hAnsi="Times New Roman" w:cs="Times New Roman"/>
          <w:sz w:val="24"/>
          <w:szCs w:val="24"/>
          <w:lang w:val="en-GB"/>
        </w:rPr>
        <w:t xml:space="preserve">buoyancy. </w:t>
      </w:r>
    </w:p>
    <w:p w14:paraId="73C5FE09" w14:textId="77777777" w:rsidR="000449E1" w:rsidRPr="0087333D" w:rsidRDefault="000449E1" w:rsidP="00D65787">
      <w:pPr>
        <w:rPr>
          <w:rFonts w:ascii="Times New Roman" w:hAnsi="Times New Roman" w:cs="Times New Roman"/>
          <w:i/>
          <w:iCs/>
          <w:sz w:val="24"/>
          <w:szCs w:val="24"/>
          <w:lang w:val="en-GB"/>
        </w:rPr>
      </w:pPr>
    </w:p>
    <w:p w14:paraId="7472FC12" w14:textId="386F9FCC" w:rsidR="00144F99" w:rsidRPr="0087333D" w:rsidRDefault="00144F99" w:rsidP="00D65787">
      <w:pPr>
        <w:rPr>
          <w:rFonts w:ascii="Times New Roman" w:hAnsi="Times New Roman" w:cs="Times New Roman"/>
          <w:sz w:val="24"/>
          <w:szCs w:val="24"/>
          <w:lang w:val="en-GB"/>
        </w:rPr>
      </w:pPr>
      <w:r w:rsidRPr="0087333D">
        <w:rPr>
          <w:rFonts w:ascii="Times New Roman" w:hAnsi="Times New Roman" w:cs="Times New Roman"/>
          <w:i/>
          <w:iCs/>
          <w:sz w:val="24"/>
          <w:szCs w:val="24"/>
          <w:u w:val="single"/>
          <w:lang w:val="en-GB"/>
        </w:rPr>
        <w:t>Step 9:</w:t>
      </w:r>
      <w:r w:rsidRPr="0087333D">
        <w:rPr>
          <w:rFonts w:ascii="Times New Roman" w:hAnsi="Times New Roman" w:cs="Times New Roman"/>
          <w:i/>
          <w:iCs/>
          <w:sz w:val="24"/>
          <w:szCs w:val="24"/>
          <w:lang w:val="en-GB"/>
        </w:rPr>
        <w:t xml:space="preserve"> </w:t>
      </w:r>
      <w:r w:rsidRPr="0087333D">
        <w:rPr>
          <w:rFonts w:ascii="Times New Roman" w:hAnsi="Times New Roman" w:cs="Times New Roman"/>
          <w:sz w:val="24"/>
          <w:szCs w:val="24"/>
          <w:lang w:val="en-GB"/>
        </w:rPr>
        <w:t xml:space="preserve">Experts </w:t>
      </w:r>
      <w:r w:rsidR="003831CF">
        <w:rPr>
          <w:rFonts w:ascii="Times New Roman" w:hAnsi="Times New Roman" w:cs="Times New Roman"/>
          <w:sz w:val="24"/>
          <w:szCs w:val="24"/>
          <w:lang w:val="en-GB"/>
        </w:rPr>
        <w:t>determined the</w:t>
      </w:r>
      <w:r w:rsidRPr="0087333D">
        <w:rPr>
          <w:rFonts w:ascii="Times New Roman" w:hAnsi="Times New Roman" w:cs="Times New Roman"/>
          <w:sz w:val="24"/>
          <w:szCs w:val="24"/>
          <w:lang w:val="en-GB"/>
        </w:rPr>
        <w:t xml:space="preserve"> buoyancy of </w:t>
      </w:r>
      <w:r w:rsidR="003831CF">
        <w:rPr>
          <w:rFonts w:ascii="Times New Roman" w:hAnsi="Times New Roman" w:cs="Times New Roman"/>
          <w:sz w:val="24"/>
          <w:szCs w:val="24"/>
          <w:lang w:val="en-GB"/>
        </w:rPr>
        <w:t xml:space="preserve">these </w:t>
      </w:r>
      <w:r w:rsidRPr="0087333D">
        <w:rPr>
          <w:rFonts w:ascii="Times New Roman" w:hAnsi="Times New Roman" w:cs="Times New Roman"/>
          <w:sz w:val="24"/>
          <w:szCs w:val="24"/>
          <w:lang w:val="en-GB"/>
        </w:rPr>
        <w:t>items</w:t>
      </w:r>
      <w:r w:rsidR="00835B8B" w:rsidRPr="0087333D">
        <w:rPr>
          <w:rFonts w:ascii="Times New Roman" w:hAnsi="Times New Roman" w:cs="Times New Roman"/>
          <w:sz w:val="24"/>
          <w:szCs w:val="24"/>
          <w:lang w:val="en-GB"/>
        </w:rPr>
        <w:t xml:space="preserve"> </w:t>
      </w:r>
      <w:r w:rsidR="003831CF">
        <w:rPr>
          <w:rFonts w:ascii="Times New Roman" w:hAnsi="Times New Roman" w:cs="Times New Roman"/>
          <w:sz w:val="24"/>
          <w:szCs w:val="24"/>
          <w:lang w:val="en-GB"/>
        </w:rPr>
        <w:t xml:space="preserve">in the conditions they had </w:t>
      </w:r>
      <w:r w:rsidR="00835B8B" w:rsidRPr="0087333D">
        <w:rPr>
          <w:rFonts w:ascii="Times New Roman" w:hAnsi="Times New Roman" w:cs="Times New Roman"/>
          <w:sz w:val="24"/>
          <w:szCs w:val="24"/>
          <w:lang w:val="en-GB"/>
        </w:rPr>
        <w:t>at the moment of sampling</w:t>
      </w:r>
      <w:r w:rsidR="003F7F14">
        <w:rPr>
          <w:rFonts w:ascii="Times New Roman" w:hAnsi="Times New Roman" w:cs="Times New Roman"/>
          <w:sz w:val="24"/>
          <w:szCs w:val="24"/>
          <w:lang w:val="en-GB"/>
        </w:rPr>
        <w:t xml:space="preserve"> (e.g. intact versus broken glass bottle)</w:t>
      </w:r>
      <w:r w:rsidRPr="0087333D">
        <w:rPr>
          <w:rFonts w:ascii="Times New Roman" w:hAnsi="Times New Roman" w:cs="Times New Roman"/>
          <w:sz w:val="24"/>
          <w:szCs w:val="24"/>
          <w:lang w:val="en-GB"/>
        </w:rPr>
        <w:t xml:space="preserve">. In the case </w:t>
      </w:r>
      <w:r w:rsidR="003D520E" w:rsidRPr="0087333D">
        <w:rPr>
          <w:rFonts w:ascii="Times New Roman" w:hAnsi="Times New Roman" w:cs="Times New Roman"/>
          <w:sz w:val="24"/>
          <w:szCs w:val="24"/>
          <w:lang w:val="en-GB"/>
        </w:rPr>
        <w:t>that items had</w:t>
      </w:r>
      <w:r w:rsidRPr="0087333D">
        <w:rPr>
          <w:rFonts w:ascii="Times New Roman" w:hAnsi="Times New Roman" w:cs="Times New Roman"/>
          <w:sz w:val="24"/>
          <w:szCs w:val="24"/>
          <w:lang w:val="en-GB"/>
        </w:rPr>
        <w:t xml:space="preserve"> arrived at the laboratory, buoyancy was determined directly in a tray or bucket with seawater. For the items that were not physically available</w:t>
      </w:r>
      <w:r w:rsidR="004605BA">
        <w:rPr>
          <w:rFonts w:ascii="Times New Roman" w:hAnsi="Times New Roman" w:cs="Times New Roman"/>
          <w:sz w:val="24"/>
          <w:szCs w:val="24"/>
          <w:lang w:val="en-GB"/>
        </w:rPr>
        <w:t>,</w:t>
      </w:r>
      <w:r w:rsidRPr="0087333D">
        <w:rPr>
          <w:rFonts w:ascii="Times New Roman" w:hAnsi="Times New Roman" w:cs="Times New Roman"/>
          <w:sz w:val="24"/>
          <w:szCs w:val="24"/>
          <w:lang w:val="en-GB"/>
        </w:rPr>
        <w:t xml:space="preserve"> we used the images through consultations of marine litter experts who scored buoyancy based on their knowledge of material types and item features (see examples in Table 4). </w:t>
      </w:r>
      <w:r w:rsidR="00695342" w:rsidRPr="0087333D">
        <w:rPr>
          <w:rFonts w:ascii="Times New Roman" w:hAnsi="Times New Roman" w:cs="Times New Roman"/>
          <w:sz w:val="24"/>
          <w:szCs w:val="24"/>
          <w:lang w:val="en-GB"/>
        </w:rPr>
        <w:t>Additional criteria to score negative buoyancy were that litter items had soil attached to them</w:t>
      </w:r>
      <w:r w:rsidR="0067686C" w:rsidRPr="0087333D">
        <w:rPr>
          <w:rFonts w:ascii="Times New Roman" w:hAnsi="Times New Roman" w:cs="Times New Roman"/>
          <w:sz w:val="24"/>
          <w:szCs w:val="24"/>
          <w:lang w:val="en-GB"/>
        </w:rPr>
        <w:t xml:space="preserve">, or that </w:t>
      </w:r>
      <w:r w:rsidR="00342959" w:rsidRPr="0087333D">
        <w:rPr>
          <w:rFonts w:ascii="Times New Roman" w:hAnsi="Times New Roman" w:cs="Times New Roman"/>
          <w:sz w:val="24"/>
          <w:szCs w:val="24"/>
          <w:lang w:val="en-GB"/>
        </w:rPr>
        <w:t xml:space="preserve">PET </w:t>
      </w:r>
      <w:r w:rsidR="0067686C" w:rsidRPr="0087333D">
        <w:rPr>
          <w:rFonts w:ascii="Times New Roman" w:hAnsi="Times New Roman" w:cs="Times New Roman"/>
          <w:sz w:val="24"/>
          <w:szCs w:val="24"/>
          <w:lang w:val="en-GB"/>
        </w:rPr>
        <w:t>or glass bottles had no lid at the moment of collection</w:t>
      </w:r>
      <w:r w:rsidR="00342959" w:rsidRPr="0087333D">
        <w:rPr>
          <w:rFonts w:ascii="Times New Roman" w:hAnsi="Times New Roman" w:cs="Times New Roman"/>
          <w:sz w:val="24"/>
          <w:szCs w:val="24"/>
          <w:lang w:val="en-GB"/>
        </w:rPr>
        <w:t xml:space="preserve"> (Table 4)</w:t>
      </w:r>
      <w:r w:rsidR="00695342" w:rsidRPr="0087333D">
        <w:rPr>
          <w:rFonts w:ascii="Times New Roman" w:hAnsi="Times New Roman" w:cs="Times New Roman"/>
          <w:sz w:val="24"/>
          <w:szCs w:val="24"/>
          <w:lang w:val="en-GB"/>
        </w:rPr>
        <w:t xml:space="preserve">. </w:t>
      </w:r>
    </w:p>
    <w:p w14:paraId="338F80AD" w14:textId="77777777" w:rsidR="003D520E" w:rsidRPr="0087333D" w:rsidRDefault="003D520E" w:rsidP="00D65787">
      <w:pPr>
        <w:rPr>
          <w:rFonts w:ascii="Times New Roman" w:hAnsi="Times New Roman" w:cs="Times New Roman"/>
          <w:sz w:val="24"/>
          <w:szCs w:val="24"/>
          <w:lang w:val="en-GB"/>
        </w:rPr>
      </w:pPr>
    </w:p>
    <w:p w14:paraId="7A3D21F7" w14:textId="48A83B35" w:rsidR="00144F99" w:rsidRDefault="00144F99" w:rsidP="00B276AA">
      <w:pPr>
        <w:spacing w:line="240" w:lineRule="auto"/>
        <w:rPr>
          <w:rFonts w:ascii="Times New Roman" w:hAnsi="Times New Roman" w:cs="Times New Roman"/>
          <w:sz w:val="20"/>
          <w:szCs w:val="20"/>
        </w:rPr>
      </w:pPr>
      <w:r w:rsidRPr="00B176CC">
        <w:rPr>
          <w:rFonts w:ascii="Times New Roman" w:hAnsi="Times New Roman" w:cs="Times New Roman"/>
          <w:sz w:val="20"/>
          <w:szCs w:val="20"/>
        </w:rPr>
        <w:t xml:space="preserve">Table </w:t>
      </w:r>
      <w:r w:rsidR="00F1082B" w:rsidRPr="00B176CC">
        <w:rPr>
          <w:rFonts w:ascii="Times New Roman" w:hAnsi="Times New Roman" w:cs="Times New Roman"/>
          <w:sz w:val="20"/>
          <w:szCs w:val="20"/>
        </w:rPr>
        <w:t>4.</w:t>
      </w:r>
      <w:r w:rsidRPr="00B176CC">
        <w:rPr>
          <w:rFonts w:ascii="Times New Roman" w:hAnsi="Times New Roman" w:cs="Times New Roman"/>
          <w:sz w:val="20"/>
          <w:szCs w:val="20"/>
        </w:rPr>
        <w:t xml:space="preserve"> Orientations to determ</w:t>
      </w:r>
      <w:r w:rsidR="00E30608">
        <w:rPr>
          <w:rFonts w:ascii="Times New Roman" w:hAnsi="Times New Roman" w:cs="Times New Roman"/>
          <w:sz w:val="20"/>
          <w:szCs w:val="20"/>
        </w:rPr>
        <w:t>ine buoyancy based on the image</w:t>
      </w:r>
      <w:r w:rsidRPr="00B176CC">
        <w:rPr>
          <w:rFonts w:ascii="Times New Roman" w:hAnsi="Times New Roman" w:cs="Times New Roman"/>
          <w:sz w:val="20"/>
          <w:szCs w:val="20"/>
        </w:rPr>
        <w:t xml:space="preserve"> analysis</w:t>
      </w:r>
    </w:p>
    <w:p w14:paraId="4D5C82A4" w14:textId="77777777" w:rsidR="00E433EA" w:rsidRPr="00B176CC" w:rsidRDefault="00E433EA" w:rsidP="00B276AA">
      <w:pPr>
        <w:spacing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3256"/>
        <w:gridCol w:w="2629"/>
        <w:gridCol w:w="2943"/>
      </w:tblGrid>
      <w:tr w:rsidR="00EF42D5" w:rsidRPr="00B176CC" w14:paraId="62942404" w14:textId="77777777" w:rsidTr="00F36B0B">
        <w:tc>
          <w:tcPr>
            <w:tcW w:w="3256" w:type="dxa"/>
          </w:tcPr>
          <w:p w14:paraId="07DD7152" w14:textId="044A7688" w:rsidR="00EF42D5" w:rsidRPr="00B176CC" w:rsidRDefault="00EF42D5" w:rsidP="00D65787">
            <w:pPr>
              <w:rPr>
                <w:rFonts w:ascii="Times New Roman" w:hAnsi="Times New Roman" w:cs="Times New Roman"/>
                <w:b/>
                <w:bCs/>
                <w:sz w:val="20"/>
                <w:szCs w:val="20"/>
              </w:rPr>
            </w:pPr>
            <w:r w:rsidRPr="00B176CC">
              <w:rPr>
                <w:rFonts w:ascii="Times New Roman" w:hAnsi="Times New Roman" w:cs="Times New Roman"/>
                <w:b/>
                <w:bCs/>
                <w:sz w:val="20"/>
                <w:szCs w:val="20"/>
              </w:rPr>
              <w:t>Item type</w:t>
            </w:r>
            <w:r w:rsidR="00470303" w:rsidRPr="00B176CC">
              <w:rPr>
                <w:rFonts w:ascii="Times New Roman" w:hAnsi="Times New Roman" w:cs="Times New Roman"/>
                <w:b/>
                <w:bCs/>
                <w:sz w:val="20"/>
                <w:szCs w:val="20"/>
              </w:rPr>
              <w:t xml:space="preserve"> or condition</w:t>
            </w:r>
          </w:p>
        </w:tc>
        <w:tc>
          <w:tcPr>
            <w:tcW w:w="2629" w:type="dxa"/>
          </w:tcPr>
          <w:p w14:paraId="555112A8" w14:textId="46BF5FFC" w:rsidR="00EF42D5" w:rsidRPr="00B176CC" w:rsidRDefault="00EF42D5" w:rsidP="00D65787">
            <w:pPr>
              <w:rPr>
                <w:rFonts w:ascii="Times New Roman" w:hAnsi="Times New Roman" w:cs="Times New Roman"/>
                <w:b/>
                <w:bCs/>
                <w:sz w:val="20"/>
                <w:szCs w:val="20"/>
              </w:rPr>
            </w:pPr>
            <w:r w:rsidRPr="00B176CC">
              <w:rPr>
                <w:rFonts w:ascii="Times New Roman" w:hAnsi="Times New Roman" w:cs="Times New Roman"/>
                <w:b/>
                <w:bCs/>
                <w:sz w:val="20"/>
                <w:szCs w:val="20"/>
              </w:rPr>
              <w:t>Buoyancy condition</w:t>
            </w:r>
          </w:p>
        </w:tc>
        <w:tc>
          <w:tcPr>
            <w:tcW w:w="2943" w:type="dxa"/>
          </w:tcPr>
          <w:p w14:paraId="224595E5" w14:textId="20557913" w:rsidR="00EF42D5" w:rsidRPr="00B176CC" w:rsidRDefault="00EF42D5" w:rsidP="00D65787">
            <w:pPr>
              <w:rPr>
                <w:rFonts w:ascii="Times New Roman" w:hAnsi="Times New Roman" w:cs="Times New Roman"/>
                <w:b/>
                <w:bCs/>
                <w:sz w:val="20"/>
                <w:szCs w:val="20"/>
              </w:rPr>
            </w:pPr>
            <w:r w:rsidRPr="00B176CC">
              <w:rPr>
                <w:rFonts w:ascii="Times New Roman" w:hAnsi="Times New Roman" w:cs="Times New Roman"/>
                <w:b/>
                <w:bCs/>
                <w:sz w:val="20"/>
                <w:szCs w:val="20"/>
              </w:rPr>
              <w:t>Reference</w:t>
            </w:r>
          </w:p>
        </w:tc>
      </w:tr>
      <w:tr w:rsidR="00EF42D5" w:rsidRPr="00B176CC" w14:paraId="377C5A30" w14:textId="77777777" w:rsidTr="00F36B0B">
        <w:tc>
          <w:tcPr>
            <w:tcW w:w="3256" w:type="dxa"/>
          </w:tcPr>
          <w:p w14:paraId="6836A5A3" w14:textId="55139A3D" w:rsidR="00EF42D5" w:rsidRPr="00B176CC" w:rsidRDefault="00EF42D5" w:rsidP="00D65787">
            <w:pPr>
              <w:rPr>
                <w:rFonts w:ascii="Times New Roman" w:hAnsi="Times New Roman" w:cs="Times New Roman"/>
                <w:sz w:val="20"/>
                <w:szCs w:val="20"/>
              </w:rPr>
            </w:pPr>
            <w:r w:rsidRPr="00B176CC">
              <w:rPr>
                <w:rFonts w:ascii="Times New Roman" w:hAnsi="Times New Roman" w:cs="Times New Roman"/>
                <w:sz w:val="20"/>
                <w:szCs w:val="20"/>
              </w:rPr>
              <w:t>HDPE Bottles or containers with or without cap</w:t>
            </w:r>
          </w:p>
        </w:tc>
        <w:tc>
          <w:tcPr>
            <w:tcW w:w="2629" w:type="dxa"/>
          </w:tcPr>
          <w:p w14:paraId="137D458B" w14:textId="09C760AD" w:rsidR="00EF42D5" w:rsidRPr="00B176CC" w:rsidRDefault="00BB209E" w:rsidP="00D65787">
            <w:pPr>
              <w:rPr>
                <w:rFonts w:ascii="Times New Roman" w:hAnsi="Times New Roman" w:cs="Times New Roman"/>
                <w:sz w:val="20"/>
                <w:szCs w:val="20"/>
              </w:rPr>
            </w:pPr>
            <w:r w:rsidRPr="00B176CC">
              <w:rPr>
                <w:rFonts w:ascii="Times New Roman" w:hAnsi="Times New Roman" w:cs="Times New Roman"/>
                <w:sz w:val="20"/>
                <w:szCs w:val="20"/>
              </w:rPr>
              <w:t>Positive buoyancy</w:t>
            </w:r>
          </w:p>
        </w:tc>
        <w:tc>
          <w:tcPr>
            <w:tcW w:w="2943" w:type="dxa"/>
          </w:tcPr>
          <w:p w14:paraId="47E1AB7B" w14:textId="536B75DB" w:rsidR="00EF42D5" w:rsidRPr="00B176CC" w:rsidRDefault="00161713" w:rsidP="00D65787">
            <w:pPr>
              <w:rPr>
                <w:rFonts w:ascii="Times New Roman" w:hAnsi="Times New Roman" w:cs="Times New Roman"/>
                <w:sz w:val="20"/>
                <w:szCs w:val="20"/>
              </w:rPr>
            </w:pPr>
            <w:r w:rsidRPr="00B176CC">
              <w:rPr>
                <w:rFonts w:ascii="Times New Roman" w:hAnsi="Times New Roman" w:cs="Times New Roman"/>
                <w:sz w:val="20"/>
                <w:szCs w:val="20"/>
              </w:rPr>
              <w:t>Ryan 2020</w:t>
            </w:r>
          </w:p>
        </w:tc>
      </w:tr>
      <w:tr w:rsidR="00350371" w:rsidRPr="00B176CC" w14:paraId="0D1D2F02" w14:textId="77777777" w:rsidTr="00F36B0B">
        <w:tc>
          <w:tcPr>
            <w:tcW w:w="3256" w:type="dxa"/>
          </w:tcPr>
          <w:p w14:paraId="68C739F6" w14:textId="779EAFC7" w:rsidR="00350371" w:rsidRPr="00B176CC" w:rsidRDefault="00350371" w:rsidP="00D65787">
            <w:pPr>
              <w:rPr>
                <w:rFonts w:ascii="Times New Roman" w:hAnsi="Times New Roman" w:cs="Times New Roman"/>
                <w:sz w:val="20"/>
                <w:szCs w:val="20"/>
              </w:rPr>
            </w:pPr>
            <w:r w:rsidRPr="00B176CC">
              <w:rPr>
                <w:rFonts w:ascii="Times New Roman" w:hAnsi="Times New Roman" w:cs="Times New Roman"/>
                <w:sz w:val="20"/>
                <w:szCs w:val="20"/>
              </w:rPr>
              <w:t>PET bottles with cap</w:t>
            </w:r>
          </w:p>
        </w:tc>
        <w:tc>
          <w:tcPr>
            <w:tcW w:w="2629" w:type="dxa"/>
          </w:tcPr>
          <w:p w14:paraId="3E07902C" w14:textId="1DCA619A" w:rsidR="00350371" w:rsidRPr="00B176CC" w:rsidRDefault="00350371" w:rsidP="00D65787">
            <w:pPr>
              <w:rPr>
                <w:rFonts w:ascii="Times New Roman" w:hAnsi="Times New Roman" w:cs="Times New Roman"/>
                <w:sz w:val="20"/>
                <w:szCs w:val="20"/>
              </w:rPr>
            </w:pPr>
            <w:r w:rsidRPr="00B176CC">
              <w:rPr>
                <w:rFonts w:ascii="Times New Roman" w:hAnsi="Times New Roman" w:cs="Times New Roman"/>
                <w:sz w:val="20"/>
                <w:szCs w:val="20"/>
              </w:rPr>
              <w:t>Positive buoyancy</w:t>
            </w:r>
          </w:p>
        </w:tc>
        <w:tc>
          <w:tcPr>
            <w:tcW w:w="2943" w:type="dxa"/>
          </w:tcPr>
          <w:p w14:paraId="4332C0D9" w14:textId="780F119B" w:rsidR="00350371" w:rsidRPr="00B176CC" w:rsidRDefault="00350371" w:rsidP="00D65787">
            <w:pPr>
              <w:rPr>
                <w:rFonts w:ascii="Times New Roman" w:hAnsi="Times New Roman" w:cs="Times New Roman"/>
                <w:sz w:val="20"/>
                <w:szCs w:val="20"/>
              </w:rPr>
            </w:pPr>
            <w:r w:rsidRPr="00B176CC">
              <w:rPr>
                <w:rFonts w:ascii="Times New Roman" w:hAnsi="Times New Roman" w:cs="Times New Roman"/>
                <w:sz w:val="20"/>
                <w:szCs w:val="20"/>
              </w:rPr>
              <w:t>Roman et al., 2020</w:t>
            </w:r>
          </w:p>
        </w:tc>
      </w:tr>
      <w:tr w:rsidR="00350371" w:rsidRPr="00404D63" w14:paraId="2275FD91" w14:textId="77777777" w:rsidTr="00F36B0B">
        <w:tc>
          <w:tcPr>
            <w:tcW w:w="3256" w:type="dxa"/>
          </w:tcPr>
          <w:p w14:paraId="389CA85F" w14:textId="22A1F9B3" w:rsidR="00350371" w:rsidRPr="00B176CC" w:rsidRDefault="00350371" w:rsidP="00D65787">
            <w:pPr>
              <w:rPr>
                <w:rFonts w:ascii="Times New Roman" w:hAnsi="Times New Roman" w:cs="Times New Roman"/>
                <w:sz w:val="20"/>
                <w:szCs w:val="20"/>
              </w:rPr>
            </w:pPr>
            <w:r w:rsidRPr="00B176CC">
              <w:rPr>
                <w:rFonts w:ascii="Times New Roman" w:hAnsi="Times New Roman" w:cs="Times New Roman"/>
                <w:sz w:val="20"/>
                <w:szCs w:val="20"/>
              </w:rPr>
              <w:t>Plastic bottlecaps</w:t>
            </w:r>
          </w:p>
        </w:tc>
        <w:tc>
          <w:tcPr>
            <w:tcW w:w="2629" w:type="dxa"/>
          </w:tcPr>
          <w:p w14:paraId="6CF4228B" w14:textId="3AF4FFC6" w:rsidR="00350371" w:rsidRPr="00B176CC" w:rsidRDefault="00350371" w:rsidP="00D65787">
            <w:pPr>
              <w:rPr>
                <w:rFonts w:ascii="Times New Roman" w:hAnsi="Times New Roman" w:cs="Times New Roman"/>
                <w:sz w:val="20"/>
                <w:szCs w:val="20"/>
              </w:rPr>
            </w:pPr>
            <w:r w:rsidRPr="00B176CC">
              <w:rPr>
                <w:rFonts w:ascii="Times New Roman" w:hAnsi="Times New Roman" w:cs="Times New Roman"/>
                <w:sz w:val="20"/>
                <w:szCs w:val="20"/>
              </w:rPr>
              <w:t>Positive buoyancy</w:t>
            </w:r>
          </w:p>
        </w:tc>
        <w:tc>
          <w:tcPr>
            <w:tcW w:w="2943" w:type="dxa"/>
          </w:tcPr>
          <w:p w14:paraId="64052E29" w14:textId="77777777" w:rsidR="00350371" w:rsidRPr="00B176CC" w:rsidRDefault="00350371" w:rsidP="00D65787">
            <w:pPr>
              <w:rPr>
                <w:rFonts w:ascii="Times New Roman" w:hAnsi="Times New Roman" w:cs="Times New Roman"/>
                <w:sz w:val="20"/>
                <w:szCs w:val="20"/>
                <w:lang w:val="es-CL"/>
              </w:rPr>
            </w:pPr>
            <w:proofErr w:type="spellStart"/>
            <w:r w:rsidRPr="00B176CC">
              <w:rPr>
                <w:rFonts w:ascii="Times New Roman" w:hAnsi="Times New Roman" w:cs="Times New Roman"/>
                <w:sz w:val="20"/>
                <w:szCs w:val="20"/>
                <w:lang w:val="es-CL"/>
              </w:rPr>
              <w:t>Roman</w:t>
            </w:r>
            <w:proofErr w:type="spellEnd"/>
            <w:r w:rsidRPr="00B176CC">
              <w:rPr>
                <w:rFonts w:ascii="Times New Roman" w:hAnsi="Times New Roman" w:cs="Times New Roman"/>
                <w:sz w:val="20"/>
                <w:szCs w:val="20"/>
                <w:lang w:val="es-CL"/>
              </w:rPr>
              <w:t xml:space="preserve"> et al., 2020</w:t>
            </w:r>
          </w:p>
          <w:p w14:paraId="6CDE2D1F" w14:textId="3072CEC8" w:rsidR="00350371" w:rsidRPr="00B176CC" w:rsidRDefault="00B176CC" w:rsidP="00D65787">
            <w:pPr>
              <w:rPr>
                <w:rFonts w:ascii="Times New Roman" w:hAnsi="Times New Roman" w:cs="Times New Roman"/>
                <w:sz w:val="20"/>
                <w:szCs w:val="20"/>
                <w:lang w:val="es-CL"/>
              </w:rPr>
            </w:pPr>
            <w:proofErr w:type="spellStart"/>
            <w:r>
              <w:rPr>
                <w:rFonts w:ascii="Times New Roman" w:hAnsi="Times New Roman" w:cs="Times New Roman"/>
                <w:sz w:val="20"/>
                <w:szCs w:val="20"/>
                <w:lang w:val="es-CL"/>
              </w:rPr>
              <w:t>Veen</w:t>
            </w:r>
            <w:proofErr w:type="spellEnd"/>
            <w:r>
              <w:rPr>
                <w:rFonts w:ascii="Times New Roman" w:hAnsi="Times New Roman" w:cs="Times New Roman"/>
                <w:sz w:val="20"/>
                <w:szCs w:val="20"/>
                <w:lang w:val="es-CL"/>
              </w:rPr>
              <w:t xml:space="preserve"> et al., 2021</w:t>
            </w:r>
          </w:p>
        </w:tc>
      </w:tr>
      <w:tr w:rsidR="00350371" w:rsidRPr="00B176CC" w14:paraId="222D26A1" w14:textId="77777777" w:rsidTr="00F36B0B">
        <w:tc>
          <w:tcPr>
            <w:tcW w:w="3256" w:type="dxa"/>
          </w:tcPr>
          <w:p w14:paraId="238D6E88" w14:textId="75A31D17" w:rsidR="00350371" w:rsidRPr="00B176CC" w:rsidRDefault="00B12CB1" w:rsidP="00D65787">
            <w:pPr>
              <w:rPr>
                <w:rFonts w:ascii="Times New Roman" w:hAnsi="Times New Roman" w:cs="Times New Roman"/>
                <w:sz w:val="20"/>
                <w:szCs w:val="20"/>
              </w:rPr>
            </w:pPr>
            <w:r w:rsidRPr="00B176CC">
              <w:rPr>
                <w:rFonts w:ascii="Times New Roman" w:hAnsi="Times New Roman" w:cs="Times New Roman"/>
                <w:sz w:val="20"/>
                <w:szCs w:val="20"/>
              </w:rPr>
              <w:t>Glass</w:t>
            </w:r>
            <w:r w:rsidR="00F36B0B" w:rsidRPr="00B176CC">
              <w:rPr>
                <w:rFonts w:ascii="Times New Roman" w:hAnsi="Times New Roman" w:cs="Times New Roman"/>
                <w:sz w:val="20"/>
                <w:szCs w:val="20"/>
              </w:rPr>
              <w:t xml:space="preserve"> fragments</w:t>
            </w:r>
            <w:r w:rsidR="00350371" w:rsidRPr="00B176CC">
              <w:rPr>
                <w:rFonts w:ascii="Times New Roman" w:hAnsi="Times New Roman" w:cs="Times New Roman"/>
                <w:sz w:val="20"/>
                <w:szCs w:val="20"/>
              </w:rPr>
              <w:t xml:space="preserve"> or metal</w:t>
            </w:r>
            <w:r w:rsidRPr="00B176CC">
              <w:rPr>
                <w:rFonts w:ascii="Times New Roman" w:hAnsi="Times New Roman" w:cs="Times New Roman"/>
                <w:sz w:val="20"/>
                <w:szCs w:val="20"/>
              </w:rPr>
              <w:t xml:space="preserve"> items</w:t>
            </w:r>
          </w:p>
        </w:tc>
        <w:tc>
          <w:tcPr>
            <w:tcW w:w="2629" w:type="dxa"/>
          </w:tcPr>
          <w:p w14:paraId="03D61C7E" w14:textId="55B46D04" w:rsidR="00350371" w:rsidRPr="00B176CC" w:rsidRDefault="00350371" w:rsidP="00D65787">
            <w:pPr>
              <w:rPr>
                <w:rFonts w:ascii="Times New Roman" w:hAnsi="Times New Roman" w:cs="Times New Roman"/>
                <w:sz w:val="20"/>
                <w:szCs w:val="20"/>
              </w:rPr>
            </w:pPr>
            <w:r w:rsidRPr="00B176CC">
              <w:rPr>
                <w:rFonts w:ascii="Times New Roman" w:hAnsi="Times New Roman" w:cs="Times New Roman"/>
                <w:sz w:val="20"/>
                <w:szCs w:val="20"/>
              </w:rPr>
              <w:t>Negative buoyancy</w:t>
            </w:r>
          </w:p>
        </w:tc>
        <w:tc>
          <w:tcPr>
            <w:tcW w:w="2943" w:type="dxa"/>
          </w:tcPr>
          <w:p w14:paraId="480FD362" w14:textId="44412963" w:rsidR="00350371" w:rsidRPr="00B176CC" w:rsidRDefault="00695342" w:rsidP="00D65787">
            <w:pPr>
              <w:rPr>
                <w:rFonts w:ascii="Times New Roman" w:hAnsi="Times New Roman" w:cs="Times New Roman"/>
                <w:sz w:val="20"/>
                <w:szCs w:val="20"/>
              </w:rPr>
            </w:pPr>
            <w:r w:rsidRPr="00B176CC">
              <w:rPr>
                <w:rFonts w:ascii="Times New Roman" w:hAnsi="Times New Roman" w:cs="Times New Roman"/>
                <w:sz w:val="20"/>
                <w:szCs w:val="20"/>
              </w:rPr>
              <w:t>Common sense</w:t>
            </w:r>
          </w:p>
        </w:tc>
      </w:tr>
      <w:tr w:rsidR="00350371" w:rsidRPr="00B176CC" w14:paraId="30081CB1" w14:textId="77777777" w:rsidTr="00F36B0B">
        <w:tc>
          <w:tcPr>
            <w:tcW w:w="3256" w:type="dxa"/>
          </w:tcPr>
          <w:p w14:paraId="392FA1AA" w14:textId="3E2FF44D" w:rsidR="00350371" w:rsidRPr="00B176CC" w:rsidRDefault="00350371" w:rsidP="00D65787">
            <w:pPr>
              <w:rPr>
                <w:rFonts w:ascii="Times New Roman" w:hAnsi="Times New Roman" w:cs="Times New Roman"/>
                <w:sz w:val="20"/>
                <w:szCs w:val="20"/>
              </w:rPr>
            </w:pPr>
            <w:r w:rsidRPr="00B176CC">
              <w:rPr>
                <w:rFonts w:ascii="Times New Roman" w:hAnsi="Times New Roman" w:cs="Times New Roman"/>
                <w:sz w:val="20"/>
                <w:szCs w:val="20"/>
              </w:rPr>
              <w:t>PET bottles without cap</w:t>
            </w:r>
          </w:p>
        </w:tc>
        <w:tc>
          <w:tcPr>
            <w:tcW w:w="2629" w:type="dxa"/>
          </w:tcPr>
          <w:p w14:paraId="7359D2EB" w14:textId="441FEFE5" w:rsidR="00350371" w:rsidRPr="00B176CC" w:rsidRDefault="00350371" w:rsidP="00D65787">
            <w:pPr>
              <w:rPr>
                <w:rFonts w:ascii="Times New Roman" w:hAnsi="Times New Roman" w:cs="Times New Roman"/>
                <w:sz w:val="20"/>
                <w:szCs w:val="20"/>
              </w:rPr>
            </w:pPr>
            <w:r w:rsidRPr="00B176CC">
              <w:rPr>
                <w:rFonts w:ascii="Times New Roman" w:hAnsi="Times New Roman" w:cs="Times New Roman"/>
                <w:sz w:val="20"/>
                <w:szCs w:val="20"/>
              </w:rPr>
              <w:t>Negative buoyancy</w:t>
            </w:r>
          </w:p>
        </w:tc>
        <w:tc>
          <w:tcPr>
            <w:tcW w:w="2943" w:type="dxa"/>
          </w:tcPr>
          <w:p w14:paraId="57FD6B3E" w14:textId="3CAD4F6A" w:rsidR="00350371" w:rsidRPr="00B176CC" w:rsidRDefault="00350371" w:rsidP="00D65787">
            <w:pPr>
              <w:rPr>
                <w:rFonts w:ascii="Times New Roman" w:hAnsi="Times New Roman" w:cs="Times New Roman"/>
                <w:sz w:val="20"/>
                <w:szCs w:val="20"/>
              </w:rPr>
            </w:pPr>
            <w:r w:rsidRPr="00B176CC">
              <w:rPr>
                <w:rFonts w:ascii="Times New Roman" w:hAnsi="Times New Roman" w:cs="Times New Roman"/>
                <w:sz w:val="20"/>
                <w:szCs w:val="20"/>
              </w:rPr>
              <w:t>Turner &amp; Williams, 2021</w:t>
            </w:r>
          </w:p>
        </w:tc>
      </w:tr>
      <w:tr w:rsidR="00350371" w:rsidRPr="00B176CC" w14:paraId="329CF441" w14:textId="77777777" w:rsidTr="00F36B0B">
        <w:tc>
          <w:tcPr>
            <w:tcW w:w="3256" w:type="dxa"/>
          </w:tcPr>
          <w:p w14:paraId="03BAD38B" w14:textId="262D81CB" w:rsidR="00350371" w:rsidRPr="00B176CC" w:rsidRDefault="00350371" w:rsidP="00D65787">
            <w:pPr>
              <w:rPr>
                <w:rFonts w:ascii="Times New Roman" w:hAnsi="Times New Roman" w:cs="Times New Roman"/>
                <w:sz w:val="20"/>
                <w:szCs w:val="20"/>
              </w:rPr>
            </w:pPr>
            <w:r w:rsidRPr="00B176CC">
              <w:rPr>
                <w:rFonts w:ascii="Times New Roman" w:hAnsi="Times New Roman" w:cs="Times New Roman"/>
                <w:sz w:val="20"/>
                <w:szCs w:val="20"/>
              </w:rPr>
              <w:t>Plastic fishing ropes</w:t>
            </w:r>
          </w:p>
        </w:tc>
        <w:tc>
          <w:tcPr>
            <w:tcW w:w="2629" w:type="dxa"/>
          </w:tcPr>
          <w:p w14:paraId="31522E60" w14:textId="2EEF4E39" w:rsidR="00350371" w:rsidRPr="00B176CC" w:rsidRDefault="00350371" w:rsidP="00D65787">
            <w:pPr>
              <w:rPr>
                <w:rFonts w:ascii="Times New Roman" w:hAnsi="Times New Roman" w:cs="Times New Roman"/>
                <w:sz w:val="20"/>
                <w:szCs w:val="20"/>
              </w:rPr>
            </w:pPr>
            <w:r w:rsidRPr="00B176CC">
              <w:rPr>
                <w:rFonts w:ascii="Times New Roman" w:hAnsi="Times New Roman" w:cs="Times New Roman"/>
                <w:sz w:val="20"/>
                <w:szCs w:val="20"/>
              </w:rPr>
              <w:t>Negative buoyancy</w:t>
            </w:r>
          </w:p>
        </w:tc>
        <w:tc>
          <w:tcPr>
            <w:tcW w:w="2943" w:type="dxa"/>
          </w:tcPr>
          <w:p w14:paraId="38C9D92A" w14:textId="2B3C4DB9" w:rsidR="00350371" w:rsidRPr="00B176CC" w:rsidRDefault="00350371" w:rsidP="00D65787">
            <w:pPr>
              <w:rPr>
                <w:rFonts w:ascii="Times New Roman" w:hAnsi="Times New Roman" w:cs="Times New Roman"/>
                <w:sz w:val="20"/>
                <w:szCs w:val="20"/>
              </w:rPr>
            </w:pPr>
            <w:r w:rsidRPr="00B176CC">
              <w:rPr>
                <w:rFonts w:ascii="Times New Roman" w:hAnsi="Times New Roman" w:cs="Times New Roman"/>
                <w:sz w:val="20"/>
                <w:szCs w:val="20"/>
              </w:rPr>
              <w:t>Turner &amp; Williams, 2021</w:t>
            </w:r>
          </w:p>
        </w:tc>
      </w:tr>
    </w:tbl>
    <w:p w14:paraId="379D69A7" w14:textId="77777777" w:rsidR="00144F99" w:rsidRPr="0087333D" w:rsidRDefault="00144F99" w:rsidP="00D65787">
      <w:pPr>
        <w:rPr>
          <w:rFonts w:ascii="Times New Roman" w:hAnsi="Times New Roman" w:cs="Times New Roman"/>
          <w:sz w:val="24"/>
          <w:szCs w:val="24"/>
          <w:lang w:val="en-GB"/>
        </w:rPr>
      </w:pPr>
    </w:p>
    <w:p w14:paraId="2CEAF34D" w14:textId="4F832DD0" w:rsidR="00144F99" w:rsidRPr="0087333D" w:rsidRDefault="00F959C2" w:rsidP="00D65787">
      <w:pPr>
        <w:rPr>
          <w:rFonts w:ascii="Times New Roman" w:hAnsi="Times New Roman" w:cs="Times New Roman"/>
          <w:i/>
          <w:iCs/>
          <w:sz w:val="24"/>
          <w:szCs w:val="24"/>
          <w:lang w:val="en-GB"/>
        </w:rPr>
      </w:pPr>
      <w:r>
        <w:rPr>
          <w:rFonts w:ascii="Times New Roman" w:hAnsi="Times New Roman" w:cs="Times New Roman"/>
          <w:i/>
          <w:iCs/>
          <w:sz w:val="24"/>
          <w:szCs w:val="24"/>
          <w:lang w:val="en-GB"/>
        </w:rPr>
        <w:t>2.7</w:t>
      </w:r>
      <w:r w:rsidR="00F1082B" w:rsidRPr="0087333D">
        <w:rPr>
          <w:rFonts w:ascii="Times New Roman" w:hAnsi="Times New Roman" w:cs="Times New Roman"/>
          <w:i/>
          <w:iCs/>
          <w:sz w:val="24"/>
          <w:szCs w:val="24"/>
          <w:lang w:val="en-GB"/>
        </w:rPr>
        <w:t>.1</w:t>
      </w:r>
      <w:r w:rsidR="00144F99" w:rsidRPr="0087333D">
        <w:rPr>
          <w:rFonts w:ascii="Times New Roman" w:hAnsi="Times New Roman" w:cs="Times New Roman"/>
          <w:i/>
          <w:iCs/>
          <w:sz w:val="24"/>
          <w:szCs w:val="24"/>
          <w:lang w:val="en-GB"/>
        </w:rPr>
        <w:t>.1. Calibration of experts</w:t>
      </w:r>
      <w:r w:rsidR="00E433EA">
        <w:rPr>
          <w:rFonts w:ascii="Times New Roman" w:hAnsi="Times New Roman" w:cs="Times New Roman"/>
          <w:i/>
          <w:iCs/>
          <w:sz w:val="24"/>
          <w:szCs w:val="24"/>
          <w:lang w:val="en-GB"/>
        </w:rPr>
        <w:t>’ knowledge</w:t>
      </w:r>
      <w:r w:rsidR="00144F99" w:rsidRPr="0087333D">
        <w:rPr>
          <w:rFonts w:ascii="Times New Roman" w:hAnsi="Times New Roman" w:cs="Times New Roman"/>
          <w:i/>
          <w:iCs/>
          <w:sz w:val="24"/>
          <w:szCs w:val="24"/>
          <w:lang w:val="en-GB"/>
        </w:rPr>
        <w:t xml:space="preserve"> using photographs of items with known buoyancy</w:t>
      </w:r>
    </w:p>
    <w:p w14:paraId="4C849D53" w14:textId="27653C5C" w:rsidR="00144F99" w:rsidRPr="0087333D" w:rsidRDefault="00473165" w:rsidP="00D65787">
      <w:pPr>
        <w:rPr>
          <w:rFonts w:ascii="Times New Roman" w:hAnsi="Times New Roman" w:cs="Times New Roman"/>
          <w:i/>
          <w:iCs/>
          <w:sz w:val="24"/>
          <w:szCs w:val="24"/>
          <w:lang w:val="en-GB"/>
        </w:rPr>
      </w:pPr>
      <w:r w:rsidRPr="0087333D">
        <w:rPr>
          <w:rFonts w:ascii="Times New Roman" w:hAnsi="Times New Roman" w:cs="Times New Roman"/>
          <w:sz w:val="24"/>
          <w:szCs w:val="24"/>
          <w:lang w:val="en-GB"/>
        </w:rPr>
        <w:t>Seven experts from our scientific team, who</w:t>
      </w:r>
      <w:r w:rsidR="00144F99" w:rsidRPr="0087333D">
        <w:rPr>
          <w:rFonts w:ascii="Times New Roman" w:hAnsi="Times New Roman" w:cs="Times New Roman"/>
          <w:sz w:val="24"/>
          <w:szCs w:val="24"/>
          <w:lang w:val="en-GB"/>
        </w:rPr>
        <w:t xml:space="preserve"> commonly work with the topic of rafting and marine litter</w:t>
      </w:r>
      <w:r w:rsidRPr="0087333D">
        <w:rPr>
          <w:rFonts w:ascii="Times New Roman" w:hAnsi="Times New Roman" w:cs="Times New Roman"/>
          <w:sz w:val="24"/>
          <w:szCs w:val="24"/>
          <w:lang w:val="en-GB"/>
        </w:rPr>
        <w:t>, score</w:t>
      </w:r>
      <w:r w:rsidR="00247341" w:rsidRPr="0087333D">
        <w:rPr>
          <w:rFonts w:ascii="Times New Roman" w:hAnsi="Times New Roman" w:cs="Times New Roman"/>
          <w:sz w:val="24"/>
          <w:szCs w:val="24"/>
          <w:lang w:val="en-GB"/>
        </w:rPr>
        <w:t>d</w:t>
      </w:r>
      <w:r w:rsidRPr="0087333D">
        <w:rPr>
          <w:rFonts w:ascii="Times New Roman" w:hAnsi="Times New Roman" w:cs="Times New Roman"/>
          <w:sz w:val="24"/>
          <w:szCs w:val="24"/>
          <w:lang w:val="en-GB"/>
        </w:rPr>
        <w:t xml:space="preserve"> the buoyancy of floating items </w:t>
      </w:r>
      <w:r w:rsidR="00247341" w:rsidRPr="0087333D">
        <w:rPr>
          <w:rFonts w:ascii="Times New Roman" w:hAnsi="Times New Roman" w:cs="Times New Roman"/>
          <w:sz w:val="24"/>
          <w:szCs w:val="24"/>
          <w:lang w:val="en-GB"/>
        </w:rPr>
        <w:t>based on</w:t>
      </w:r>
      <w:r w:rsidRPr="0087333D">
        <w:rPr>
          <w:rFonts w:ascii="Times New Roman" w:hAnsi="Times New Roman" w:cs="Times New Roman"/>
          <w:sz w:val="24"/>
          <w:szCs w:val="24"/>
          <w:lang w:val="en-GB"/>
        </w:rPr>
        <w:t xml:space="preserve"> images</w:t>
      </w:r>
      <w:r w:rsidR="00144F99" w:rsidRPr="0087333D">
        <w:rPr>
          <w:rFonts w:ascii="Times New Roman" w:hAnsi="Times New Roman" w:cs="Times New Roman"/>
          <w:sz w:val="24"/>
          <w:szCs w:val="24"/>
          <w:lang w:val="en-GB"/>
        </w:rPr>
        <w:t xml:space="preserve">. First, we tested the accuracy of the experts </w:t>
      </w:r>
      <w:r w:rsidRPr="0087333D">
        <w:rPr>
          <w:rFonts w:ascii="Times New Roman" w:hAnsi="Times New Roman" w:cs="Times New Roman"/>
          <w:sz w:val="24"/>
          <w:szCs w:val="24"/>
          <w:lang w:val="en-GB"/>
        </w:rPr>
        <w:t xml:space="preserve">by asking them to </w:t>
      </w:r>
      <w:r w:rsidR="00144F99" w:rsidRPr="0087333D">
        <w:rPr>
          <w:rFonts w:ascii="Times New Roman" w:hAnsi="Times New Roman" w:cs="Times New Roman"/>
          <w:sz w:val="24"/>
          <w:szCs w:val="24"/>
          <w:lang w:val="en-GB"/>
        </w:rPr>
        <w:t>determin</w:t>
      </w:r>
      <w:r w:rsidRPr="0087333D">
        <w:rPr>
          <w:rFonts w:ascii="Times New Roman" w:hAnsi="Times New Roman" w:cs="Times New Roman"/>
          <w:sz w:val="24"/>
          <w:szCs w:val="24"/>
          <w:lang w:val="en-GB"/>
        </w:rPr>
        <w:t>e</w:t>
      </w:r>
      <w:r w:rsidR="00144F99" w:rsidRPr="0087333D">
        <w:rPr>
          <w:rFonts w:ascii="Times New Roman" w:hAnsi="Times New Roman" w:cs="Times New Roman"/>
          <w:sz w:val="24"/>
          <w:szCs w:val="24"/>
          <w:lang w:val="en-GB"/>
        </w:rPr>
        <w:t xml:space="preserve"> the buoyancy of 100 items</w:t>
      </w:r>
      <w:r w:rsidRPr="0087333D">
        <w:rPr>
          <w:rFonts w:ascii="Times New Roman" w:hAnsi="Times New Roman" w:cs="Times New Roman"/>
          <w:sz w:val="24"/>
          <w:szCs w:val="24"/>
          <w:lang w:val="en-GB"/>
        </w:rPr>
        <w:t xml:space="preserve"> </w:t>
      </w:r>
      <w:r w:rsidR="00144F99" w:rsidRPr="0087333D">
        <w:rPr>
          <w:rFonts w:ascii="Times New Roman" w:hAnsi="Times New Roman" w:cs="Times New Roman"/>
          <w:sz w:val="24"/>
          <w:szCs w:val="24"/>
          <w:lang w:val="en-GB"/>
        </w:rPr>
        <w:t>with known buoyancy</w:t>
      </w:r>
      <w:r w:rsidRPr="0087333D">
        <w:rPr>
          <w:rFonts w:ascii="Times New Roman" w:hAnsi="Times New Roman" w:cs="Times New Roman"/>
          <w:sz w:val="24"/>
          <w:szCs w:val="24"/>
          <w:lang w:val="en-GB"/>
        </w:rPr>
        <w:t xml:space="preserve">, which we had </w:t>
      </w:r>
      <w:r w:rsidR="00247341" w:rsidRPr="0087333D">
        <w:rPr>
          <w:rFonts w:ascii="Times New Roman" w:hAnsi="Times New Roman" w:cs="Times New Roman"/>
          <w:sz w:val="24"/>
          <w:szCs w:val="24"/>
          <w:lang w:val="en-GB"/>
        </w:rPr>
        <w:t xml:space="preserve">previously </w:t>
      </w:r>
      <w:r w:rsidRPr="0087333D">
        <w:rPr>
          <w:rFonts w:ascii="Times New Roman" w:hAnsi="Times New Roman" w:cs="Times New Roman"/>
          <w:sz w:val="24"/>
          <w:szCs w:val="24"/>
          <w:lang w:val="en-GB"/>
        </w:rPr>
        <w:t>tested in the laboratory</w:t>
      </w:r>
      <w:r w:rsidR="00144F99" w:rsidRPr="0087333D">
        <w:rPr>
          <w:rFonts w:ascii="Times New Roman" w:hAnsi="Times New Roman" w:cs="Times New Roman"/>
          <w:sz w:val="24"/>
          <w:szCs w:val="24"/>
          <w:lang w:val="en-GB"/>
        </w:rPr>
        <w:t xml:space="preserve">. </w:t>
      </w:r>
      <w:r w:rsidRPr="0087333D">
        <w:rPr>
          <w:rFonts w:ascii="Times New Roman" w:hAnsi="Times New Roman" w:cs="Times New Roman"/>
          <w:sz w:val="24"/>
          <w:szCs w:val="24"/>
          <w:lang w:val="en-GB"/>
        </w:rPr>
        <w:t>The e</w:t>
      </w:r>
      <w:r w:rsidR="00144F99" w:rsidRPr="0087333D">
        <w:rPr>
          <w:rFonts w:ascii="Times New Roman" w:hAnsi="Times New Roman" w:cs="Times New Roman"/>
          <w:sz w:val="24"/>
          <w:szCs w:val="24"/>
          <w:lang w:val="en-GB"/>
        </w:rPr>
        <w:t xml:space="preserve">xpert evaluations were </w:t>
      </w:r>
      <w:r w:rsidR="00144F99" w:rsidRPr="0087333D">
        <w:rPr>
          <w:rFonts w:ascii="Times New Roman" w:hAnsi="Times New Roman" w:cs="Times New Roman"/>
          <w:sz w:val="24"/>
          <w:szCs w:val="24"/>
          <w:lang w:val="en-GB"/>
        </w:rPr>
        <w:lastRenderedPageBreak/>
        <w:t xml:space="preserve">included in the </w:t>
      </w:r>
      <w:r w:rsidR="00562B19">
        <w:rPr>
          <w:rFonts w:ascii="Times New Roman" w:hAnsi="Times New Roman" w:cs="Times New Roman"/>
          <w:sz w:val="24"/>
          <w:szCs w:val="24"/>
          <w:lang w:val="en-GB"/>
        </w:rPr>
        <w:t>data quality assurance</w:t>
      </w:r>
      <w:r w:rsidR="00562B19" w:rsidRPr="0087333D">
        <w:rPr>
          <w:rFonts w:ascii="Times New Roman" w:hAnsi="Times New Roman" w:cs="Times New Roman"/>
          <w:sz w:val="24"/>
          <w:szCs w:val="24"/>
          <w:lang w:val="en-GB"/>
        </w:rPr>
        <w:t xml:space="preserve"> </w:t>
      </w:r>
      <w:r w:rsidR="00144F99" w:rsidRPr="0087333D">
        <w:rPr>
          <w:rFonts w:ascii="Times New Roman" w:hAnsi="Times New Roman" w:cs="Times New Roman"/>
          <w:sz w:val="24"/>
          <w:szCs w:val="24"/>
          <w:lang w:val="en-GB"/>
        </w:rPr>
        <w:t xml:space="preserve">process (Step 5 and 7, Figure 1) when they correctly </w:t>
      </w:r>
      <w:r w:rsidR="00737AAD">
        <w:rPr>
          <w:rFonts w:ascii="Times New Roman" w:hAnsi="Times New Roman" w:cs="Times New Roman"/>
          <w:sz w:val="24"/>
          <w:szCs w:val="24"/>
          <w:lang w:val="en-GB"/>
        </w:rPr>
        <w:t>classified the buoyancy of</w:t>
      </w:r>
      <w:r w:rsidR="00144F99" w:rsidRPr="0087333D">
        <w:rPr>
          <w:rFonts w:ascii="Times New Roman" w:hAnsi="Times New Roman" w:cs="Times New Roman"/>
          <w:sz w:val="24"/>
          <w:szCs w:val="24"/>
          <w:lang w:val="en-GB"/>
        </w:rPr>
        <w:t xml:space="preserve"> </w:t>
      </w:r>
      <w:r w:rsidR="00835B8B" w:rsidRPr="0087333D">
        <w:rPr>
          <w:rFonts w:ascii="Times New Roman" w:hAnsi="Times New Roman" w:cs="Times New Roman"/>
          <w:sz w:val="24"/>
          <w:szCs w:val="24"/>
          <w:lang w:val="en-GB"/>
        </w:rPr>
        <w:t>7</w:t>
      </w:r>
      <w:r w:rsidR="00144F99" w:rsidRPr="0087333D">
        <w:rPr>
          <w:rFonts w:ascii="Times New Roman" w:hAnsi="Times New Roman" w:cs="Times New Roman"/>
          <w:sz w:val="24"/>
          <w:szCs w:val="24"/>
          <w:lang w:val="en-GB"/>
        </w:rPr>
        <w:t>0</w:t>
      </w:r>
      <w:r w:rsidR="00737AAD">
        <w:rPr>
          <w:rFonts w:ascii="Times New Roman" w:hAnsi="Times New Roman" w:cs="Times New Roman"/>
          <w:sz w:val="24"/>
          <w:szCs w:val="24"/>
          <w:lang w:val="en-GB"/>
        </w:rPr>
        <w:t xml:space="preserve"> or more</w:t>
      </w:r>
      <w:r w:rsidR="00144F99" w:rsidRPr="0087333D">
        <w:rPr>
          <w:rFonts w:ascii="Times New Roman" w:hAnsi="Times New Roman" w:cs="Times New Roman"/>
          <w:sz w:val="24"/>
          <w:szCs w:val="24"/>
          <w:lang w:val="en-GB"/>
        </w:rPr>
        <w:t xml:space="preserve"> items (≥ 70%). Five experts </w:t>
      </w:r>
      <w:r w:rsidR="00835B8B" w:rsidRPr="0087333D">
        <w:rPr>
          <w:rFonts w:ascii="Times New Roman" w:hAnsi="Times New Roman" w:cs="Times New Roman"/>
          <w:sz w:val="24"/>
          <w:szCs w:val="24"/>
          <w:lang w:val="en-GB"/>
        </w:rPr>
        <w:t xml:space="preserve">correctly scored the buoyancy features of the majority of these test </w:t>
      </w:r>
      <w:r w:rsidR="00144F99" w:rsidRPr="0087333D">
        <w:rPr>
          <w:rFonts w:ascii="Times New Roman" w:hAnsi="Times New Roman" w:cs="Times New Roman"/>
          <w:sz w:val="24"/>
          <w:szCs w:val="24"/>
          <w:lang w:val="en-GB"/>
        </w:rPr>
        <w:t xml:space="preserve">items (72% </w:t>
      </w:r>
      <w:r w:rsidRPr="0087333D">
        <w:rPr>
          <w:rFonts w:ascii="Times New Roman" w:hAnsi="Times New Roman" w:cs="Times New Roman"/>
          <w:sz w:val="24"/>
          <w:szCs w:val="24"/>
          <w:lang w:val="en-GB"/>
        </w:rPr>
        <w:t>-</w:t>
      </w:r>
      <w:r w:rsidR="00144F99" w:rsidRPr="0087333D">
        <w:rPr>
          <w:rFonts w:ascii="Times New Roman" w:hAnsi="Times New Roman" w:cs="Times New Roman"/>
          <w:sz w:val="24"/>
          <w:szCs w:val="24"/>
          <w:lang w:val="en-GB"/>
        </w:rPr>
        <w:t xml:space="preserve"> 97% </w:t>
      </w:r>
      <w:r w:rsidRPr="0087333D">
        <w:rPr>
          <w:rFonts w:ascii="Times New Roman" w:hAnsi="Times New Roman" w:cs="Times New Roman"/>
          <w:sz w:val="24"/>
          <w:szCs w:val="24"/>
          <w:lang w:val="en-GB"/>
        </w:rPr>
        <w:t>accuracy</w:t>
      </w:r>
      <w:r w:rsidR="00144F99" w:rsidRPr="0087333D">
        <w:rPr>
          <w:rFonts w:ascii="Times New Roman" w:hAnsi="Times New Roman" w:cs="Times New Roman"/>
          <w:sz w:val="24"/>
          <w:szCs w:val="24"/>
          <w:lang w:val="en-GB"/>
        </w:rPr>
        <w:t xml:space="preserve">), </w:t>
      </w:r>
      <w:r w:rsidRPr="0087333D">
        <w:rPr>
          <w:rFonts w:ascii="Times New Roman" w:hAnsi="Times New Roman" w:cs="Times New Roman"/>
          <w:sz w:val="24"/>
          <w:szCs w:val="24"/>
          <w:lang w:val="en-GB"/>
        </w:rPr>
        <w:t>and hence</w:t>
      </w:r>
      <w:r w:rsidR="00144F99" w:rsidRPr="0087333D">
        <w:rPr>
          <w:rFonts w:ascii="Times New Roman" w:hAnsi="Times New Roman" w:cs="Times New Roman"/>
          <w:sz w:val="24"/>
          <w:szCs w:val="24"/>
          <w:lang w:val="en-GB"/>
        </w:rPr>
        <w:t xml:space="preserve"> their evaluations were considered in further analysis. </w:t>
      </w:r>
    </w:p>
    <w:p w14:paraId="16945684" w14:textId="77777777" w:rsidR="00144F99" w:rsidRPr="0087333D" w:rsidRDefault="00144F99" w:rsidP="00D65787">
      <w:pPr>
        <w:rPr>
          <w:rFonts w:ascii="Times New Roman" w:hAnsi="Times New Roman" w:cs="Times New Roman"/>
          <w:sz w:val="24"/>
          <w:szCs w:val="24"/>
          <w:lang w:val="en-GB"/>
        </w:rPr>
      </w:pPr>
    </w:p>
    <w:p w14:paraId="53C7C5DE" w14:textId="768648C1" w:rsidR="00144F99" w:rsidRPr="0087333D" w:rsidRDefault="00F959C2" w:rsidP="00D65787">
      <w:pPr>
        <w:rPr>
          <w:rFonts w:ascii="Times New Roman" w:hAnsi="Times New Roman" w:cs="Times New Roman"/>
          <w:i/>
          <w:iCs/>
          <w:sz w:val="24"/>
          <w:szCs w:val="24"/>
          <w:lang w:val="en-GB"/>
        </w:rPr>
      </w:pPr>
      <w:r>
        <w:rPr>
          <w:rFonts w:ascii="Times New Roman" w:hAnsi="Times New Roman" w:cs="Times New Roman"/>
          <w:i/>
          <w:iCs/>
          <w:sz w:val="24"/>
          <w:szCs w:val="24"/>
          <w:lang w:val="en-GB"/>
        </w:rPr>
        <w:t>2.7</w:t>
      </w:r>
      <w:r w:rsidR="00FA7FCE" w:rsidRPr="0087333D">
        <w:rPr>
          <w:rFonts w:ascii="Times New Roman" w:hAnsi="Times New Roman" w:cs="Times New Roman"/>
          <w:i/>
          <w:iCs/>
          <w:sz w:val="24"/>
          <w:szCs w:val="24"/>
          <w:lang w:val="en-GB"/>
        </w:rPr>
        <w:t>.1.2</w:t>
      </w:r>
      <w:r w:rsidR="00144F99" w:rsidRPr="0087333D">
        <w:rPr>
          <w:rFonts w:ascii="Times New Roman" w:hAnsi="Times New Roman" w:cs="Times New Roman"/>
          <w:i/>
          <w:iCs/>
          <w:sz w:val="24"/>
          <w:szCs w:val="24"/>
          <w:lang w:val="en-GB"/>
        </w:rPr>
        <w:t>. Items with unknown buoyancy</w:t>
      </w:r>
    </w:p>
    <w:p w14:paraId="31FEAD2A" w14:textId="74EF745E" w:rsidR="00144F99" w:rsidRPr="0087333D" w:rsidRDefault="00D828CE" w:rsidP="00D65787">
      <w:pPr>
        <w:rPr>
          <w:rFonts w:ascii="Times New Roman" w:hAnsi="Times New Roman" w:cs="Times New Roman"/>
          <w:i/>
          <w:iCs/>
          <w:sz w:val="24"/>
          <w:szCs w:val="24"/>
          <w:lang w:val="en-GB"/>
        </w:rPr>
      </w:pPr>
      <w:r w:rsidRPr="0087333D">
        <w:rPr>
          <w:rFonts w:ascii="Times New Roman" w:hAnsi="Times New Roman" w:cs="Times New Roman"/>
          <w:sz w:val="24"/>
          <w:szCs w:val="24"/>
          <w:lang w:val="en-GB"/>
        </w:rPr>
        <w:t>F</w:t>
      </w:r>
      <w:r>
        <w:rPr>
          <w:rFonts w:ascii="Times New Roman" w:hAnsi="Times New Roman" w:cs="Times New Roman"/>
          <w:sz w:val="24"/>
          <w:szCs w:val="24"/>
          <w:lang w:val="en-GB"/>
        </w:rPr>
        <w:t>or</w:t>
      </w:r>
      <w:r w:rsidRPr="0087333D">
        <w:rPr>
          <w:rFonts w:ascii="Times New Roman" w:hAnsi="Times New Roman" w:cs="Times New Roman"/>
          <w:sz w:val="24"/>
          <w:szCs w:val="24"/>
          <w:lang w:val="en-GB"/>
        </w:rPr>
        <w:t xml:space="preserve"> </w:t>
      </w:r>
      <w:r w:rsidR="00144F99" w:rsidRPr="0087333D">
        <w:rPr>
          <w:rFonts w:ascii="Times New Roman" w:hAnsi="Times New Roman" w:cs="Times New Roman"/>
          <w:sz w:val="24"/>
          <w:szCs w:val="24"/>
          <w:lang w:val="en-GB"/>
        </w:rPr>
        <w:t xml:space="preserve">the items </w:t>
      </w:r>
      <w:r>
        <w:rPr>
          <w:rFonts w:ascii="Times New Roman" w:hAnsi="Times New Roman" w:cs="Times New Roman"/>
          <w:sz w:val="24"/>
          <w:szCs w:val="24"/>
          <w:lang w:val="en-GB"/>
        </w:rPr>
        <w:t>where</w:t>
      </w:r>
      <w:r w:rsidR="00144F99" w:rsidRPr="0087333D">
        <w:rPr>
          <w:rFonts w:ascii="Times New Roman" w:hAnsi="Times New Roman" w:cs="Times New Roman"/>
          <w:sz w:val="24"/>
          <w:szCs w:val="24"/>
          <w:lang w:val="en-GB"/>
        </w:rPr>
        <w:t xml:space="preserve"> we only had images</w:t>
      </w:r>
      <w:r w:rsidR="00E433EA">
        <w:rPr>
          <w:rFonts w:ascii="Times New Roman" w:hAnsi="Times New Roman" w:cs="Times New Roman"/>
          <w:sz w:val="24"/>
          <w:szCs w:val="24"/>
          <w:lang w:val="en-GB"/>
        </w:rPr>
        <w:t>,</w:t>
      </w:r>
      <w:r w:rsidR="00144F99" w:rsidRPr="0087333D">
        <w:rPr>
          <w:rFonts w:ascii="Times New Roman" w:hAnsi="Times New Roman" w:cs="Times New Roman"/>
          <w:sz w:val="24"/>
          <w:szCs w:val="24"/>
          <w:lang w:val="en-GB"/>
        </w:rPr>
        <w:t xml:space="preserve"> </w:t>
      </w:r>
      <w:r w:rsidR="00473165" w:rsidRPr="0087333D">
        <w:rPr>
          <w:rFonts w:ascii="Times New Roman" w:hAnsi="Times New Roman" w:cs="Times New Roman"/>
          <w:sz w:val="24"/>
          <w:szCs w:val="24"/>
          <w:lang w:val="en-GB"/>
        </w:rPr>
        <w:t xml:space="preserve">the </w:t>
      </w:r>
      <w:r w:rsidR="00144F99" w:rsidRPr="0087333D">
        <w:rPr>
          <w:rFonts w:ascii="Times New Roman" w:hAnsi="Times New Roman" w:cs="Times New Roman"/>
          <w:sz w:val="24"/>
          <w:szCs w:val="24"/>
          <w:lang w:val="en-GB"/>
        </w:rPr>
        <w:t>buoyancy could not be tested directly (n=200 items),</w:t>
      </w:r>
      <w:r w:rsidR="00247341" w:rsidRPr="0087333D">
        <w:rPr>
          <w:rFonts w:ascii="Times New Roman" w:hAnsi="Times New Roman" w:cs="Times New Roman"/>
          <w:sz w:val="24"/>
          <w:szCs w:val="24"/>
          <w:lang w:val="en-GB"/>
        </w:rPr>
        <w:t xml:space="preserve"> and</w:t>
      </w:r>
      <w:r w:rsidR="00144F99" w:rsidRPr="0087333D">
        <w:rPr>
          <w:rFonts w:ascii="Times New Roman" w:hAnsi="Times New Roman" w:cs="Times New Roman"/>
          <w:sz w:val="24"/>
          <w:szCs w:val="24"/>
          <w:lang w:val="en-GB"/>
        </w:rPr>
        <w:t xml:space="preserve"> </w:t>
      </w:r>
      <w:r w:rsidR="00473165" w:rsidRPr="0087333D">
        <w:rPr>
          <w:rFonts w:ascii="Times New Roman" w:hAnsi="Times New Roman" w:cs="Times New Roman"/>
          <w:sz w:val="24"/>
          <w:szCs w:val="24"/>
          <w:lang w:val="en-GB"/>
        </w:rPr>
        <w:t>thus</w:t>
      </w:r>
      <w:r w:rsidR="00144F99" w:rsidRPr="0087333D">
        <w:rPr>
          <w:rFonts w:ascii="Times New Roman" w:hAnsi="Times New Roman" w:cs="Times New Roman"/>
          <w:sz w:val="24"/>
          <w:szCs w:val="24"/>
          <w:lang w:val="en-GB"/>
        </w:rPr>
        <w:t xml:space="preserve"> we contrasted the agreement between the </w:t>
      </w:r>
      <w:r w:rsidR="006A31F8" w:rsidRPr="0087333D">
        <w:rPr>
          <w:rFonts w:ascii="Times New Roman" w:hAnsi="Times New Roman" w:cs="Times New Roman"/>
          <w:sz w:val="24"/>
          <w:szCs w:val="24"/>
          <w:lang w:val="en-GB"/>
        </w:rPr>
        <w:t>5</w:t>
      </w:r>
      <w:r w:rsidR="00144F99" w:rsidRPr="0087333D">
        <w:rPr>
          <w:rFonts w:ascii="Times New Roman" w:hAnsi="Times New Roman" w:cs="Times New Roman"/>
          <w:sz w:val="24"/>
          <w:szCs w:val="24"/>
          <w:lang w:val="en-GB"/>
        </w:rPr>
        <w:t xml:space="preserve"> selected expert evaluations. If </w:t>
      </w:r>
      <w:r w:rsidR="004A2345" w:rsidRPr="0087333D">
        <w:rPr>
          <w:rFonts w:ascii="Times New Roman" w:hAnsi="Times New Roman" w:cs="Times New Roman"/>
          <w:sz w:val="24"/>
          <w:szCs w:val="24"/>
          <w:lang w:val="en-GB"/>
        </w:rPr>
        <w:t xml:space="preserve">at least </w:t>
      </w:r>
      <w:r w:rsidR="00042A1A">
        <w:rPr>
          <w:rFonts w:ascii="Times New Roman" w:hAnsi="Times New Roman" w:cs="Times New Roman"/>
          <w:sz w:val="24"/>
          <w:szCs w:val="24"/>
          <w:lang w:val="en-GB"/>
        </w:rPr>
        <w:t>3</w:t>
      </w:r>
      <w:r w:rsidR="003831CF">
        <w:rPr>
          <w:rFonts w:ascii="Times New Roman" w:hAnsi="Times New Roman" w:cs="Times New Roman"/>
          <w:sz w:val="24"/>
          <w:szCs w:val="24"/>
          <w:lang w:val="en-GB"/>
        </w:rPr>
        <w:t xml:space="preserve"> of the 5</w:t>
      </w:r>
      <w:r w:rsidR="00144F99" w:rsidRPr="0087333D">
        <w:rPr>
          <w:rFonts w:ascii="Times New Roman" w:hAnsi="Times New Roman" w:cs="Times New Roman"/>
          <w:sz w:val="24"/>
          <w:szCs w:val="24"/>
          <w:lang w:val="en-GB"/>
        </w:rPr>
        <w:t xml:space="preserve"> experts </w:t>
      </w:r>
      <w:r>
        <w:rPr>
          <w:rFonts w:ascii="Times New Roman" w:hAnsi="Times New Roman" w:cs="Times New Roman"/>
          <w:sz w:val="24"/>
          <w:szCs w:val="24"/>
          <w:lang w:val="en-GB"/>
        </w:rPr>
        <w:t>agreed</w:t>
      </w:r>
      <w:r w:rsidR="00144F99" w:rsidRPr="0087333D">
        <w:rPr>
          <w:rFonts w:ascii="Times New Roman" w:hAnsi="Times New Roman" w:cs="Times New Roman"/>
          <w:sz w:val="24"/>
          <w:szCs w:val="24"/>
          <w:lang w:val="en-GB"/>
        </w:rPr>
        <w:t xml:space="preserve"> about the buoyancy </w:t>
      </w:r>
      <w:r w:rsidR="003831CF">
        <w:rPr>
          <w:rFonts w:ascii="Times New Roman" w:hAnsi="Times New Roman" w:cs="Times New Roman"/>
          <w:sz w:val="24"/>
          <w:szCs w:val="24"/>
          <w:lang w:val="en-GB"/>
        </w:rPr>
        <w:t>status</w:t>
      </w:r>
      <w:r w:rsidR="00144F99" w:rsidRPr="0087333D">
        <w:rPr>
          <w:rFonts w:ascii="Times New Roman" w:hAnsi="Times New Roman" w:cs="Times New Roman"/>
          <w:sz w:val="24"/>
          <w:szCs w:val="24"/>
          <w:lang w:val="en-GB"/>
        </w:rPr>
        <w:t xml:space="preserve"> of an item</w:t>
      </w:r>
      <w:r w:rsidR="003831CF">
        <w:rPr>
          <w:rFonts w:ascii="Times New Roman" w:hAnsi="Times New Roman" w:cs="Times New Roman"/>
          <w:sz w:val="24"/>
          <w:szCs w:val="24"/>
          <w:lang w:val="en-GB"/>
        </w:rPr>
        <w:t xml:space="preserve"> (either positive or negative)</w:t>
      </w:r>
      <w:r w:rsidR="00144F99" w:rsidRPr="0087333D">
        <w:rPr>
          <w:rFonts w:ascii="Times New Roman" w:hAnsi="Times New Roman" w:cs="Times New Roman"/>
          <w:sz w:val="24"/>
          <w:szCs w:val="24"/>
          <w:lang w:val="en-GB"/>
        </w:rPr>
        <w:t xml:space="preserve">, then </w:t>
      </w:r>
      <w:r>
        <w:rPr>
          <w:rFonts w:ascii="Times New Roman" w:hAnsi="Times New Roman" w:cs="Times New Roman"/>
          <w:sz w:val="24"/>
          <w:szCs w:val="24"/>
          <w:lang w:val="en-GB"/>
        </w:rPr>
        <w:t xml:space="preserve">the </w:t>
      </w:r>
      <w:r w:rsidR="00144F99" w:rsidRPr="0087333D">
        <w:rPr>
          <w:rFonts w:ascii="Times New Roman" w:hAnsi="Times New Roman" w:cs="Times New Roman"/>
          <w:sz w:val="24"/>
          <w:szCs w:val="24"/>
          <w:lang w:val="en-GB"/>
        </w:rPr>
        <w:t>b</w:t>
      </w:r>
      <w:r w:rsidR="003831CF">
        <w:rPr>
          <w:rFonts w:ascii="Times New Roman" w:hAnsi="Times New Roman" w:cs="Times New Roman"/>
          <w:sz w:val="24"/>
          <w:szCs w:val="24"/>
          <w:lang w:val="en-GB"/>
        </w:rPr>
        <w:t>uoyancy of this item was registered as scored by the majority of the experts</w:t>
      </w:r>
      <w:r w:rsidR="00144F99" w:rsidRPr="0087333D">
        <w:rPr>
          <w:rFonts w:ascii="Times New Roman" w:hAnsi="Times New Roman" w:cs="Times New Roman"/>
          <w:sz w:val="24"/>
          <w:szCs w:val="24"/>
          <w:lang w:val="en-GB"/>
        </w:rPr>
        <w:t>. In several cases, experts had doubts about the buoyancy (“Not sure” responses).</w:t>
      </w:r>
      <w:r w:rsidR="00BC2795">
        <w:rPr>
          <w:rFonts w:ascii="Times New Roman" w:hAnsi="Times New Roman" w:cs="Times New Roman"/>
          <w:sz w:val="24"/>
          <w:szCs w:val="24"/>
          <w:lang w:val="en-GB"/>
        </w:rPr>
        <w:t xml:space="preserve"> If </w:t>
      </w:r>
      <w:r w:rsidR="003831CF">
        <w:rPr>
          <w:rFonts w:ascii="Times New Roman" w:hAnsi="Times New Roman" w:cs="Times New Roman"/>
          <w:sz w:val="24"/>
          <w:szCs w:val="24"/>
          <w:lang w:val="en-GB"/>
        </w:rPr>
        <w:t>there was no</w:t>
      </w:r>
      <w:r w:rsidR="005D24E8">
        <w:rPr>
          <w:rFonts w:ascii="Times New Roman" w:hAnsi="Times New Roman" w:cs="Times New Roman"/>
          <w:sz w:val="24"/>
          <w:szCs w:val="24"/>
          <w:lang w:val="en-GB"/>
        </w:rPr>
        <w:t xml:space="preserve"> consensus about the buoyancy of </w:t>
      </w:r>
      <w:r w:rsidR="003831CF">
        <w:rPr>
          <w:rFonts w:ascii="Times New Roman" w:hAnsi="Times New Roman" w:cs="Times New Roman"/>
          <w:sz w:val="24"/>
          <w:szCs w:val="24"/>
          <w:lang w:val="en-GB"/>
        </w:rPr>
        <w:t>an i</w:t>
      </w:r>
      <w:r w:rsidR="00BE0892">
        <w:rPr>
          <w:rFonts w:ascii="Times New Roman" w:hAnsi="Times New Roman" w:cs="Times New Roman"/>
          <w:sz w:val="24"/>
          <w:szCs w:val="24"/>
          <w:lang w:val="en-GB"/>
        </w:rPr>
        <w:t>tem</w:t>
      </w:r>
      <w:r w:rsidR="003831CF">
        <w:rPr>
          <w:rFonts w:ascii="Times New Roman" w:hAnsi="Times New Roman" w:cs="Times New Roman"/>
          <w:sz w:val="24"/>
          <w:szCs w:val="24"/>
          <w:lang w:val="en-GB"/>
        </w:rPr>
        <w:t xml:space="preserve"> (positive or negative)</w:t>
      </w:r>
      <w:r w:rsidR="00BE0892">
        <w:rPr>
          <w:rFonts w:ascii="Times New Roman" w:hAnsi="Times New Roman" w:cs="Times New Roman"/>
          <w:sz w:val="24"/>
          <w:szCs w:val="24"/>
          <w:lang w:val="en-GB"/>
        </w:rPr>
        <w:t xml:space="preserve">, </w:t>
      </w:r>
      <w:r w:rsidR="00144F99" w:rsidRPr="0087333D">
        <w:rPr>
          <w:rFonts w:ascii="Times New Roman" w:hAnsi="Times New Roman" w:cs="Times New Roman"/>
          <w:sz w:val="24"/>
          <w:szCs w:val="24"/>
          <w:lang w:val="en-GB"/>
        </w:rPr>
        <w:t xml:space="preserve">the item was classified </w:t>
      </w:r>
      <w:r w:rsidR="00473165" w:rsidRPr="0087333D">
        <w:rPr>
          <w:rFonts w:ascii="Times New Roman" w:hAnsi="Times New Roman" w:cs="Times New Roman"/>
          <w:sz w:val="24"/>
          <w:szCs w:val="24"/>
          <w:lang w:val="en-GB"/>
        </w:rPr>
        <w:t>to have</w:t>
      </w:r>
      <w:r w:rsidR="00144F99" w:rsidRPr="0087333D">
        <w:rPr>
          <w:rFonts w:ascii="Times New Roman" w:hAnsi="Times New Roman" w:cs="Times New Roman"/>
          <w:sz w:val="24"/>
          <w:szCs w:val="24"/>
          <w:lang w:val="en-GB"/>
        </w:rPr>
        <w:t xml:space="preserve"> uncertain buoyancy. To avoid overestimations, these items with uncertain buoyancy were </w:t>
      </w:r>
      <w:r w:rsidR="00473165" w:rsidRPr="0087333D">
        <w:rPr>
          <w:rFonts w:ascii="Times New Roman" w:hAnsi="Times New Roman" w:cs="Times New Roman"/>
          <w:sz w:val="24"/>
          <w:szCs w:val="24"/>
          <w:lang w:val="en-GB"/>
        </w:rPr>
        <w:t xml:space="preserve">then </w:t>
      </w:r>
      <w:r w:rsidR="00144F99" w:rsidRPr="0087333D">
        <w:rPr>
          <w:rFonts w:ascii="Times New Roman" w:hAnsi="Times New Roman" w:cs="Times New Roman"/>
          <w:sz w:val="24"/>
          <w:szCs w:val="24"/>
          <w:lang w:val="en-GB"/>
        </w:rPr>
        <w:t>co</w:t>
      </w:r>
      <w:r w:rsidR="00473165" w:rsidRPr="0087333D">
        <w:rPr>
          <w:rFonts w:ascii="Times New Roman" w:hAnsi="Times New Roman" w:cs="Times New Roman"/>
          <w:sz w:val="24"/>
          <w:szCs w:val="24"/>
          <w:lang w:val="en-GB"/>
        </w:rPr>
        <w:t>nsidered</w:t>
      </w:r>
      <w:r w:rsidR="00144F99" w:rsidRPr="0087333D">
        <w:rPr>
          <w:rFonts w:ascii="Times New Roman" w:hAnsi="Times New Roman" w:cs="Times New Roman"/>
          <w:sz w:val="24"/>
          <w:szCs w:val="24"/>
          <w:lang w:val="en-GB"/>
        </w:rPr>
        <w:t xml:space="preserve"> as </w:t>
      </w:r>
      <w:r w:rsidR="003831CF">
        <w:rPr>
          <w:rFonts w:ascii="Times New Roman" w:hAnsi="Times New Roman" w:cs="Times New Roman"/>
          <w:sz w:val="24"/>
          <w:szCs w:val="24"/>
          <w:lang w:val="en-GB"/>
        </w:rPr>
        <w:t>having</w:t>
      </w:r>
      <w:r w:rsidR="00144F99" w:rsidRPr="0087333D">
        <w:rPr>
          <w:rFonts w:ascii="Times New Roman" w:hAnsi="Times New Roman" w:cs="Times New Roman"/>
          <w:sz w:val="24"/>
          <w:szCs w:val="24"/>
          <w:lang w:val="en-GB"/>
        </w:rPr>
        <w:t xml:space="preserve"> negative buoyancy. This is important for the corrections in the following steps of the </w:t>
      </w:r>
      <w:r w:rsidR="00562B19">
        <w:rPr>
          <w:rFonts w:ascii="Times New Roman" w:hAnsi="Times New Roman" w:cs="Times New Roman"/>
          <w:sz w:val="24"/>
          <w:szCs w:val="24"/>
          <w:lang w:val="en-GB"/>
        </w:rPr>
        <w:t xml:space="preserve">data quality assurance </w:t>
      </w:r>
      <w:r w:rsidR="004A25B7">
        <w:rPr>
          <w:rFonts w:ascii="Times New Roman" w:hAnsi="Times New Roman" w:cs="Times New Roman"/>
          <w:sz w:val="24"/>
          <w:szCs w:val="24"/>
          <w:lang w:val="en-GB"/>
        </w:rPr>
        <w:t xml:space="preserve">procedure </w:t>
      </w:r>
      <w:r w:rsidR="00144F99" w:rsidRPr="0087333D">
        <w:rPr>
          <w:rFonts w:ascii="Times New Roman" w:hAnsi="Times New Roman" w:cs="Times New Roman"/>
          <w:sz w:val="24"/>
          <w:szCs w:val="24"/>
          <w:lang w:val="en-GB"/>
        </w:rPr>
        <w:t>(Figure 1: Step 10)</w:t>
      </w:r>
      <w:r w:rsidR="00473165" w:rsidRPr="0087333D">
        <w:rPr>
          <w:rFonts w:ascii="Times New Roman" w:hAnsi="Times New Roman" w:cs="Times New Roman"/>
          <w:sz w:val="24"/>
          <w:szCs w:val="24"/>
          <w:lang w:val="en-GB"/>
        </w:rPr>
        <w:t xml:space="preserve">, and also tends to be a conservative estimate </w:t>
      </w:r>
      <w:r w:rsidR="003F7F14">
        <w:rPr>
          <w:rFonts w:ascii="Times New Roman" w:hAnsi="Times New Roman" w:cs="Times New Roman"/>
          <w:sz w:val="24"/>
          <w:szCs w:val="24"/>
          <w:lang w:val="en-GB"/>
        </w:rPr>
        <w:t>(conservative in the sense that the true proportion of positively buoyant items could have been higher)</w:t>
      </w:r>
      <w:r w:rsidR="00144F99" w:rsidRPr="0087333D">
        <w:rPr>
          <w:rFonts w:ascii="Times New Roman" w:hAnsi="Times New Roman" w:cs="Times New Roman"/>
          <w:sz w:val="24"/>
          <w:szCs w:val="24"/>
          <w:lang w:val="en-GB"/>
        </w:rPr>
        <w:t xml:space="preserve">. </w:t>
      </w:r>
    </w:p>
    <w:p w14:paraId="7EFABEB4" w14:textId="77777777" w:rsidR="00144F99" w:rsidRPr="0087333D" w:rsidRDefault="00144F99" w:rsidP="00D65787">
      <w:pPr>
        <w:rPr>
          <w:rFonts w:ascii="Times New Roman" w:hAnsi="Times New Roman" w:cs="Times New Roman"/>
          <w:i/>
          <w:iCs/>
          <w:sz w:val="24"/>
          <w:szCs w:val="24"/>
          <w:lang w:val="en-GB"/>
        </w:rPr>
      </w:pPr>
    </w:p>
    <w:p w14:paraId="7549F4C8" w14:textId="1A31F8EF" w:rsidR="00120A2A" w:rsidRPr="0087333D" w:rsidRDefault="00F959C2" w:rsidP="00D65787">
      <w:pPr>
        <w:rPr>
          <w:rFonts w:ascii="Times New Roman" w:hAnsi="Times New Roman" w:cs="Times New Roman"/>
          <w:i/>
          <w:iCs/>
          <w:sz w:val="24"/>
          <w:szCs w:val="24"/>
          <w:lang w:val="en-GB"/>
        </w:rPr>
      </w:pPr>
      <w:r>
        <w:rPr>
          <w:rFonts w:ascii="Times New Roman" w:hAnsi="Times New Roman" w:cs="Times New Roman"/>
          <w:i/>
          <w:iCs/>
          <w:sz w:val="24"/>
          <w:szCs w:val="24"/>
          <w:lang w:val="en-GB"/>
        </w:rPr>
        <w:t>2.7</w:t>
      </w:r>
      <w:r w:rsidR="00120A2A" w:rsidRPr="0087333D">
        <w:rPr>
          <w:rFonts w:ascii="Times New Roman" w:hAnsi="Times New Roman" w:cs="Times New Roman"/>
          <w:i/>
          <w:iCs/>
          <w:sz w:val="24"/>
          <w:szCs w:val="24"/>
          <w:lang w:val="en-GB"/>
        </w:rPr>
        <w:t>.</w:t>
      </w:r>
      <w:r w:rsidR="00F62523" w:rsidRPr="0087333D">
        <w:rPr>
          <w:rFonts w:ascii="Times New Roman" w:hAnsi="Times New Roman" w:cs="Times New Roman"/>
          <w:i/>
          <w:iCs/>
          <w:sz w:val="24"/>
          <w:szCs w:val="24"/>
          <w:lang w:val="en-GB"/>
        </w:rPr>
        <w:t>2</w:t>
      </w:r>
      <w:r w:rsidR="00120A2A" w:rsidRPr="0087333D">
        <w:rPr>
          <w:rFonts w:ascii="Times New Roman" w:hAnsi="Times New Roman" w:cs="Times New Roman"/>
          <w:i/>
          <w:iCs/>
          <w:sz w:val="24"/>
          <w:szCs w:val="24"/>
          <w:lang w:val="en-GB"/>
        </w:rPr>
        <w:t>. Correction based on buoyancy</w:t>
      </w:r>
    </w:p>
    <w:p w14:paraId="0153172D" w14:textId="4A44DF51" w:rsidR="00227505" w:rsidRPr="0087333D" w:rsidRDefault="006F24ED" w:rsidP="00D65787">
      <w:pPr>
        <w:rPr>
          <w:rFonts w:ascii="Times New Roman" w:hAnsi="Times New Roman" w:cs="Times New Roman"/>
          <w:sz w:val="24"/>
          <w:szCs w:val="24"/>
          <w:lang w:val="en-GB"/>
        </w:rPr>
      </w:pPr>
      <w:r w:rsidRPr="0087333D">
        <w:rPr>
          <w:rFonts w:ascii="Times New Roman" w:hAnsi="Times New Roman" w:cs="Times New Roman"/>
          <w:i/>
          <w:iCs/>
          <w:sz w:val="24"/>
          <w:szCs w:val="24"/>
          <w:u w:val="single"/>
          <w:lang w:val="en-GB"/>
        </w:rPr>
        <w:t>Step 10</w:t>
      </w:r>
      <w:r w:rsidR="00F108AB" w:rsidRPr="0087333D">
        <w:rPr>
          <w:rFonts w:ascii="Times New Roman" w:hAnsi="Times New Roman" w:cs="Times New Roman"/>
          <w:i/>
          <w:iCs/>
          <w:sz w:val="24"/>
          <w:szCs w:val="24"/>
          <w:u w:val="single"/>
          <w:lang w:val="en-GB"/>
        </w:rPr>
        <w:t>:</w:t>
      </w:r>
      <w:r w:rsidR="00F108AB" w:rsidRPr="0087333D">
        <w:rPr>
          <w:rFonts w:ascii="Times New Roman" w:hAnsi="Times New Roman" w:cs="Times New Roman"/>
          <w:sz w:val="24"/>
          <w:szCs w:val="24"/>
          <w:lang w:val="en-GB"/>
        </w:rPr>
        <w:t xml:space="preserve"> </w:t>
      </w:r>
      <w:r w:rsidR="00457F04" w:rsidRPr="0087333D">
        <w:rPr>
          <w:rFonts w:ascii="Times New Roman" w:hAnsi="Times New Roman" w:cs="Times New Roman"/>
          <w:sz w:val="24"/>
          <w:szCs w:val="24"/>
          <w:lang w:val="en-GB"/>
        </w:rPr>
        <w:t>Based on the</w:t>
      </w:r>
      <w:r w:rsidR="00333E04" w:rsidRPr="0087333D">
        <w:rPr>
          <w:rFonts w:ascii="Times New Roman" w:hAnsi="Times New Roman" w:cs="Times New Roman"/>
          <w:sz w:val="24"/>
          <w:szCs w:val="24"/>
          <w:lang w:val="en-GB"/>
        </w:rPr>
        <w:t xml:space="preserve"> </w:t>
      </w:r>
      <w:r w:rsidR="00247341" w:rsidRPr="0087333D">
        <w:rPr>
          <w:rFonts w:ascii="Times New Roman" w:hAnsi="Times New Roman" w:cs="Times New Roman"/>
          <w:sz w:val="24"/>
          <w:szCs w:val="24"/>
          <w:lang w:val="en-GB"/>
        </w:rPr>
        <w:t xml:space="preserve">expert </w:t>
      </w:r>
      <w:r w:rsidR="00457F04" w:rsidRPr="0087333D">
        <w:rPr>
          <w:rFonts w:ascii="Times New Roman" w:hAnsi="Times New Roman" w:cs="Times New Roman"/>
          <w:sz w:val="24"/>
          <w:szCs w:val="24"/>
          <w:lang w:val="en-GB"/>
        </w:rPr>
        <w:t xml:space="preserve">analysis, </w:t>
      </w:r>
      <w:r w:rsidR="00333E04" w:rsidRPr="0087333D">
        <w:rPr>
          <w:rFonts w:ascii="Times New Roman" w:hAnsi="Times New Roman" w:cs="Times New Roman"/>
          <w:sz w:val="24"/>
          <w:szCs w:val="24"/>
          <w:lang w:val="en-GB"/>
        </w:rPr>
        <w:t>the proportion of items with positive buoyancy</w:t>
      </w:r>
      <w:r w:rsidR="00C05C4B" w:rsidRPr="0087333D">
        <w:rPr>
          <w:rFonts w:ascii="Times New Roman" w:hAnsi="Times New Roman" w:cs="Times New Roman"/>
          <w:sz w:val="24"/>
          <w:szCs w:val="24"/>
          <w:lang w:val="en-GB"/>
        </w:rPr>
        <w:t xml:space="preserve"> in the subsample</w:t>
      </w:r>
      <w:r w:rsidR="00D828CE">
        <w:rPr>
          <w:rFonts w:ascii="Times New Roman" w:hAnsi="Times New Roman" w:cs="Times New Roman"/>
          <w:sz w:val="24"/>
          <w:szCs w:val="24"/>
          <w:lang w:val="en-GB"/>
        </w:rPr>
        <w:t>,</w:t>
      </w:r>
      <w:r w:rsidR="00C05C4B" w:rsidRPr="0087333D">
        <w:rPr>
          <w:rFonts w:ascii="Times New Roman" w:hAnsi="Times New Roman" w:cs="Times New Roman"/>
          <w:sz w:val="24"/>
          <w:szCs w:val="24"/>
          <w:lang w:val="en-GB"/>
        </w:rPr>
        <w:t xml:space="preserve"> as determined for each beach</w:t>
      </w:r>
      <w:r w:rsidR="00D828CE">
        <w:rPr>
          <w:rFonts w:ascii="Times New Roman" w:hAnsi="Times New Roman" w:cs="Times New Roman"/>
          <w:sz w:val="24"/>
          <w:szCs w:val="24"/>
          <w:lang w:val="en-GB"/>
        </w:rPr>
        <w:t>,</w:t>
      </w:r>
      <w:r w:rsidR="00C05C4B" w:rsidRPr="0087333D">
        <w:rPr>
          <w:rFonts w:ascii="Times New Roman" w:hAnsi="Times New Roman" w:cs="Times New Roman"/>
          <w:sz w:val="24"/>
          <w:szCs w:val="24"/>
          <w:lang w:val="en-GB"/>
        </w:rPr>
        <w:t xml:space="preserve"> was multiplied </w:t>
      </w:r>
      <w:r w:rsidR="00D828CE">
        <w:rPr>
          <w:rFonts w:ascii="Times New Roman" w:hAnsi="Times New Roman" w:cs="Times New Roman"/>
          <w:sz w:val="24"/>
          <w:szCs w:val="24"/>
          <w:lang w:val="en-GB"/>
        </w:rPr>
        <w:t>by</w:t>
      </w:r>
      <w:r w:rsidR="00D828CE" w:rsidRPr="0087333D">
        <w:rPr>
          <w:rFonts w:ascii="Times New Roman" w:hAnsi="Times New Roman" w:cs="Times New Roman"/>
          <w:sz w:val="24"/>
          <w:szCs w:val="24"/>
          <w:lang w:val="en-GB"/>
        </w:rPr>
        <w:t xml:space="preserve"> </w:t>
      </w:r>
      <w:r w:rsidR="00C05C4B" w:rsidRPr="0087333D">
        <w:rPr>
          <w:rFonts w:ascii="Times New Roman" w:hAnsi="Times New Roman" w:cs="Times New Roman"/>
          <w:sz w:val="24"/>
          <w:szCs w:val="24"/>
          <w:lang w:val="en-GB"/>
        </w:rPr>
        <w:t>the total</w:t>
      </w:r>
      <w:r w:rsidR="00355AEF" w:rsidRPr="0087333D">
        <w:rPr>
          <w:rFonts w:ascii="Times New Roman" w:hAnsi="Times New Roman" w:cs="Times New Roman"/>
          <w:sz w:val="24"/>
          <w:szCs w:val="24"/>
          <w:lang w:val="en-GB"/>
        </w:rPr>
        <w:t xml:space="preserve"> number of</w:t>
      </w:r>
      <w:r w:rsidR="00C05C4B" w:rsidRPr="0087333D">
        <w:rPr>
          <w:rFonts w:ascii="Times New Roman" w:hAnsi="Times New Roman" w:cs="Times New Roman"/>
          <w:sz w:val="24"/>
          <w:szCs w:val="24"/>
          <w:lang w:val="en-GB"/>
        </w:rPr>
        <w:t xml:space="preserve"> items </w:t>
      </w:r>
      <w:r w:rsidR="009A4891" w:rsidRPr="0087333D">
        <w:rPr>
          <w:rFonts w:ascii="Times New Roman" w:hAnsi="Times New Roman" w:cs="Times New Roman"/>
          <w:sz w:val="24"/>
          <w:szCs w:val="24"/>
          <w:lang w:val="en-GB"/>
        </w:rPr>
        <w:t xml:space="preserve">with epibionts </w:t>
      </w:r>
      <w:r w:rsidR="00355AEF" w:rsidRPr="0087333D">
        <w:rPr>
          <w:rFonts w:ascii="Times New Roman" w:hAnsi="Times New Roman" w:cs="Times New Roman"/>
          <w:sz w:val="24"/>
          <w:szCs w:val="24"/>
          <w:lang w:val="en-GB"/>
        </w:rPr>
        <w:t>(</w:t>
      </w:r>
      <w:r w:rsidR="009A4891" w:rsidRPr="0087333D">
        <w:rPr>
          <w:rFonts w:ascii="Times New Roman" w:hAnsi="Times New Roman" w:cs="Times New Roman"/>
          <w:sz w:val="24"/>
          <w:szCs w:val="24"/>
          <w:lang w:val="en-GB"/>
        </w:rPr>
        <w:t xml:space="preserve">from </w:t>
      </w:r>
      <w:r w:rsidR="00355AEF" w:rsidRPr="0087333D">
        <w:rPr>
          <w:rFonts w:ascii="Times New Roman" w:hAnsi="Times New Roman" w:cs="Times New Roman"/>
          <w:sz w:val="24"/>
          <w:szCs w:val="24"/>
          <w:lang w:val="en-GB"/>
        </w:rPr>
        <w:t xml:space="preserve">the </w:t>
      </w:r>
      <w:r w:rsidR="009A4891" w:rsidRPr="0087333D">
        <w:rPr>
          <w:rFonts w:ascii="Times New Roman" w:hAnsi="Times New Roman" w:cs="Times New Roman"/>
          <w:sz w:val="24"/>
          <w:szCs w:val="24"/>
          <w:lang w:val="en-GB"/>
        </w:rPr>
        <w:t>second estimation</w:t>
      </w:r>
      <w:r w:rsidR="00355AEF" w:rsidRPr="0087333D">
        <w:rPr>
          <w:rFonts w:ascii="Times New Roman" w:hAnsi="Times New Roman" w:cs="Times New Roman"/>
          <w:sz w:val="24"/>
          <w:szCs w:val="24"/>
          <w:lang w:val="en-GB"/>
        </w:rPr>
        <w:t>)</w:t>
      </w:r>
      <w:r w:rsidR="009A4891" w:rsidRPr="0087333D">
        <w:rPr>
          <w:rFonts w:ascii="Times New Roman" w:hAnsi="Times New Roman" w:cs="Times New Roman"/>
          <w:sz w:val="24"/>
          <w:szCs w:val="24"/>
          <w:lang w:val="en-GB"/>
        </w:rPr>
        <w:t xml:space="preserve"> to calculate the number of items that could </w:t>
      </w:r>
      <w:r w:rsidR="006A0700" w:rsidRPr="0087333D">
        <w:rPr>
          <w:rFonts w:ascii="Times New Roman" w:hAnsi="Times New Roman" w:cs="Times New Roman"/>
          <w:sz w:val="24"/>
          <w:szCs w:val="24"/>
          <w:lang w:val="en-GB"/>
        </w:rPr>
        <w:t>have arrived with currents.</w:t>
      </w:r>
      <w:r w:rsidR="00333E04" w:rsidRPr="0087333D">
        <w:rPr>
          <w:rFonts w:ascii="Times New Roman" w:hAnsi="Times New Roman" w:cs="Times New Roman"/>
          <w:sz w:val="24"/>
          <w:szCs w:val="24"/>
          <w:lang w:val="en-GB"/>
        </w:rPr>
        <w:t xml:space="preserve"> </w:t>
      </w:r>
    </w:p>
    <w:p w14:paraId="48F78B73" w14:textId="6BACC421" w:rsidR="00227505" w:rsidRPr="0087333D" w:rsidRDefault="00227505" w:rsidP="00D65787">
      <w:pPr>
        <w:rPr>
          <w:rFonts w:ascii="Times New Roman" w:hAnsi="Times New Roman" w:cs="Times New Roman"/>
          <w:sz w:val="24"/>
          <w:szCs w:val="24"/>
          <w:lang w:val="en-GB"/>
        </w:rPr>
      </w:pPr>
    </w:p>
    <w:p w14:paraId="7D81F559" w14:textId="307DFB49" w:rsidR="00F50267" w:rsidRPr="0087333D" w:rsidRDefault="00F959C2" w:rsidP="00D65787">
      <w:pPr>
        <w:rPr>
          <w:rFonts w:ascii="Times New Roman" w:hAnsi="Times New Roman" w:cs="Times New Roman"/>
          <w:i/>
          <w:iCs/>
          <w:sz w:val="24"/>
          <w:szCs w:val="24"/>
          <w:lang w:val="en-GB"/>
        </w:rPr>
      </w:pPr>
      <w:r>
        <w:rPr>
          <w:rFonts w:ascii="Times New Roman" w:hAnsi="Times New Roman" w:cs="Times New Roman"/>
          <w:i/>
          <w:iCs/>
          <w:sz w:val="24"/>
          <w:szCs w:val="24"/>
          <w:lang w:val="en-GB"/>
        </w:rPr>
        <w:t>2.7</w:t>
      </w:r>
      <w:r w:rsidR="00120A2A" w:rsidRPr="0087333D">
        <w:rPr>
          <w:rFonts w:ascii="Times New Roman" w:hAnsi="Times New Roman" w:cs="Times New Roman"/>
          <w:i/>
          <w:iCs/>
          <w:sz w:val="24"/>
          <w:szCs w:val="24"/>
          <w:lang w:val="en-GB"/>
        </w:rPr>
        <w:t>.</w:t>
      </w:r>
      <w:r w:rsidR="00176CC3" w:rsidRPr="0087333D">
        <w:rPr>
          <w:rFonts w:ascii="Times New Roman" w:hAnsi="Times New Roman" w:cs="Times New Roman"/>
          <w:i/>
          <w:iCs/>
          <w:sz w:val="24"/>
          <w:szCs w:val="24"/>
          <w:lang w:val="en-GB"/>
        </w:rPr>
        <w:t>3</w:t>
      </w:r>
      <w:r w:rsidR="00120A2A" w:rsidRPr="0087333D">
        <w:rPr>
          <w:rFonts w:ascii="Times New Roman" w:hAnsi="Times New Roman" w:cs="Times New Roman"/>
          <w:i/>
          <w:iCs/>
          <w:sz w:val="24"/>
          <w:szCs w:val="24"/>
          <w:lang w:val="en-GB"/>
        </w:rPr>
        <w:t xml:space="preserve">. </w:t>
      </w:r>
      <w:r w:rsidR="005D6D27" w:rsidRPr="0087333D">
        <w:rPr>
          <w:rFonts w:ascii="Times New Roman" w:hAnsi="Times New Roman" w:cs="Times New Roman"/>
          <w:i/>
          <w:iCs/>
          <w:sz w:val="24"/>
          <w:szCs w:val="24"/>
          <w:lang w:val="en-GB"/>
        </w:rPr>
        <w:t>Final</w:t>
      </w:r>
      <w:r w:rsidR="00E74EE5" w:rsidRPr="0087333D">
        <w:rPr>
          <w:rFonts w:ascii="Times New Roman" w:hAnsi="Times New Roman" w:cs="Times New Roman"/>
          <w:i/>
          <w:iCs/>
          <w:sz w:val="24"/>
          <w:szCs w:val="24"/>
          <w:lang w:val="en-GB"/>
        </w:rPr>
        <w:t xml:space="preserve"> estimation</w:t>
      </w:r>
    </w:p>
    <w:p w14:paraId="14923805" w14:textId="51C785F8" w:rsidR="006949AD" w:rsidRPr="0087333D" w:rsidRDefault="00B53385" w:rsidP="00D65787">
      <w:pPr>
        <w:rPr>
          <w:rFonts w:ascii="Times New Roman" w:hAnsi="Times New Roman" w:cs="Times New Roman"/>
          <w:sz w:val="24"/>
          <w:szCs w:val="24"/>
          <w:lang w:val="en-GB"/>
        </w:rPr>
      </w:pPr>
      <w:r w:rsidRPr="0087333D">
        <w:rPr>
          <w:rFonts w:ascii="Times New Roman" w:hAnsi="Times New Roman" w:cs="Times New Roman"/>
          <w:sz w:val="24"/>
          <w:szCs w:val="24"/>
          <w:lang w:val="en-GB"/>
        </w:rPr>
        <w:t xml:space="preserve">In this </w:t>
      </w:r>
      <w:r w:rsidR="004A2345" w:rsidRPr="0087333D">
        <w:rPr>
          <w:rFonts w:ascii="Times New Roman" w:hAnsi="Times New Roman" w:cs="Times New Roman"/>
          <w:sz w:val="24"/>
          <w:szCs w:val="24"/>
          <w:lang w:val="en-GB"/>
        </w:rPr>
        <w:t xml:space="preserve">final </w:t>
      </w:r>
      <w:r w:rsidRPr="0087333D">
        <w:rPr>
          <w:rFonts w:ascii="Times New Roman" w:hAnsi="Times New Roman" w:cs="Times New Roman"/>
          <w:sz w:val="24"/>
          <w:szCs w:val="24"/>
          <w:lang w:val="en-GB"/>
        </w:rPr>
        <w:t xml:space="preserve">step, we </w:t>
      </w:r>
      <w:r w:rsidR="004A2345" w:rsidRPr="0087333D">
        <w:rPr>
          <w:rFonts w:ascii="Times New Roman" w:hAnsi="Times New Roman" w:cs="Times New Roman"/>
          <w:sz w:val="24"/>
          <w:szCs w:val="24"/>
          <w:lang w:val="en-GB"/>
        </w:rPr>
        <w:t>aim</w:t>
      </w:r>
      <w:r w:rsidRPr="0087333D">
        <w:rPr>
          <w:rFonts w:ascii="Times New Roman" w:hAnsi="Times New Roman" w:cs="Times New Roman"/>
          <w:sz w:val="24"/>
          <w:szCs w:val="24"/>
          <w:lang w:val="en-GB"/>
        </w:rPr>
        <w:t xml:space="preserve">ed </w:t>
      </w:r>
      <w:r w:rsidR="00B82053" w:rsidRPr="0087333D">
        <w:rPr>
          <w:rFonts w:ascii="Times New Roman" w:hAnsi="Times New Roman" w:cs="Times New Roman"/>
          <w:sz w:val="24"/>
          <w:szCs w:val="24"/>
          <w:lang w:val="en-GB"/>
        </w:rPr>
        <w:t>to obtain</w:t>
      </w:r>
      <w:r w:rsidRPr="0087333D">
        <w:rPr>
          <w:rFonts w:ascii="Times New Roman" w:hAnsi="Times New Roman" w:cs="Times New Roman"/>
          <w:sz w:val="24"/>
          <w:szCs w:val="24"/>
          <w:lang w:val="en-GB"/>
        </w:rPr>
        <w:t xml:space="preserve"> the proportion of items that could have arrived with marine currents</w:t>
      </w:r>
      <w:r w:rsidR="00FD7476" w:rsidRPr="0087333D">
        <w:rPr>
          <w:rFonts w:ascii="Times New Roman" w:hAnsi="Times New Roman" w:cs="Times New Roman"/>
          <w:sz w:val="24"/>
          <w:szCs w:val="24"/>
          <w:lang w:val="en-GB"/>
        </w:rPr>
        <w:t xml:space="preserve"> for th</w:t>
      </w:r>
      <w:r w:rsidR="004A2345" w:rsidRPr="0087333D">
        <w:rPr>
          <w:rFonts w:ascii="Times New Roman" w:hAnsi="Times New Roman" w:cs="Times New Roman"/>
          <w:sz w:val="24"/>
          <w:szCs w:val="24"/>
          <w:lang w:val="en-GB"/>
        </w:rPr>
        <w:t>os</w:t>
      </w:r>
      <w:r w:rsidR="00FD7476" w:rsidRPr="0087333D">
        <w:rPr>
          <w:rFonts w:ascii="Times New Roman" w:hAnsi="Times New Roman" w:cs="Times New Roman"/>
          <w:sz w:val="24"/>
          <w:szCs w:val="24"/>
          <w:lang w:val="en-GB"/>
        </w:rPr>
        <w:t>e</w:t>
      </w:r>
      <w:r w:rsidR="00DA1070" w:rsidRPr="0087333D">
        <w:rPr>
          <w:rFonts w:ascii="Times New Roman" w:hAnsi="Times New Roman" w:cs="Times New Roman"/>
          <w:sz w:val="24"/>
          <w:szCs w:val="24"/>
          <w:lang w:val="en-GB"/>
        </w:rPr>
        <w:t xml:space="preserve"> beaches</w:t>
      </w:r>
      <w:r w:rsidR="008C65DB" w:rsidRPr="0087333D">
        <w:rPr>
          <w:rFonts w:ascii="Times New Roman" w:hAnsi="Times New Roman" w:cs="Times New Roman"/>
          <w:sz w:val="24"/>
          <w:szCs w:val="24"/>
          <w:lang w:val="en-GB"/>
        </w:rPr>
        <w:t xml:space="preserve"> </w:t>
      </w:r>
      <w:r w:rsidR="004A2345" w:rsidRPr="0087333D">
        <w:rPr>
          <w:rFonts w:ascii="Times New Roman" w:hAnsi="Times New Roman" w:cs="Times New Roman"/>
          <w:sz w:val="24"/>
          <w:szCs w:val="24"/>
          <w:lang w:val="en-GB"/>
        </w:rPr>
        <w:t xml:space="preserve">for </w:t>
      </w:r>
      <w:r w:rsidR="002A43EF" w:rsidRPr="0087333D">
        <w:rPr>
          <w:rFonts w:ascii="Times New Roman" w:hAnsi="Times New Roman" w:cs="Times New Roman"/>
          <w:sz w:val="24"/>
          <w:szCs w:val="24"/>
          <w:lang w:val="en-GB"/>
        </w:rPr>
        <w:t xml:space="preserve">which a </w:t>
      </w:r>
      <w:r w:rsidR="00B57192" w:rsidRPr="0087333D">
        <w:rPr>
          <w:rFonts w:ascii="Times New Roman" w:hAnsi="Times New Roman" w:cs="Times New Roman"/>
          <w:sz w:val="24"/>
          <w:szCs w:val="24"/>
          <w:lang w:val="en-GB"/>
        </w:rPr>
        <w:t xml:space="preserve">subsample </w:t>
      </w:r>
      <w:r w:rsidR="002A43EF" w:rsidRPr="0087333D">
        <w:rPr>
          <w:rFonts w:ascii="Times New Roman" w:hAnsi="Times New Roman" w:cs="Times New Roman"/>
          <w:sz w:val="24"/>
          <w:szCs w:val="24"/>
          <w:lang w:val="en-GB"/>
        </w:rPr>
        <w:t>could be anal</w:t>
      </w:r>
      <w:r w:rsidR="00791F80" w:rsidRPr="0087333D">
        <w:rPr>
          <w:rFonts w:ascii="Times New Roman" w:hAnsi="Times New Roman" w:cs="Times New Roman"/>
          <w:sz w:val="24"/>
          <w:szCs w:val="24"/>
          <w:lang w:val="en-GB"/>
        </w:rPr>
        <w:t xml:space="preserve">ysed for epibionts and buoyancy </w:t>
      </w:r>
      <w:r w:rsidR="008C65DB" w:rsidRPr="0087333D">
        <w:rPr>
          <w:rFonts w:ascii="Times New Roman" w:hAnsi="Times New Roman" w:cs="Times New Roman"/>
          <w:sz w:val="24"/>
          <w:szCs w:val="24"/>
          <w:lang w:val="en-GB"/>
        </w:rPr>
        <w:t>(Table 5)</w:t>
      </w:r>
      <w:r w:rsidR="00355AEF" w:rsidRPr="0087333D">
        <w:rPr>
          <w:rFonts w:ascii="Times New Roman" w:hAnsi="Times New Roman" w:cs="Times New Roman"/>
          <w:sz w:val="24"/>
          <w:szCs w:val="24"/>
          <w:lang w:val="en-GB"/>
        </w:rPr>
        <w:t xml:space="preserve">. </w:t>
      </w:r>
      <w:r w:rsidR="007B6EA0" w:rsidRPr="0087333D">
        <w:rPr>
          <w:rFonts w:ascii="Times New Roman" w:hAnsi="Times New Roman" w:cs="Times New Roman"/>
          <w:sz w:val="24"/>
          <w:szCs w:val="24"/>
          <w:lang w:val="en-GB"/>
        </w:rPr>
        <w:t xml:space="preserve">Buoyancy was the determining factor </w:t>
      </w:r>
      <w:r w:rsidR="000446F0">
        <w:rPr>
          <w:rFonts w:ascii="Times New Roman" w:hAnsi="Times New Roman" w:cs="Times New Roman"/>
          <w:sz w:val="24"/>
          <w:szCs w:val="24"/>
          <w:lang w:val="en-GB"/>
        </w:rPr>
        <w:t>of</w:t>
      </w:r>
      <w:r w:rsidR="007B6EA0" w:rsidRPr="0087333D">
        <w:rPr>
          <w:rFonts w:ascii="Times New Roman" w:hAnsi="Times New Roman" w:cs="Times New Roman"/>
          <w:sz w:val="24"/>
          <w:szCs w:val="24"/>
          <w:lang w:val="en-GB"/>
        </w:rPr>
        <w:t xml:space="preserve"> this differentiation because</w:t>
      </w:r>
      <w:r w:rsidR="005457C2" w:rsidRPr="0087333D">
        <w:rPr>
          <w:rFonts w:ascii="Times New Roman" w:hAnsi="Times New Roman" w:cs="Times New Roman"/>
          <w:sz w:val="24"/>
          <w:szCs w:val="24"/>
          <w:lang w:val="en-GB"/>
        </w:rPr>
        <w:t xml:space="preserve"> </w:t>
      </w:r>
      <w:r w:rsidR="00803562" w:rsidRPr="0087333D">
        <w:rPr>
          <w:rFonts w:ascii="Times New Roman" w:hAnsi="Times New Roman" w:cs="Times New Roman"/>
          <w:sz w:val="24"/>
          <w:szCs w:val="24"/>
          <w:lang w:val="en-GB"/>
        </w:rPr>
        <w:t>some</w:t>
      </w:r>
      <w:r w:rsidR="005457C2" w:rsidRPr="0087333D">
        <w:rPr>
          <w:rFonts w:ascii="Times New Roman" w:hAnsi="Times New Roman" w:cs="Times New Roman"/>
          <w:sz w:val="24"/>
          <w:szCs w:val="24"/>
          <w:lang w:val="en-GB"/>
        </w:rPr>
        <w:t xml:space="preserve"> of</w:t>
      </w:r>
      <w:r w:rsidR="00803562" w:rsidRPr="0087333D">
        <w:rPr>
          <w:rFonts w:ascii="Times New Roman" w:hAnsi="Times New Roman" w:cs="Times New Roman"/>
          <w:sz w:val="24"/>
          <w:szCs w:val="24"/>
          <w:lang w:val="en-GB"/>
        </w:rPr>
        <w:t xml:space="preserve"> the</w:t>
      </w:r>
      <w:r w:rsidR="005457C2" w:rsidRPr="0087333D">
        <w:rPr>
          <w:rFonts w:ascii="Times New Roman" w:hAnsi="Times New Roman" w:cs="Times New Roman"/>
          <w:sz w:val="24"/>
          <w:szCs w:val="24"/>
          <w:lang w:val="en-GB"/>
        </w:rPr>
        <w:t xml:space="preserve"> items</w:t>
      </w:r>
      <w:r w:rsidR="004A2345" w:rsidRPr="0087333D">
        <w:rPr>
          <w:rFonts w:ascii="Times New Roman" w:hAnsi="Times New Roman" w:cs="Times New Roman"/>
          <w:sz w:val="24"/>
          <w:szCs w:val="24"/>
          <w:lang w:val="en-GB"/>
        </w:rPr>
        <w:t xml:space="preserve"> that</w:t>
      </w:r>
      <w:r w:rsidR="005457C2" w:rsidRPr="0087333D">
        <w:rPr>
          <w:rFonts w:ascii="Times New Roman" w:hAnsi="Times New Roman" w:cs="Times New Roman"/>
          <w:sz w:val="24"/>
          <w:szCs w:val="24"/>
          <w:lang w:val="en-GB"/>
        </w:rPr>
        <w:t xml:space="preserve"> had epibionts </w:t>
      </w:r>
      <w:r w:rsidR="00CB1218" w:rsidRPr="0087333D">
        <w:rPr>
          <w:rFonts w:ascii="Times New Roman" w:hAnsi="Times New Roman" w:cs="Times New Roman"/>
          <w:sz w:val="24"/>
          <w:szCs w:val="24"/>
          <w:lang w:val="en-GB"/>
        </w:rPr>
        <w:t>d</w:t>
      </w:r>
      <w:r w:rsidR="000446F0">
        <w:rPr>
          <w:rFonts w:ascii="Times New Roman" w:hAnsi="Times New Roman" w:cs="Times New Roman"/>
          <w:sz w:val="24"/>
          <w:szCs w:val="24"/>
          <w:lang w:val="en-GB"/>
        </w:rPr>
        <w:t>id</w:t>
      </w:r>
      <w:r w:rsidR="00CB1218" w:rsidRPr="0087333D">
        <w:rPr>
          <w:rFonts w:ascii="Times New Roman" w:hAnsi="Times New Roman" w:cs="Times New Roman"/>
          <w:sz w:val="24"/>
          <w:szCs w:val="24"/>
          <w:lang w:val="en-GB"/>
        </w:rPr>
        <w:t xml:space="preserve"> not float in seawater, indicating that </w:t>
      </w:r>
      <w:r w:rsidR="000446F0">
        <w:rPr>
          <w:rFonts w:ascii="Times New Roman" w:hAnsi="Times New Roman" w:cs="Times New Roman"/>
          <w:sz w:val="24"/>
          <w:szCs w:val="24"/>
          <w:lang w:val="en-GB"/>
        </w:rPr>
        <w:t>they</w:t>
      </w:r>
      <w:r w:rsidR="00CB1218" w:rsidRPr="0087333D">
        <w:rPr>
          <w:rFonts w:ascii="Times New Roman" w:hAnsi="Times New Roman" w:cs="Times New Roman"/>
          <w:sz w:val="24"/>
          <w:szCs w:val="24"/>
          <w:lang w:val="en-GB"/>
        </w:rPr>
        <w:t xml:space="preserve"> could </w:t>
      </w:r>
      <w:r w:rsidR="003F7F14">
        <w:rPr>
          <w:rFonts w:ascii="Times New Roman" w:hAnsi="Times New Roman" w:cs="Times New Roman"/>
          <w:sz w:val="24"/>
          <w:szCs w:val="24"/>
          <w:lang w:val="en-GB"/>
        </w:rPr>
        <w:t xml:space="preserve">have </w:t>
      </w:r>
      <w:r w:rsidR="00CB1218" w:rsidRPr="0087333D">
        <w:rPr>
          <w:rFonts w:ascii="Times New Roman" w:hAnsi="Times New Roman" w:cs="Times New Roman"/>
          <w:sz w:val="24"/>
          <w:szCs w:val="24"/>
          <w:lang w:val="en-GB"/>
        </w:rPr>
        <w:t>be</w:t>
      </w:r>
      <w:r w:rsidR="003F7F14">
        <w:rPr>
          <w:rFonts w:ascii="Times New Roman" w:hAnsi="Times New Roman" w:cs="Times New Roman"/>
          <w:sz w:val="24"/>
          <w:szCs w:val="24"/>
          <w:lang w:val="en-GB"/>
        </w:rPr>
        <w:t>en</w:t>
      </w:r>
      <w:r w:rsidR="00CB1218" w:rsidRPr="0087333D">
        <w:rPr>
          <w:rFonts w:ascii="Times New Roman" w:hAnsi="Times New Roman" w:cs="Times New Roman"/>
          <w:sz w:val="24"/>
          <w:szCs w:val="24"/>
          <w:lang w:val="en-GB"/>
        </w:rPr>
        <w:t xml:space="preserve"> colonized</w:t>
      </w:r>
      <w:r w:rsidR="00803562" w:rsidRPr="0087333D">
        <w:rPr>
          <w:rFonts w:ascii="Times New Roman" w:hAnsi="Times New Roman" w:cs="Times New Roman"/>
          <w:sz w:val="24"/>
          <w:szCs w:val="24"/>
          <w:lang w:val="en-GB"/>
        </w:rPr>
        <w:t xml:space="preserve"> o</w:t>
      </w:r>
      <w:r w:rsidR="00A557E7" w:rsidRPr="0087333D">
        <w:rPr>
          <w:rFonts w:ascii="Times New Roman" w:hAnsi="Times New Roman" w:cs="Times New Roman"/>
          <w:sz w:val="24"/>
          <w:szCs w:val="24"/>
          <w:lang w:val="en-GB"/>
        </w:rPr>
        <w:t>n the seafloor by be</w:t>
      </w:r>
      <w:r w:rsidR="00803562" w:rsidRPr="0087333D">
        <w:rPr>
          <w:rFonts w:ascii="Times New Roman" w:hAnsi="Times New Roman" w:cs="Times New Roman"/>
          <w:sz w:val="24"/>
          <w:szCs w:val="24"/>
          <w:lang w:val="en-GB"/>
        </w:rPr>
        <w:t>nth</w:t>
      </w:r>
      <w:r w:rsidR="00804089" w:rsidRPr="0087333D">
        <w:rPr>
          <w:rFonts w:ascii="Times New Roman" w:hAnsi="Times New Roman" w:cs="Times New Roman"/>
          <w:sz w:val="24"/>
          <w:szCs w:val="24"/>
          <w:lang w:val="en-GB"/>
        </w:rPr>
        <w:t>ic organisms</w:t>
      </w:r>
      <w:r w:rsidR="00FC40E7" w:rsidRPr="0087333D">
        <w:rPr>
          <w:rFonts w:ascii="Times New Roman" w:hAnsi="Times New Roman" w:cs="Times New Roman"/>
          <w:sz w:val="24"/>
          <w:szCs w:val="24"/>
          <w:lang w:val="en-GB"/>
        </w:rPr>
        <w:t xml:space="preserve">. </w:t>
      </w:r>
      <w:r w:rsidR="007022EC" w:rsidRPr="0087333D">
        <w:rPr>
          <w:rFonts w:ascii="Times New Roman" w:hAnsi="Times New Roman" w:cs="Times New Roman"/>
          <w:sz w:val="24"/>
          <w:szCs w:val="24"/>
          <w:lang w:val="en-GB"/>
        </w:rPr>
        <w:t>These items did not arrive floating with currents</w:t>
      </w:r>
      <w:r w:rsidR="00216E63">
        <w:rPr>
          <w:rFonts w:ascii="Times New Roman" w:hAnsi="Times New Roman" w:cs="Times New Roman"/>
          <w:sz w:val="24"/>
          <w:szCs w:val="24"/>
          <w:lang w:val="en-GB"/>
        </w:rPr>
        <w:t>,</w:t>
      </w:r>
      <w:r w:rsidR="007022EC" w:rsidRPr="0087333D">
        <w:rPr>
          <w:rFonts w:ascii="Times New Roman" w:hAnsi="Times New Roman" w:cs="Times New Roman"/>
          <w:sz w:val="24"/>
          <w:szCs w:val="24"/>
          <w:lang w:val="en-GB"/>
        </w:rPr>
        <w:t xml:space="preserve"> but</w:t>
      </w:r>
      <w:r w:rsidR="00247341" w:rsidRPr="0087333D">
        <w:rPr>
          <w:rFonts w:ascii="Times New Roman" w:hAnsi="Times New Roman" w:cs="Times New Roman"/>
          <w:sz w:val="24"/>
          <w:szCs w:val="24"/>
          <w:lang w:val="en-GB"/>
        </w:rPr>
        <w:t xml:space="preserve"> other processes caused them</w:t>
      </w:r>
      <w:r w:rsidR="007022EC" w:rsidRPr="0087333D">
        <w:rPr>
          <w:rFonts w:ascii="Times New Roman" w:hAnsi="Times New Roman" w:cs="Times New Roman"/>
          <w:sz w:val="24"/>
          <w:szCs w:val="24"/>
          <w:lang w:val="en-GB"/>
        </w:rPr>
        <w:t xml:space="preserve"> </w:t>
      </w:r>
      <w:r w:rsidR="00247341" w:rsidRPr="0087333D">
        <w:rPr>
          <w:rFonts w:ascii="Times New Roman" w:hAnsi="Times New Roman" w:cs="Times New Roman"/>
          <w:sz w:val="24"/>
          <w:szCs w:val="24"/>
          <w:lang w:val="en-GB"/>
        </w:rPr>
        <w:t>to re-emerge on</w:t>
      </w:r>
      <w:r w:rsidR="007022EC" w:rsidRPr="0087333D">
        <w:rPr>
          <w:rFonts w:ascii="Times New Roman" w:hAnsi="Times New Roman" w:cs="Times New Roman"/>
          <w:sz w:val="24"/>
          <w:szCs w:val="24"/>
          <w:lang w:val="en-GB"/>
        </w:rPr>
        <w:t xml:space="preserve"> the beach</w:t>
      </w:r>
      <w:r w:rsidR="003F7F14">
        <w:rPr>
          <w:rFonts w:ascii="Times New Roman" w:hAnsi="Times New Roman" w:cs="Times New Roman"/>
          <w:sz w:val="24"/>
          <w:szCs w:val="24"/>
          <w:lang w:val="en-GB"/>
        </w:rPr>
        <w:t>. Similarly, the</w:t>
      </w:r>
      <w:r w:rsidR="007022EC" w:rsidRPr="0087333D">
        <w:rPr>
          <w:rFonts w:ascii="Times New Roman" w:hAnsi="Times New Roman" w:cs="Times New Roman"/>
          <w:sz w:val="24"/>
          <w:szCs w:val="24"/>
          <w:lang w:val="en-GB"/>
        </w:rPr>
        <w:t xml:space="preserve"> schoolchildren could </w:t>
      </w:r>
      <w:r w:rsidR="003F7F14">
        <w:rPr>
          <w:rFonts w:ascii="Times New Roman" w:hAnsi="Times New Roman" w:cs="Times New Roman"/>
          <w:sz w:val="24"/>
          <w:szCs w:val="24"/>
          <w:lang w:val="en-GB"/>
        </w:rPr>
        <w:t xml:space="preserve">have </w:t>
      </w:r>
      <w:r w:rsidR="007022EC" w:rsidRPr="0087333D">
        <w:rPr>
          <w:rFonts w:ascii="Times New Roman" w:hAnsi="Times New Roman" w:cs="Times New Roman"/>
          <w:sz w:val="24"/>
          <w:szCs w:val="24"/>
          <w:lang w:val="en-GB"/>
        </w:rPr>
        <w:t>collect</w:t>
      </w:r>
      <w:r w:rsidR="003F7F14">
        <w:rPr>
          <w:rFonts w:ascii="Times New Roman" w:hAnsi="Times New Roman" w:cs="Times New Roman"/>
          <w:sz w:val="24"/>
          <w:szCs w:val="24"/>
          <w:lang w:val="en-GB"/>
        </w:rPr>
        <w:t>ed</w:t>
      </w:r>
      <w:r w:rsidR="007022EC" w:rsidRPr="0087333D">
        <w:rPr>
          <w:rFonts w:ascii="Times New Roman" w:hAnsi="Times New Roman" w:cs="Times New Roman"/>
          <w:sz w:val="24"/>
          <w:szCs w:val="24"/>
          <w:lang w:val="en-GB"/>
        </w:rPr>
        <w:t xml:space="preserve"> the</w:t>
      </w:r>
      <w:r w:rsidR="003F7F14">
        <w:rPr>
          <w:rFonts w:ascii="Times New Roman" w:hAnsi="Times New Roman" w:cs="Times New Roman"/>
          <w:sz w:val="24"/>
          <w:szCs w:val="24"/>
          <w:lang w:val="en-GB"/>
        </w:rPr>
        <w:t xml:space="preserve"> litter items</w:t>
      </w:r>
      <w:r w:rsidR="007022EC" w:rsidRPr="0087333D">
        <w:rPr>
          <w:rFonts w:ascii="Times New Roman" w:hAnsi="Times New Roman" w:cs="Times New Roman"/>
          <w:sz w:val="24"/>
          <w:szCs w:val="24"/>
          <w:lang w:val="en-GB"/>
        </w:rPr>
        <w:t xml:space="preserve"> along the intertidal zone, where the</w:t>
      </w:r>
      <w:r w:rsidR="003F7F14">
        <w:rPr>
          <w:rFonts w:ascii="Times New Roman" w:hAnsi="Times New Roman" w:cs="Times New Roman"/>
          <w:sz w:val="24"/>
          <w:szCs w:val="24"/>
          <w:lang w:val="en-GB"/>
        </w:rPr>
        <w:t>y</w:t>
      </w:r>
      <w:r w:rsidR="007022EC" w:rsidRPr="0087333D">
        <w:rPr>
          <w:rFonts w:ascii="Times New Roman" w:hAnsi="Times New Roman" w:cs="Times New Roman"/>
          <w:sz w:val="24"/>
          <w:szCs w:val="24"/>
          <w:lang w:val="en-GB"/>
        </w:rPr>
        <w:t xml:space="preserve"> were trapped or buried in the sand or rocks.</w:t>
      </w:r>
    </w:p>
    <w:p w14:paraId="36DF5052" w14:textId="77777777" w:rsidR="00355AEF" w:rsidRPr="0087333D" w:rsidRDefault="00355AEF" w:rsidP="00D65787">
      <w:pPr>
        <w:rPr>
          <w:rFonts w:ascii="Times New Roman" w:hAnsi="Times New Roman" w:cs="Times New Roman"/>
          <w:sz w:val="24"/>
          <w:szCs w:val="24"/>
        </w:rPr>
      </w:pPr>
    </w:p>
    <w:p w14:paraId="065E551D" w14:textId="45CD1158" w:rsidR="006327E1" w:rsidRPr="00B176CC" w:rsidRDefault="006327E1" w:rsidP="00B276AA">
      <w:pPr>
        <w:spacing w:line="240" w:lineRule="auto"/>
        <w:rPr>
          <w:rFonts w:ascii="Times New Roman" w:hAnsi="Times New Roman" w:cs="Times New Roman"/>
          <w:sz w:val="20"/>
          <w:szCs w:val="20"/>
        </w:rPr>
      </w:pPr>
      <w:r w:rsidRPr="00B176CC">
        <w:rPr>
          <w:rFonts w:ascii="Times New Roman" w:hAnsi="Times New Roman" w:cs="Times New Roman"/>
          <w:sz w:val="20"/>
          <w:szCs w:val="20"/>
        </w:rPr>
        <w:t xml:space="preserve">Table </w:t>
      </w:r>
      <w:r w:rsidR="00CC6D55" w:rsidRPr="00B176CC">
        <w:rPr>
          <w:rFonts w:ascii="Times New Roman" w:hAnsi="Times New Roman" w:cs="Times New Roman"/>
          <w:sz w:val="20"/>
          <w:szCs w:val="20"/>
        </w:rPr>
        <w:t>5</w:t>
      </w:r>
      <w:r w:rsidR="006A0700" w:rsidRPr="00B176CC">
        <w:rPr>
          <w:rFonts w:ascii="Times New Roman" w:hAnsi="Times New Roman" w:cs="Times New Roman"/>
          <w:sz w:val="20"/>
          <w:szCs w:val="20"/>
        </w:rPr>
        <w:t>.</w:t>
      </w:r>
      <w:r w:rsidRPr="00B176CC">
        <w:rPr>
          <w:rFonts w:ascii="Times New Roman" w:hAnsi="Times New Roman" w:cs="Times New Roman"/>
          <w:sz w:val="20"/>
          <w:szCs w:val="20"/>
        </w:rPr>
        <w:t xml:space="preserve"> </w:t>
      </w:r>
      <w:r w:rsidR="00A07A6D" w:rsidRPr="00B176CC">
        <w:rPr>
          <w:rFonts w:ascii="Times New Roman" w:hAnsi="Times New Roman" w:cs="Times New Roman"/>
          <w:sz w:val="20"/>
          <w:szCs w:val="20"/>
        </w:rPr>
        <w:t>Total litter</w:t>
      </w:r>
      <w:r w:rsidR="006A0700" w:rsidRPr="00B176CC">
        <w:rPr>
          <w:rFonts w:ascii="Times New Roman" w:hAnsi="Times New Roman" w:cs="Times New Roman"/>
          <w:sz w:val="20"/>
          <w:szCs w:val="20"/>
        </w:rPr>
        <w:t xml:space="preserve"> items</w:t>
      </w:r>
      <w:r w:rsidR="00A07A6D" w:rsidRPr="00B176CC">
        <w:rPr>
          <w:rFonts w:ascii="Times New Roman" w:hAnsi="Times New Roman" w:cs="Times New Roman"/>
          <w:sz w:val="20"/>
          <w:szCs w:val="20"/>
        </w:rPr>
        <w:t xml:space="preserve"> that could have arrived with currents </w:t>
      </w:r>
      <w:r w:rsidR="00524F92" w:rsidRPr="00B176CC">
        <w:rPr>
          <w:rFonts w:ascii="Times New Roman" w:hAnsi="Times New Roman" w:cs="Times New Roman"/>
          <w:sz w:val="20"/>
          <w:szCs w:val="20"/>
        </w:rPr>
        <w:t xml:space="preserve">after applied the </w:t>
      </w:r>
      <w:r w:rsidR="00E57DCA" w:rsidRPr="00B176CC">
        <w:rPr>
          <w:rFonts w:ascii="Times New Roman" w:hAnsi="Times New Roman" w:cs="Times New Roman"/>
          <w:sz w:val="20"/>
          <w:szCs w:val="20"/>
        </w:rPr>
        <w:t>buoyancy correction</w:t>
      </w:r>
      <w:r w:rsidR="00A07A6D" w:rsidRPr="00B176CC">
        <w:rPr>
          <w:rFonts w:ascii="Times New Roman" w:hAnsi="Times New Roman" w:cs="Times New Roman"/>
          <w:sz w:val="20"/>
          <w:szCs w:val="20"/>
        </w:rPr>
        <w:t xml:space="preserve"> to the number of items with epibionts</w:t>
      </w:r>
      <w:r w:rsidR="002B24C9" w:rsidRPr="00B176CC">
        <w:rPr>
          <w:rFonts w:ascii="Times New Roman" w:hAnsi="Times New Roman" w:cs="Times New Roman"/>
          <w:sz w:val="20"/>
          <w:szCs w:val="20"/>
        </w:rPr>
        <w:t xml:space="preserve">. </w:t>
      </w:r>
      <w:r w:rsidR="00615758" w:rsidRPr="00B176CC">
        <w:rPr>
          <w:rFonts w:ascii="Times New Roman" w:hAnsi="Times New Roman" w:cs="Times New Roman"/>
          <w:sz w:val="20"/>
          <w:szCs w:val="20"/>
        </w:rPr>
        <w:t>Last 4 rows (light grey</w:t>
      </w:r>
      <w:r w:rsidR="00803562" w:rsidRPr="00B176CC">
        <w:rPr>
          <w:rFonts w:ascii="Times New Roman" w:hAnsi="Times New Roman" w:cs="Times New Roman"/>
          <w:sz w:val="20"/>
          <w:szCs w:val="20"/>
        </w:rPr>
        <w:t xml:space="preserve"> shading</w:t>
      </w:r>
      <w:r w:rsidR="00355AEF" w:rsidRPr="00B176CC">
        <w:rPr>
          <w:rFonts w:ascii="Times New Roman" w:hAnsi="Times New Roman" w:cs="Times New Roman"/>
          <w:sz w:val="20"/>
          <w:szCs w:val="20"/>
        </w:rPr>
        <w:t>) correspond to sampling sites o</w:t>
      </w:r>
      <w:r w:rsidR="00615758" w:rsidRPr="00B176CC">
        <w:rPr>
          <w:rFonts w:ascii="Times New Roman" w:hAnsi="Times New Roman" w:cs="Times New Roman"/>
          <w:sz w:val="20"/>
          <w:szCs w:val="20"/>
        </w:rPr>
        <w:t xml:space="preserve">n oceanic islands. The rest of continental sampling sites are ordered from the North to the </w:t>
      </w:r>
      <w:commentRangeStart w:id="4"/>
      <w:r w:rsidR="00615758" w:rsidRPr="00B176CC">
        <w:rPr>
          <w:rFonts w:ascii="Times New Roman" w:hAnsi="Times New Roman" w:cs="Times New Roman"/>
          <w:sz w:val="20"/>
          <w:szCs w:val="20"/>
        </w:rPr>
        <w:t>South</w:t>
      </w:r>
      <w:commentRangeEnd w:id="4"/>
      <w:r w:rsidR="00CD6C47">
        <w:rPr>
          <w:rStyle w:val="CommentReference"/>
        </w:rPr>
        <w:commentReference w:id="4"/>
      </w:r>
      <w:r w:rsidR="00B176CC">
        <w:rPr>
          <w:rFonts w:ascii="Times New Roman" w:hAnsi="Times New Roman" w:cs="Times New Roman"/>
          <w:sz w:val="20"/>
          <w:szCs w:val="20"/>
        </w:rPr>
        <w:t>.</w:t>
      </w:r>
    </w:p>
    <w:tbl>
      <w:tblPr>
        <w:tblStyle w:val="TableGrid"/>
        <w:tblW w:w="8828" w:type="dxa"/>
        <w:tblLook w:val="04A0" w:firstRow="1" w:lastRow="0" w:firstColumn="1" w:lastColumn="0" w:noHBand="0" w:noVBand="1"/>
      </w:tblPr>
      <w:tblGrid>
        <w:gridCol w:w="1312"/>
        <w:gridCol w:w="1371"/>
        <w:gridCol w:w="1574"/>
        <w:gridCol w:w="1230"/>
        <w:gridCol w:w="1761"/>
        <w:gridCol w:w="1580"/>
      </w:tblGrid>
      <w:tr w:rsidR="00F62AED" w:rsidRPr="00B176CC" w14:paraId="57B4F4C1" w14:textId="77777777" w:rsidTr="00F13A82">
        <w:trPr>
          <w:trHeight w:val="290"/>
        </w:trPr>
        <w:tc>
          <w:tcPr>
            <w:tcW w:w="1312" w:type="dxa"/>
            <w:vAlign w:val="center"/>
          </w:tcPr>
          <w:p w14:paraId="0FCDEFD6" w14:textId="77777777" w:rsidR="00F62AED" w:rsidRPr="00B176CC" w:rsidRDefault="00F62AED" w:rsidP="00D65787">
            <w:pPr>
              <w:rPr>
                <w:rFonts w:ascii="Times New Roman" w:hAnsi="Times New Roman" w:cs="Times New Roman"/>
                <w:color w:val="0070C0"/>
                <w:sz w:val="20"/>
                <w:szCs w:val="20"/>
              </w:rPr>
            </w:pPr>
            <w:r w:rsidRPr="00B176CC">
              <w:rPr>
                <w:rFonts w:ascii="Times New Roman" w:hAnsi="Times New Roman" w:cs="Times New Roman"/>
                <w:sz w:val="20"/>
                <w:szCs w:val="20"/>
              </w:rPr>
              <w:t>Country</w:t>
            </w:r>
          </w:p>
        </w:tc>
        <w:tc>
          <w:tcPr>
            <w:tcW w:w="1371" w:type="dxa"/>
            <w:vAlign w:val="center"/>
          </w:tcPr>
          <w:p w14:paraId="6A76A51A" w14:textId="77777777" w:rsidR="00F62AED" w:rsidRPr="00B176CC" w:rsidRDefault="00F62AED" w:rsidP="00D65787">
            <w:pPr>
              <w:rPr>
                <w:rFonts w:ascii="Times New Roman" w:hAnsi="Times New Roman" w:cs="Times New Roman"/>
                <w:color w:val="0070C0"/>
                <w:sz w:val="20"/>
                <w:szCs w:val="20"/>
              </w:rPr>
            </w:pPr>
            <w:r w:rsidRPr="00B176CC">
              <w:rPr>
                <w:rFonts w:ascii="Times New Roman" w:hAnsi="Times New Roman" w:cs="Times New Roman"/>
                <w:sz w:val="20"/>
                <w:szCs w:val="20"/>
              </w:rPr>
              <w:t>Beach</w:t>
            </w:r>
          </w:p>
        </w:tc>
        <w:tc>
          <w:tcPr>
            <w:tcW w:w="1574" w:type="dxa"/>
            <w:vAlign w:val="center"/>
          </w:tcPr>
          <w:p w14:paraId="7D92A015" w14:textId="3A4746F5" w:rsidR="00F62AED" w:rsidRPr="00B176CC" w:rsidRDefault="00F62AED" w:rsidP="00D65787">
            <w:pPr>
              <w:rPr>
                <w:rFonts w:ascii="Times New Roman" w:hAnsi="Times New Roman" w:cs="Times New Roman"/>
                <w:sz w:val="20"/>
                <w:szCs w:val="20"/>
              </w:rPr>
            </w:pPr>
            <w:r w:rsidRPr="00B176CC">
              <w:rPr>
                <w:rFonts w:ascii="Times New Roman" w:hAnsi="Times New Roman" w:cs="Times New Roman"/>
                <w:sz w:val="20"/>
                <w:szCs w:val="20"/>
              </w:rPr>
              <w:t>2nd estimation total items with epibionts for the beach</w:t>
            </w:r>
          </w:p>
        </w:tc>
        <w:tc>
          <w:tcPr>
            <w:tcW w:w="1230" w:type="dxa"/>
            <w:noWrap/>
            <w:vAlign w:val="center"/>
          </w:tcPr>
          <w:p w14:paraId="3C6A8E0A" w14:textId="77777777" w:rsidR="00F62AED" w:rsidRPr="00B176CC" w:rsidRDefault="00F62AED" w:rsidP="00D65787">
            <w:pPr>
              <w:rPr>
                <w:rFonts w:ascii="Times New Roman" w:hAnsi="Times New Roman" w:cs="Times New Roman"/>
                <w:b/>
                <w:bCs/>
                <w:sz w:val="20"/>
                <w:szCs w:val="20"/>
                <w:lang w:val="en-GB"/>
              </w:rPr>
            </w:pPr>
            <w:r w:rsidRPr="00B176CC">
              <w:rPr>
                <w:rFonts w:ascii="Times New Roman" w:hAnsi="Times New Roman" w:cs="Times New Roman"/>
                <w:sz w:val="20"/>
                <w:szCs w:val="20"/>
              </w:rPr>
              <w:t>N items by subsample</w:t>
            </w:r>
          </w:p>
        </w:tc>
        <w:tc>
          <w:tcPr>
            <w:tcW w:w="1761" w:type="dxa"/>
            <w:vAlign w:val="center"/>
          </w:tcPr>
          <w:p w14:paraId="5ED7D791" w14:textId="7B640A67" w:rsidR="00F62AED" w:rsidRPr="00B176CC" w:rsidRDefault="00F62AED" w:rsidP="00D65787">
            <w:pPr>
              <w:rPr>
                <w:rFonts w:ascii="Times New Roman" w:hAnsi="Times New Roman" w:cs="Times New Roman"/>
                <w:color w:val="0070C0"/>
                <w:sz w:val="20"/>
                <w:szCs w:val="20"/>
              </w:rPr>
            </w:pPr>
            <w:r w:rsidRPr="00B176CC">
              <w:rPr>
                <w:rFonts w:ascii="Times New Roman" w:hAnsi="Times New Roman" w:cs="Times New Roman"/>
                <w:sz w:val="20"/>
                <w:szCs w:val="20"/>
              </w:rPr>
              <w:t>N items with positive buoyancy</w:t>
            </w:r>
          </w:p>
        </w:tc>
        <w:tc>
          <w:tcPr>
            <w:tcW w:w="1580" w:type="dxa"/>
            <w:vAlign w:val="center"/>
          </w:tcPr>
          <w:p w14:paraId="1975CFE3" w14:textId="65820D49" w:rsidR="00F62AED" w:rsidRPr="00B176CC" w:rsidRDefault="00F62AED" w:rsidP="00D65787">
            <w:pPr>
              <w:rPr>
                <w:rFonts w:ascii="Times New Roman" w:hAnsi="Times New Roman" w:cs="Times New Roman"/>
                <w:sz w:val="20"/>
                <w:szCs w:val="20"/>
              </w:rPr>
            </w:pPr>
            <w:r w:rsidRPr="00B176CC">
              <w:rPr>
                <w:rFonts w:ascii="Times New Roman" w:hAnsi="Times New Roman" w:cs="Times New Roman"/>
                <w:sz w:val="20"/>
                <w:szCs w:val="20"/>
              </w:rPr>
              <w:t>3rd estimation total items that could have arrived with currents</w:t>
            </w:r>
          </w:p>
        </w:tc>
      </w:tr>
      <w:tr w:rsidR="00BA7074" w:rsidRPr="00B176CC" w14:paraId="5ACD4F1A" w14:textId="77777777" w:rsidTr="00FC7634">
        <w:trPr>
          <w:trHeight w:val="290"/>
        </w:trPr>
        <w:tc>
          <w:tcPr>
            <w:tcW w:w="1312" w:type="dxa"/>
            <w:vAlign w:val="center"/>
          </w:tcPr>
          <w:p w14:paraId="541E8048"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México</w:t>
            </w:r>
          </w:p>
        </w:tc>
        <w:tc>
          <w:tcPr>
            <w:tcW w:w="1371" w:type="dxa"/>
            <w:vAlign w:val="center"/>
          </w:tcPr>
          <w:p w14:paraId="312C20C6"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Hermosa</w:t>
            </w:r>
          </w:p>
        </w:tc>
        <w:tc>
          <w:tcPr>
            <w:tcW w:w="1574" w:type="dxa"/>
            <w:vAlign w:val="center"/>
          </w:tcPr>
          <w:p w14:paraId="6A08ECC7" w14:textId="27CB2D20"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4</w:t>
            </w:r>
          </w:p>
        </w:tc>
        <w:tc>
          <w:tcPr>
            <w:tcW w:w="1230" w:type="dxa"/>
            <w:noWrap/>
            <w:vAlign w:val="center"/>
            <w:hideMark/>
          </w:tcPr>
          <w:p w14:paraId="587D49CA" w14:textId="77777777" w:rsidR="00BA7074" w:rsidRPr="00B176CC" w:rsidRDefault="00BA7074" w:rsidP="00D65787">
            <w:pPr>
              <w:rPr>
                <w:rFonts w:ascii="Times New Roman" w:hAnsi="Times New Roman" w:cs="Times New Roman"/>
                <w:sz w:val="20"/>
                <w:szCs w:val="20"/>
                <w:lang w:val="es-CL"/>
              </w:rPr>
            </w:pPr>
            <w:r w:rsidRPr="00B176CC">
              <w:rPr>
                <w:rFonts w:ascii="Times New Roman" w:hAnsi="Times New Roman" w:cs="Times New Roman"/>
                <w:sz w:val="20"/>
                <w:szCs w:val="20"/>
              </w:rPr>
              <w:t>13</w:t>
            </w:r>
          </w:p>
        </w:tc>
        <w:tc>
          <w:tcPr>
            <w:tcW w:w="1761" w:type="dxa"/>
            <w:vAlign w:val="center"/>
          </w:tcPr>
          <w:p w14:paraId="5984AEDC" w14:textId="0AA6E448"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11</w:t>
            </w:r>
          </w:p>
        </w:tc>
        <w:tc>
          <w:tcPr>
            <w:tcW w:w="1580" w:type="dxa"/>
            <w:vAlign w:val="center"/>
          </w:tcPr>
          <w:p w14:paraId="52351E04" w14:textId="6C8405D2"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3</w:t>
            </w:r>
          </w:p>
        </w:tc>
      </w:tr>
      <w:tr w:rsidR="00BA7074" w:rsidRPr="00B176CC" w14:paraId="7382C804" w14:textId="77777777" w:rsidTr="00FC7634">
        <w:trPr>
          <w:trHeight w:val="290"/>
        </w:trPr>
        <w:tc>
          <w:tcPr>
            <w:tcW w:w="1312" w:type="dxa"/>
            <w:vAlign w:val="center"/>
          </w:tcPr>
          <w:p w14:paraId="11607582"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México</w:t>
            </w:r>
          </w:p>
        </w:tc>
        <w:tc>
          <w:tcPr>
            <w:tcW w:w="1371" w:type="dxa"/>
            <w:vAlign w:val="center"/>
          </w:tcPr>
          <w:p w14:paraId="3C88C6A2"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Bahía Kino</w:t>
            </w:r>
          </w:p>
        </w:tc>
        <w:tc>
          <w:tcPr>
            <w:tcW w:w="1574" w:type="dxa"/>
            <w:vAlign w:val="center"/>
          </w:tcPr>
          <w:p w14:paraId="1BE31040" w14:textId="5B83A96D"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49</w:t>
            </w:r>
          </w:p>
        </w:tc>
        <w:tc>
          <w:tcPr>
            <w:tcW w:w="1230" w:type="dxa"/>
            <w:noWrap/>
            <w:vAlign w:val="center"/>
            <w:hideMark/>
          </w:tcPr>
          <w:p w14:paraId="3254F7BF"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3</w:t>
            </w:r>
          </w:p>
        </w:tc>
        <w:tc>
          <w:tcPr>
            <w:tcW w:w="1761" w:type="dxa"/>
            <w:vAlign w:val="center"/>
          </w:tcPr>
          <w:p w14:paraId="00B1282B" w14:textId="1DEC18C9"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3</w:t>
            </w:r>
          </w:p>
        </w:tc>
        <w:tc>
          <w:tcPr>
            <w:tcW w:w="1580" w:type="dxa"/>
            <w:vAlign w:val="center"/>
          </w:tcPr>
          <w:p w14:paraId="275E9B91" w14:textId="78F1E9CB"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49</w:t>
            </w:r>
          </w:p>
        </w:tc>
      </w:tr>
      <w:tr w:rsidR="00BA7074" w:rsidRPr="00B176CC" w14:paraId="1F21F3D4" w14:textId="77777777" w:rsidTr="00FC7634">
        <w:trPr>
          <w:trHeight w:val="290"/>
        </w:trPr>
        <w:tc>
          <w:tcPr>
            <w:tcW w:w="1312" w:type="dxa"/>
            <w:vAlign w:val="center"/>
          </w:tcPr>
          <w:p w14:paraId="7B402B96"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México</w:t>
            </w:r>
          </w:p>
        </w:tc>
        <w:tc>
          <w:tcPr>
            <w:tcW w:w="1371" w:type="dxa"/>
            <w:vAlign w:val="center"/>
          </w:tcPr>
          <w:p w14:paraId="67D511E6" w14:textId="77777777" w:rsidR="00BA7074" w:rsidRPr="00B176CC" w:rsidRDefault="00BA7074"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Salinitas</w:t>
            </w:r>
            <w:proofErr w:type="spellEnd"/>
          </w:p>
        </w:tc>
        <w:tc>
          <w:tcPr>
            <w:tcW w:w="1574" w:type="dxa"/>
            <w:vAlign w:val="center"/>
          </w:tcPr>
          <w:p w14:paraId="7BBE6D94" w14:textId="70578D0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2</w:t>
            </w:r>
          </w:p>
        </w:tc>
        <w:tc>
          <w:tcPr>
            <w:tcW w:w="1230" w:type="dxa"/>
            <w:noWrap/>
            <w:vAlign w:val="center"/>
            <w:hideMark/>
          </w:tcPr>
          <w:p w14:paraId="0953FEE1"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8</w:t>
            </w:r>
          </w:p>
        </w:tc>
        <w:tc>
          <w:tcPr>
            <w:tcW w:w="1761" w:type="dxa"/>
            <w:vAlign w:val="center"/>
          </w:tcPr>
          <w:p w14:paraId="7665A107" w14:textId="0D9FA5E2"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2</w:t>
            </w:r>
          </w:p>
        </w:tc>
        <w:tc>
          <w:tcPr>
            <w:tcW w:w="1580" w:type="dxa"/>
            <w:vAlign w:val="center"/>
          </w:tcPr>
          <w:p w14:paraId="33DF7896" w14:textId="4FBA4406"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1</w:t>
            </w:r>
          </w:p>
        </w:tc>
      </w:tr>
      <w:tr w:rsidR="00BA7074" w:rsidRPr="00B176CC" w14:paraId="0359A75C" w14:textId="77777777" w:rsidTr="00FC7634">
        <w:trPr>
          <w:trHeight w:val="290"/>
        </w:trPr>
        <w:tc>
          <w:tcPr>
            <w:tcW w:w="1312" w:type="dxa"/>
            <w:vAlign w:val="center"/>
          </w:tcPr>
          <w:p w14:paraId="7493BD9E"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México</w:t>
            </w:r>
          </w:p>
        </w:tc>
        <w:tc>
          <w:tcPr>
            <w:tcW w:w="1371" w:type="dxa"/>
            <w:vAlign w:val="center"/>
          </w:tcPr>
          <w:p w14:paraId="62DE39AD" w14:textId="77777777" w:rsidR="00BA7074" w:rsidRPr="00B176CC" w:rsidRDefault="00BA7074"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Salahua</w:t>
            </w:r>
            <w:proofErr w:type="spellEnd"/>
          </w:p>
        </w:tc>
        <w:tc>
          <w:tcPr>
            <w:tcW w:w="1574" w:type="dxa"/>
            <w:vAlign w:val="center"/>
          </w:tcPr>
          <w:p w14:paraId="714D05F0" w14:textId="0D8C9D09"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230" w:type="dxa"/>
            <w:vAlign w:val="center"/>
            <w:hideMark/>
          </w:tcPr>
          <w:p w14:paraId="751373DC"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761" w:type="dxa"/>
            <w:vAlign w:val="center"/>
          </w:tcPr>
          <w:p w14:paraId="0650B83D" w14:textId="5C7D4764"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ND</w:t>
            </w:r>
          </w:p>
        </w:tc>
        <w:tc>
          <w:tcPr>
            <w:tcW w:w="1580" w:type="dxa"/>
            <w:vAlign w:val="center"/>
          </w:tcPr>
          <w:p w14:paraId="61B8A332" w14:textId="544D267C"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BA7074" w:rsidRPr="00B176CC" w14:paraId="37D0BF7F" w14:textId="77777777" w:rsidTr="00FC7634">
        <w:trPr>
          <w:trHeight w:val="580"/>
        </w:trPr>
        <w:tc>
          <w:tcPr>
            <w:tcW w:w="1312" w:type="dxa"/>
            <w:vAlign w:val="center"/>
          </w:tcPr>
          <w:p w14:paraId="21762102"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Guatemala</w:t>
            </w:r>
          </w:p>
        </w:tc>
        <w:tc>
          <w:tcPr>
            <w:tcW w:w="1371" w:type="dxa"/>
            <w:vAlign w:val="center"/>
          </w:tcPr>
          <w:p w14:paraId="4BDD0020"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San José-Rama Blanca</w:t>
            </w:r>
          </w:p>
        </w:tc>
        <w:tc>
          <w:tcPr>
            <w:tcW w:w="1574" w:type="dxa"/>
            <w:vAlign w:val="center"/>
          </w:tcPr>
          <w:p w14:paraId="2D4F3A76" w14:textId="1E50100C"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12</w:t>
            </w:r>
          </w:p>
        </w:tc>
        <w:tc>
          <w:tcPr>
            <w:tcW w:w="1230" w:type="dxa"/>
            <w:vAlign w:val="center"/>
            <w:hideMark/>
          </w:tcPr>
          <w:p w14:paraId="47CCE070"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21</w:t>
            </w:r>
          </w:p>
        </w:tc>
        <w:tc>
          <w:tcPr>
            <w:tcW w:w="1761" w:type="dxa"/>
            <w:vAlign w:val="center"/>
          </w:tcPr>
          <w:p w14:paraId="19CB0587" w14:textId="6E096C90"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19</w:t>
            </w:r>
          </w:p>
        </w:tc>
        <w:tc>
          <w:tcPr>
            <w:tcW w:w="1580" w:type="dxa"/>
            <w:vAlign w:val="center"/>
          </w:tcPr>
          <w:p w14:paraId="1C9FC18B" w14:textId="2296BF39"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10</w:t>
            </w:r>
          </w:p>
        </w:tc>
      </w:tr>
      <w:tr w:rsidR="00BA7074" w:rsidRPr="00B176CC" w14:paraId="7A23AB9B" w14:textId="77777777" w:rsidTr="00FC7634">
        <w:trPr>
          <w:trHeight w:val="290"/>
        </w:trPr>
        <w:tc>
          <w:tcPr>
            <w:tcW w:w="1312" w:type="dxa"/>
            <w:vAlign w:val="center"/>
          </w:tcPr>
          <w:p w14:paraId="5E4F4859"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Guatemala</w:t>
            </w:r>
          </w:p>
        </w:tc>
        <w:tc>
          <w:tcPr>
            <w:tcW w:w="1371" w:type="dxa"/>
            <w:vAlign w:val="center"/>
          </w:tcPr>
          <w:p w14:paraId="229756AD"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El </w:t>
            </w:r>
            <w:proofErr w:type="spellStart"/>
            <w:r w:rsidRPr="00B176CC">
              <w:rPr>
                <w:rFonts w:ascii="Times New Roman" w:hAnsi="Times New Roman" w:cs="Times New Roman"/>
                <w:sz w:val="20"/>
                <w:szCs w:val="20"/>
              </w:rPr>
              <w:t>Paredón</w:t>
            </w:r>
            <w:proofErr w:type="spellEnd"/>
          </w:p>
        </w:tc>
        <w:tc>
          <w:tcPr>
            <w:tcW w:w="1574" w:type="dxa"/>
            <w:vAlign w:val="center"/>
          </w:tcPr>
          <w:p w14:paraId="494C36D5" w14:textId="733345A8"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30</w:t>
            </w:r>
          </w:p>
        </w:tc>
        <w:tc>
          <w:tcPr>
            <w:tcW w:w="1230" w:type="dxa"/>
            <w:vAlign w:val="center"/>
            <w:hideMark/>
          </w:tcPr>
          <w:p w14:paraId="4214FD9C"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20</w:t>
            </w:r>
          </w:p>
        </w:tc>
        <w:tc>
          <w:tcPr>
            <w:tcW w:w="1761" w:type="dxa"/>
            <w:vAlign w:val="center"/>
          </w:tcPr>
          <w:p w14:paraId="3A521068" w14:textId="042C67E9"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17</w:t>
            </w:r>
          </w:p>
        </w:tc>
        <w:tc>
          <w:tcPr>
            <w:tcW w:w="1580" w:type="dxa"/>
            <w:vAlign w:val="center"/>
          </w:tcPr>
          <w:p w14:paraId="794C2B3D" w14:textId="0D475AC9"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25</w:t>
            </w:r>
          </w:p>
        </w:tc>
      </w:tr>
      <w:tr w:rsidR="00BA7074" w:rsidRPr="00B176CC" w14:paraId="47CF89A0" w14:textId="77777777" w:rsidTr="00FC7634">
        <w:trPr>
          <w:trHeight w:val="290"/>
        </w:trPr>
        <w:tc>
          <w:tcPr>
            <w:tcW w:w="1312" w:type="dxa"/>
            <w:vAlign w:val="center"/>
          </w:tcPr>
          <w:p w14:paraId="457B619A"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El Salvador</w:t>
            </w:r>
          </w:p>
        </w:tc>
        <w:tc>
          <w:tcPr>
            <w:tcW w:w="1371" w:type="dxa"/>
            <w:vAlign w:val="center"/>
          </w:tcPr>
          <w:p w14:paraId="295C3A5F" w14:textId="77777777" w:rsidR="00BA7074" w:rsidRPr="00B176CC" w:rsidRDefault="00BA7074"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Chiquirín</w:t>
            </w:r>
            <w:proofErr w:type="spellEnd"/>
          </w:p>
        </w:tc>
        <w:tc>
          <w:tcPr>
            <w:tcW w:w="1574" w:type="dxa"/>
            <w:vAlign w:val="center"/>
          </w:tcPr>
          <w:p w14:paraId="7B2B2799" w14:textId="67E622C2"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27</w:t>
            </w:r>
          </w:p>
        </w:tc>
        <w:tc>
          <w:tcPr>
            <w:tcW w:w="1230" w:type="dxa"/>
            <w:vAlign w:val="center"/>
            <w:hideMark/>
          </w:tcPr>
          <w:p w14:paraId="4CF592F3"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25</w:t>
            </w:r>
          </w:p>
        </w:tc>
        <w:tc>
          <w:tcPr>
            <w:tcW w:w="1761" w:type="dxa"/>
            <w:vAlign w:val="center"/>
          </w:tcPr>
          <w:p w14:paraId="041343B5" w14:textId="76ED2295"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21</w:t>
            </w:r>
          </w:p>
        </w:tc>
        <w:tc>
          <w:tcPr>
            <w:tcW w:w="1580" w:type="dxa"/>
            <w:vAlign w:val="center"/>
          </w:tcPr>
          <w:p w14:paraId="7219188B" w14:textId="147197E6"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23</w:t>
            </w:r>
          </w:p>
        </w:tc>
      </w:tr>
      <w:tr w:rsidR="00BA7074" w:rsidRPr="00B176CC" w14:paraId="4CCD5229" w14:textId="77777777" w:rsidTr="00FC7634">
        <w:trPr>
          <w:trHeight w:val="290"/>
        </w:trPr>
        <w:tc>
          <w:tcPr>
            <w:tcW w:w="1312" w:type="dxa"/>
            <w:vAlign w:val="center"/>
          </w:tcPr>
          <w:p w14:paraId="7FDFA626"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Honduras</w:t>
            </w:r>
          </w:p>
        </w:tc>
        <w:tc>
          <w:tcPr>
            <w:tcW w:w="1371" w:type="dxa"/>
            <w:vAlign w:val="center"/>
          </w:tcPr>
          <w:p w14:paraId="41F5F6A4"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Cedeño</w:t>
            </w:r>
          </w:p>
        </w:tc>
        <w:tc>
          <w:tcPr>
            <w:tcW w:w="1574" w:type="dxa"/>
            <w:vAlign w:val="center"/>
          </w:tcPr>
          <w:p w14:paraId="6356C693" w14:textId="10E34104"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230" w:type="dxa"/>
            <w:vAlign w:val="center"/>
            <w:hideMark/>
          </w:tcPr>
          <w:p w14:paraId="711E13DA"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761" w:type="dxa"/>
            <w:vAlign w:val="center"/>
          </w:tcPr>
          <w:p w14:paraId="29EC7614" w14:textId="4D28A9B5"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ND</w:t>
            </w:r>
          </w:p>
        </w:tc>
        <w:tc>
          <w:tcPr>
            <w:tcW w:w="1580" w:type="dxa"/>
            <w:vAlign w:val="center"/>
          </w:tcPr>
          <w:p w14:paraId="6F7A95AF" w14:textId="10599A45"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BA7074" w:rsidRPr="00B176CC" w14:paraId="7A0FDD17" w14:textId="77777777" w:rsidTr="00FC7634">
        <w:trPr>
          <w:trHeight w:val="290"/>
        </w:trPr>
        <w:tc>
          <w:tcPr>
            <w:tcW w:w="1312" w:type="dxa"/>
            <w:vAlign w:val="center"/>
          </w:tcPr>
          <w:p w14:paraId="7BD5C4D5"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Nicaragua</w:t>
            </w:r>
          </w:p>
        </w:tc>
        <w:tc>
          <w:tcPr>
            <w:tcW w:w="1371" w:type="dxa"/>
            <w:vAlign w:val="center"/>
          </w:tcPr>
          <w:p w14:paraId="52ED2CB1" w14:textId="77777777" w:rsidR="00BA7074" w:rsidRPr="00B176CC" w:rsidRDefault="00BA7074"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Posa</w:t>
            </w:r>
            <w:proofErr w:type="spellEnd"/>
            <w:r w:rsidRPr="00B176CC">
              <w:rPr>
                <w:rFonts w:ascii="Times New Roman" w:hAnsi="Times New Roman" w:cs="Times New Roman"/>
                <w:sz w:val="20"/>
                <w:szCs w:val="20"/>
              </w:rPr>
              <w:t xml:space="preserve"> del Padre</w:t>
            </w:r>
          </w:p>
        </w:tc>
        <w:tc>
          <w:tcPr>
            <w:tcW w:w="1574" w:type="dxa"/>
            <w:vAlign w:val="center"/>
          </w:tcPr>
          <w:p w14:paraId="0E088821" w14:textId="714511CC"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9</w:t>
            </w:r>
          </w:p>
        </w:tc>
        <w:tc>
          <w:tcPr>
            <w:tcW w:w="1230" w:type="dxa"/>
            <w:vAlign w:val="center"/>
            <w:hideMark/>
          </w:tcPr>
          <w:p w14:paraId="5DA67C78"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39</w:t>
            </w:r>
          </w:p>
        </w:tc>
        <w:tc>
          <w:tcPr>
            <w:tcW w:w="1761" w:type="dxa"/>
            <w:vAlign w:val="center"/>
          </w:tcPr>
          <w:p w14:paraId="5701E8ED" w14:textId="3439E540"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14</w:t>
            </w:r>
          </w:p>
        </w:tc>
        <w:tc>
          <w:tcPr>
            <w:tcW w:w="1580" w:type="dxa"/>
            <w:vAlign w:val="center"/>
          </w:tcPr>
          <w:p w14:paraId="7F51A40F" w14:textId="3FD77FE0"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3</w:t>
            </w:r>
          </w:p>
        </w:tc>
      </w:tr>
      <w:tr w:rsidR="00BA7074" w:rsidRPr="00B176CC" w14:paraId="073F328E" w14:textId="77777777" w:rsidTr="00FC7634">
        <w:trPr>
          <w:trHeight w:val="290"/>
        </w:trPr>
        <w:tc>
          <w:tcPr>
            <w:tcW w:w="1312" w:type="dxa"/>
            <w:vAlign w:val="center"/>
          </w:tcPr>
          <w:p w14:paraId="4DA1AF1F"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Costa Rica</w:t>
            </w:r>
          </w:p>
        </w:tc>
        <w:tc>
          <w:tcPr>
            <w:tcW w:w="1371" w:type="dxa"/>
            <w:vAlign w:val="center"/>
          </w:tcPr>
          <w:p w14:paraId="4EC8042A"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Potrero</w:t>
            </w:r>
          </w:p>
        </w:tc>
        <w:tc>
          <w:tcPr>
            <w:tcW w:w="1574" w:type="dxa"/>
            <w:vAlign w:val="center"/>
          </w:tcPr>
          <w:p w14:paraId="310A09D6" w14:textId="0A74D370"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230" w:type="dxa"/>
            <w:vAlign w:val="center"/>
            <w:hideMark/>
          </w:tcPr>
          <w:p w14:paraId="4A8505A0"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761" w:type="dxa"/>
            <w:vAlign w:val="center"/>
          </w:tcPr>
          <w:p w14:paraId="6C35A064" w14:textId="2C03718D"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ND</w:t>
            </w:r>
          </w:p>
        </w:tc>
        <w:tc>
          <w:tcPr>
            <w:tcW w:w="1580" w:type="dxa"/>
            <w:vAlign w:val="center"/>
          </w:tcPr>
          <w:p w14:paraId="6057114A" w14:textId="5AF18CD2"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BA7074" w:rsidRPr="00B176CC" w14:paraId="6CCF7D34" w14:textId="77777777" w:rsidTr="00FC7634">
        <w:trPr>
          <w:trHeight w:val="290"/>
        </w:trPr>
        <w:tc>
          <w:tcPr>
            <w:tcW w:w="1312" w:type="dxa"/>
            <w:vAlign w:val="center"/>
          </w:tcPr>
          <w:p w14:paraId="1E832FEE"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Costa Rica</w:t>
            </w:r>
          </w:p>
        </w:tc>
        <w:tc>
          <w:tcPr>
            <w:tcW w:w="1371" w:type="dxa"/>
            <w:vAlign w:val="center"/>
          </w:tcPr>
          <w:p w14:paraId="29D275BC"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Puerto Viejo</w:t>
            </w:r>
          </w:p>
        </w:tc>
        <w:tc>
          <w:tcPr>
            <w:tcW w:w="1574" w:type="dxa"/>
            <w:vAlign w:val="center"/>
          </w:tcPr>
          <w:p w14:paraId="4B6165EC" w14:textId="38448454"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8</w:t>
            </w:r>
          </w:p>
        </w:tc>
        <w:tc>
          <w:tcPr>
            <w:tcW w:w="1230" w:type="dxa"/>
            <w:vAlign w:val="center"/>
            <w:hideMark/>
          </w:tcPr>
          <w:p w14:paraId="0E1AE251"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2</w:t>
            </w:r>
          </w:p>
        </w:tc>
        <w:tc>
          <w:tcPr>
            <w:tcW w:w="1761" w:type="dxa"/>
            <w:vAlign w:val="center"/>
          </w:tcPr>
          <w:p w14:paraId="3868FD44" w14:textId="18000B6F"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2</w:t>
            </w:r>
          </w:p>
        </w:tc>
        <w:tc>
          <w:tcPr>
            <w:tcW w:w="1580" w:type="dxa"/>
            <w:vAlign w:val="center"/>
          </w:tcPr>
          <w:p w14:paraId="2EC8EA41" w14:textId="4071219B"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8</w:t>
            </w:r>
          </w:p>
        </w:tc>
      </w:tr>
      <w:tr w:rsidR="00BA7074" w:rsidRPr="00B176CC" w14:paraId="6A46E20E" w14:textId="77777777" w:rsidTr="00FC7634">
        <w:trPr>
          <w:trHeight w:val="290"/>
        </w:trPr>
        <w:tc>
          <w:tcPr>
            <w:tcW w:w="1312" w:type="dxa"/>
            <w:vAlign w:val="center"/>
          </w:tcPr>
          <w:p w14:paraId="6F031991"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Costa Rica</w:t>
            </w:r>
          </w:p>
        </w:tc>
        <w:tc>
          <w:tcPr>
            <w:tcW w:w="1371" w:type="dxa"/>
            <w:vAlign w:val="center"/>
          </w:tcPr>
          <w:p w14:paraId="64F8BC3F"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Grande</w:t>
            </w:r>
          </w:p>
        </w:tc>
        <w:tc>
          <w:tcPr>
            <w:tcW w:w="1574" w:type="dxa"/>
            <w:vAlign w:val="center"/>
          </w:tcPr>
          <w:p w14:paraId="51673A86" w14:textId="787FD101"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230" w:type="dxa"/>
            <w:vAlign w:val="center"/>
            <w:hideMark/>
          </w:tcPr>
          <w:p w14:paraId="707A620C"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761" w:type="dxa"/>
            <w:vAlign w:val="center"/>
          </w:tcPr>
          <w:p w14:paraId="221067C3" w14:textId="1B27FE2C"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ND</w:t>
            </w:r>
          </w:p>
        </w:tc>
        <w:tc>
          <w:tcPr>
            <w:tcW w:w="1580" w:type="dxa"/>
            <w:vAlign w:val="center"/>
          </w:tcPr>
          <w:p w14:paraId="6A6971FD" w14:textId="0F612FF6"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BA7074" w:rsidRPr="00B176CC" w14:paraId="474F9665" w14:textId="77777777" w:rsidTr="00FC7634">
        <w:trPr>
          <w:trHeight w:val="290"/>
        </w:trPr>
        <w:tc>
          <w:tcPr>
            <w:tcW w:w="1312" w:type="dxa"/>
            <w:vAlign w:val="center"/>
          </w:tcPr>
          <w:p w14:paraId="3C5B298C"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Costa Rica</w:t>
            </w:r>
          </w:p>
        </w:tc>
        <w:tc>
          <w:tcPr>
            <w:tcW w:w="1371" w:type="dxa"/>
            <w:vAlign w:val="center"/>
          </w:tcPr>
          <w:p w14:paraId="1055C05F"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Cabuya</w:t>
            </w:r>
          </w:p>
        </w:tc>
        <w:tc>
          <w:tcPr>
            <w:tcW w:w="1574" w:type="dxa"/>
            <w:vAlign w:val="center"/>
          </w:tcPr>
          <w:p w14:paraId="73095032" w14:textId="4A6C3C7A"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66</w:t>
            </w:r>
          </w:p>
        </w:tc>
        <w:tc>
          <w:tcPr>
            <w:tcW w:w="1230" w:type="dxa"/>
            <w:vAlign w:val="center"/>
            <w:hideMark/>
          </w:tcPr>
          <w:p w14:paraId="554451AF"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40</w:t>
            </w:r>
          </w:p>
        </w:tc>
        <w:tc>
          <w:tcPr>
            <w:tcW w:w="1761" w:type="dxa"/>
            <w:vAlign w:val="center"/>
          </w:tcPr>
          <w:p w14:paraId="38FE9625" w14:textId="6971C79F"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39</w:t>
            </w:r>
          </w:p>
        </w:tc>
        <w:tc>
          <w:tcPr>
            <w:tcW w:w="1580" w:type="dxa"/>
            <w:vAlign w:val="center"/>
          </w:tcPr>
          <w:p w14:paraId="19D2CEAE" w14:textId="3EC5822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65</w:t>
            </w:r>
          </w:p>
        </w:tc>
      </w:tr>
      <w:tr w:rsidR="00BA7074" w:rsidRPr="00B176CC" w14:paraId="2BAD9A4E" w14:textId="77777777" w:rsidTr="00FC7634">
        <w:trPr>
          <w:trHeight w:val="290"/>
        </w:trPr>
        <w:tc>
          <w:tcPr>
            <w:tcW w:w="1312" w:type="dxa"/>
            <w:vAlign w:val="center"/>
          </w:tcPr>
          <w:p w14:paraId="53496879"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Costa Rica</w:t>
            </w:r>
          </w:p>
        </w:tc>
        <w:tc>
          <w:tcPr>
            <w:tcW w:w="1371" w:type="dxa"/>
            <w:vAlign w:val="center"/>
          </w:tcPr>
          <w:p w14:paraId="4239C43F"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Puntarenas</w:t>
            </w:r>
          </w:p>
        </w:tc>
        <w:tc>
          <w:tcPr>
            <w:tcW w:w="1574" w:type="dxa"/>
            <w:vAlign w:val="center"/>
          </w:tcPr>
          <w:p w14:paraId="5C82CB72" w14:textId="2DEC6121"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30</w:t>
            </w:r>
          </w:p>
        </w:tc>
        <w:tc>
          <w:tcPr>
            <w:tcW w:w="1230" w:type="dxa"/>
            <w:vAlign w:val="center"/>
            <w:hideMark/>
          </w:tcPr>
          <w:p w14:paraId="21975F64"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37</w:t>
            </w:r>
          </w:p>
        </w:tc>
        <w:tc>
          <w:tcPr>
            <w:tcW w:w="1761" w:type="dxa"/>
            <w:vAlign w:val="center"/>
          </w:tcPr>
          <w:p w14:paraId="47334FCD" w14:textId="2F0B5F19"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37</w:t>
            </w:r>
          </w:p>
        </w:tc>
        <w:tc>
          <w:tcPr>
            <w:tcW w:w="1580" w:type="dxa"/>
            <w:vAlign w:val="center"/>
          </w:tcPr>
          <w:p w14:paraId="16894876" w14:textId="50D7C8CF"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30</w:t>
            </w:r>
          </w:p>
        </w:tc>
      </w:tr>
      <w:tr w:rsidR="00BA7074" w:rsidRPr="00B176CC" w14:paraId="3834DF73" w14:textId="77777777" w:rsidTr="00FC7634">
        <w:trPr>
          <w:trHeight w:val="290"/>
        </w:trPr>
        <w:tc>
          <w:tcPr>
            <w:tcW w:w="1312" w:type="dxa"/>
            <w:vAlign w:val="center"/>
          </w:tcPr>
          <w:p w14:paraId="3E056818"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lastRenderedPageBreak/>
              <w:t>Costa Rica</w:t>
            </w:r>
          </w:p>
        </w:tc>
        <w:tc>
          <w:tcPr>
            <w:tcW w:w="1371" w:type="dxa"/>
            <w:vAlign w:val="center"/>
          </w:tcPr>
          <w:p w14:paraId="70773EAD"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Azul</w:t>
            </w:r>
          </w:p>
        </w:tc>
        <w:tc>
          <w:tcPr>
            <w:tcW w:w="1574" w:type="dxa"/>
            <w:vAlign w:val="center"/>
          </w:tcPr>
          <w:p w14:paraId="00FD7231" w14:textId="065F1A2A"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1</w:t>
            </w:r>
          </w:p>
        </w:tc>
        <w:tc>
          <w:tcPr>
            <w:tcW w:w="1230" w:type="dxa"/>
            <w:vAlign w:val="center"/>
            <w:hideMark/>
          </w:tcPr>
          <w:p w14:paraId="567EDA36"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11</w:t>
            </w:r>
          </w:p>
        </w:tc>
        <w:tc>
          <w:tcPr>
            <w:tcW w:w="1761" w:type="dxa"/>
            <w:vAlign w:val="center"/>
          </w:tcPr>
          <w:p w14:paraId="5B86336A" w14:textId="1AC156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11</w:t>
            </w:r>
          </w:p>
        </w:tc>
        <w:tc>
          <w:tcPr>
            <w:tcW w:w="1580" w:type="dxa"/>
            <w:vAlign w:val="center"/>
          </w:tcPr>
          <w:p w14:paraId="466F55A1" w14:textId="7F5A0336"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1</w:t>
            </w:r>
          </w:p>
        </w:tc>
      </w:tr>
      <w:tr w:rsidR="00BA7074" w:rsidRPr="00B176CC" w14:paraId="079F8E46" w14:textId="77777777" w:rsidTr="00FC7634">
        <w:trPr>
          <w:trHeight w:val="290"/>
        </w:trPr>
        <w:tc>
          <w:tcPr>
            <w:tcW w:w="1312" w:type="dxa"/>
            <w:vAlign w:val="center"/>
          </w:tcPr>
          <w:p w14:paraId="5F6D1013"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Costa Rica</w:t>
            </w:r>
          </w:p>
        </w:tc>
        <w:tc>
          <w:tcPr>
            <w:tcW w:w="1371" w:type="dxa"/>
            <w:vAlign w:val="center"/>
          </w:tcPr>
          <w:p w14:paraId="760E85CF" w14:textId="77777777" w:rsidR="00BA7074" w:rsidRPr="00B176CC" w:rsidRDefault="00BA7074"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Jacó</w:t>
            </w:r>
            <w:proofErr w:type="spellEnd"/>
          </w:p>
        </w:tc>
        <w:tc>
          <w:tcPr>
            <w:tcW w:w="1574" w:type="dxa"/>
            <w:vAlign w:val="center"/>
          </w:tcPr>
          <w:p w14:paraId="30077202" w14:textId="60F0FED6"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15</w:t>
            </w:r>
          </w:p>
        </w:tc>
        <w:tc>
          <w:tcPr>
            <w:tcW w:w="1230" w:type="dxa"/>
            <w:vAlign w:val="center"/>
            <w:hideMark/>
          </w:tcPr>
          <w:p w14:paraId="28C86FA6"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21</w:t>
            </w:r>
          </w:p>
        </w:tc>
        <w:tc>
          <w:tcPr>
            <w:tcW w:w="1761" w:type="dxa"/>
            <w:vAlign w:val="center"/>
          </w:tcPr>
          <w:p w14:paraId="2C6FF17F" w14:textId="658BE17E"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19</w:t>
            </w:r>
          </w:p>
        </w:tc>
        <w:tc>
          <w:tcPr>
            <w:tcW w:w="1580" w:type="dxa"/>
            <w:vAlign w:val="center"/>
          </w:tcPr>
          <w:p w14:paraId="5D9065D5" w14:textId="42FD81BF"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13</w:t>
            </w:r>
          </w:p>
        </w:tc>
      </w:tr>
      <w:tr w:rsidR="00BA7074" w:rsidRPr="00B176CC" w14:paraId="622ADC2F" w14:textId="77777777" w:rsidTr="00FC7634">
        <w:trPr>
          <w:trHeight w:val="290"/>
        </w:trPr>
        <w:tc>
          <w:tcPr>
            <w:tcW w:w="1312" w:type="dxa"/>
            <w:vAlign w:val="center"/>
          </w:tcPr>
          <w:p w14:paraId="0F21CA81"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Costa Rica</w:t>
            </w:r>
          </w:p>
        </w:tc>
        <w:tc>
          <w:tcPr>
            <w:tcW w:w="1371" w:type="dxa"/>
            <w:vAlign w:val="center"/>
          </w:tcPr>
          <w:p w14:paraId="1E627DBF"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Hermosa</w:t>
            </w:r>
          </w:p>
        </w:tc>
        <w:tc>
          <w:tcPr>
            <w:tcW w:w="1574" w:type="dxa"/>
            <w:vAlign w:val="center"/>
          </w:tcPr>
          <w:p w14:paraId="3A216017" w14:textId="327DF6FF"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8</w:t>
            </w:r>
          </w:p>
        </w:tc>
        <w:tc>
          <w:tcPr>
            <w:tcW w:w="1230" w:type="dxa"/>
            <w:vAlign w:val="center"/>
            <w:hideMark/>
          </w:tcPr>
          <w:p w14:paraId="74C267DC"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19</w:t>
            </w:r>
          </w:p>
        </w:tc>
        <w:tc>
          <w:tcPr>
            <w:tcW w:w="1761" w:type="dxa"/>
            <w:vAlign w:val="center"/>
          </w:tcPr>
          <w:p w14:paraId="61176BD0" w14:textId="0E6E81E5"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19</w:t>
            </w:r>
          </w:p>
        </w:tc>
        <w:tc>
          <w:tcPr>
            <w:tcW w:w="1580" w:type="dxa"/>
            <w:vAlign w:val="center"/>
          </w:tcPr>
          <w:p w14:paraId="5A90055E" w14:textId="2144222B"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8</w:t>
            </w:r>
          </w:p>
        </w:tc>
      </w:tr>
      <w:tr w:rsidR="00BA7074" w:rsidRPr="00B176CC" w14:paraId="0BBA4840" w14:textId="77777777" w:rsidTr="00FC7634">
        <w:trPr>
          <w:trHeight w:val="290"/>
        </w:trPr>
        <w:tc>
          <w:tcPr>
            <w:tcW w:w="1312" w:type="dxa"/>
            <w:vAlign w:val="center"/>
          </w:tcPr>
          <w:p w14:paraId="214DECA4"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Panamá</w:t>
            </w:r>
          </w:p>
        </w:tc>
        <w:tc>
          <w:tcPr>
            <w:tcW w:w="1371" w:type="dxa"/>
            <w:vAlign w:val="center"/>
          </w:tcPr>
          <w:p w14:paraId="457C02D4"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Las </w:t>
            </w:r>
            <w:proofErr w:type="spellStart"/>
            <w:r w:rsidRPr="00B176CC">
              <w:rPr>
                <w:rFonts w:ascii="Times New Roman" w:hAnsi="Times New Roman" w:cs="Times New Roman"/>
                <w:sz w:val="20"/>
                <w:szCs w:val="20"/>
              </w:rPr>
              <w:t>Lajas</w:t>
            </w:r>
            <w:proofErr w:type="spellEnd"/>
          </w:p>
        </w:tc>
        <w:tc>
          <w:tcPr>
            <w:tcW w:w="1574" w:type="dxa"/>
            <w:vAlign w:val="center"/>
          </w:tcPr>
          <w:p w14:paraId="2CE0C0E9" w14:textId="3DF1F71B"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70</w:t>
            </w:r>
          </w:p>
        </w:tc>
        <w:tc>
          <w:tcPr>
            <w:tcW w:w="1230" w:type="dxa"/>
            <w:vAlign w:val="center"/>
            <w:hideMark/>
          </w:tcPr>
          <w:p w14:paraId="35130B32"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53</w:t>
            </w:r>
          </w:p>
        </w:tc>
        <w:tc>
          <w:tcPr>
            <w:tcW w:w="1761" w:type="dxa"/>
            <w:vAlign w:val="center"/>
          </w:tcPr>
          <w:p w14:paraId="36A14A44" w14:textId="1F68A812"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51</w:t>
            </w:r>
          </w:p>
        </w:tc>
        <w:tc>
          <w:tcPr>
            <w:tcW w:w="1580" w:type="dxa"/>
            <w:vAlign w:val="center"/>
          </w:tcPr>
          <w:p w14:paraId="64AAE905" w14:textId="1315C881"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67</w:t>
            </w:r>
          </w:p>
        </w:tc>
      </w:tr>
      <w:tr w:rsidR="00BA7074" w:rsidRPr="00B176CC" w14:paraId="0D639F6C" w14:textId="77777777" w:rsidTr="00FC7634">
        <w:trPr>
          <w:trHeight w:val="290"/>
        </w:trPr>
        <w:tc>
          <w:tcPr>
            <w:tcW w:w="1312" w:type="dxa"/>
            <w:vAlign w:val="center"/>
          </w:tcPr>
          <w:p w14:paraId="04727427"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Panamá</w:t>
            </w:r>
          </w:p>
        </w:tc>
        <w:tc>
          <w:tcPr>
            <w:tcW w:w="1371" w:type="dxa"/>
            <w:vAlign w:val="center"/>
          </w:tcPr>
          <w:p w14:paraId="35DEB8C9" w14:textId="77777777" w:rsidR="00BA7074" w:rsidRPr="00B176CC" w:rsidRDefault="00BA7074"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Torio</w:t>
            </w:r>
            <w:proofErr w:type="spellEnd"/>
          </w:p>
        </w:tc>
        <w:tc>
          <w:tcPr>
            <w:tcW w:w="1574" w:type="dxa"/>
            <w:vAlign w:val="center"/>
          </w:tcPr>
          <w:p w14:paraId="7C204A5A" w14:textId="010478D6"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5</w:t>
            </w:r>
          </w:p>
        </w:tc>
        <w:tc>
          <w:tcPr>
            <w:tcW w:w="1230" w:type="dxa"/>
            <w:vAlign w:val="center"/>
            <w:hideMark/>
          </w:tcPr>
          <w:p w14:paraId="5C02BD16"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17</w:t>
            </w:r>
          </w:p>
        </w:tc>
        <w:tc>
          <w:tcPr>
            <w:tcW w:w="1761" w:type="dxa"/>
            <w:vAlign w:val="center"/>
          </w:tcPr>
          <w:p w14:paraId="701CCA8F" w14:textId="004D867D"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14</w:t>
            </w:r>
          </w:p>
        </w:tc>
        <w:tc>
          <w:tcPr>
            <w:tcW w:w="1580" w:type="dxa"/>
            <w:vAlign w:val="center"/>
          </w:tcPr>
          <w:p w14:paraId="1B93BA6D" w14:textId="036080BC"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4</w:t>
            </w:r>
          </w:p>
        </w:tc>
      </w:tr>
      <w:tr w:rsidR="00BA7074" w:rsidRPr="00B176CC" w14:paraId="4C9C90E9" w14:textId="77777777" w:rsidTr="00FC7634">
        <w:trPr>
          <w:trHeight w:val="290"/>
        </w:trPr>
        <w:tc>
          <w:tcPr>
            <w:tcW w:w="1312" w:type="dxa"/>
            <w:vAlign w:val="center"/>
          </w:tcPr>
          <w:p w14:paraId="41E7B213"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Panamá</w:t>
            </w:r>
          </w:p>
        </w:tc>
        <w:tc>
          <w:tcPr>
            <w:tcW w:w="1371" w:type="dxa"/>
            <w:vAlign w:val="center"/>
          </w:tcPr>
          <w:p w14:paraId="70A75373" w14:textId="77777777" w:rsidR="00BA7074" w:rsidRPr="00B176CC" w:rsidRDefault="00BA7074"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Mataoscura</w:t>
            </w:r>
            <w:proofErr w:type="spellEnd"/>
          </w:p>
        </w:tc>
        <w:tc>
          <w:tcPr>
            <w:tcW w:w="1574" w:type="dxa"/>
            <w:vAlign w:val="center"/>
          </w:tcPr>
          <w:p w14:paraId="1679A1E4" w14:textId="3EDC7419"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36</w:t>
            </w:r>
          </w:p>
        </w:tc>
        <w:tc>
          <w:tcPr>
            <w:tcW w:w="1230" w:type="dxa"/>
            <w:vAlign w:val="center"/>
            <w:hideMark/>
          </w:tcPr>
          <w:p w14:paraId="565B59C3"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64</w:t>
            </w:r>
          </w:p>
        </w:tc>
        <w:tc>
          <w:tcPr>
            <w:tcW w:w="1761" w:type="dxa"/>
            <w:vAlign w:val="center"/>
          </w:tcPr>
          <w:p w14:paraId="098F61EA" w14:textId="11EB0B74"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57</w:t>
            </w:r>
          </w:p>
        </w:tc>
        <w:tc>
          <w:tcPr>
            <w:tcW w:w="1580" w:type="dxa"/>
            <w:vAlign w:val="center"/>
          </w:tcPr>
          <w:p w14:paraId="5CABF9D7" w14:textId="6D59B802"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32</w:t>
            </w:r>
          </w:p>
        </w:tc>
      </w:tr>
      <w:tr w:rsidR="00BA7074" w:rsidRPr="00B176CC" w14:paraId="2A90C408" w14:textId="77777777" w:rsidTr="00FC7634">
        <w:trPr>
          <w:trHeight w:val="580"/>
        </w:trPr>
        <w:tc>
          <w:tcPr>
            <w:tcW w:w="1312" w:type="dxa"/>
            <w:vAlign w:val="center"/>
          </w:tcPr>
          <w:p w14:paraId="2D701263"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Colombia</w:t>
            </w:r>
          </w:p>
        </w:tc>
        <w:tc>
          <w:tcPr>
            <w:tcW w:w="1371" w:type="dxa"/>
            <w:vAlign w:val="center"/>
          </w:tcPr>
          <w:p w14:paraId="3F7E2E57"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El Bajo-Punta Bonita</w:t>
            </w:r>
          </w:p>
        </w:tc>
        <w:tc>
          <w:tcPr>
            <w:tcW w:w="1574" w:type="dxa"/>
            <w:vAlign w:val="center"/>
          </w:tcPr>
          <w:p w14:paraId="52BC53CB" w14:textId="0E58F8C2"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22</w:t>
            </w:r>
          </w:p>
        </w:tc>
        <w:tc>
          <w:tcPr>
            <w:tcW w:w="1230" w:type="dxa"/>
            <w:vAlign w:val="center"/>
            <w:hideMark/>
          </w:tcPr>
          <w:p w14:paraId="1F39BC59"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22</w:t>
            </w:r>
          </w:p>
        </w:tc>
        <w:tc>
          <w:tcPr>
            <w:tcW w:w="1761" w:type="dxa"/>
            <w:vAlign w:val="center"/>
          </w:tcPr>
          <w:p w14:paraId="04FB5D9B" w14:textId="3A6A7C9B"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17</w:t>
            </w:r>
          </w:p>
        </w:tc>
        <w:tc>
          <w:tcPr>
            <w:tcW w:w="1580" w:type="dxa"/>
            <w:vAlign w:val="center"/>
          </w:tcPr>
          <w:p w14:paraId="3A42AA6C" w14:textId="455215C4"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17</w:t>
            </w:r>
          </w:p>
        </w:tc>
      </w:tr>
      <w:tr w:rsidR="00BA7074" w:rsidRPr="00B176CC" w14:paraId="0B3A3432" w14:textId="77777777" w:rsidTr="00FC7634">
        <w:trPr>
          <w:trHeight w:val="290"/>
        </w:trPr>
        <w:tc>
          <w:tcPr>
            <w:tcW w:w="1312" w:type="dxa"/>
            <w:vAlign w:val="center"/>
          </w:tcPr>
          <w:p w14:paraId="0EBD35BC"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Colombia</w:t>
            </w:r>
          </w:p>
        </w:tc>
        <w:tc>
          <w:tcPr>
            <w:tcW w:w="1371" w:type="dxa"/>
            <w:vAlign w:val="center"/>
          </w:tcPr>
          <w:p w14:paraId="0BC32413"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Ciudad </w:t>
            </w:r>
            <w:proofErr w:type="spellStart"/>
            <w:r w:rsidRPr="00B176CC">
              <w:rPr>
                <w:rFonts w:ascii="Times New Roman" w:hAnsi="Times New Roman" w:cs="Times New Roman"/>
                <w:sz w:val="20"/>
                <w:szCs w:val="20"/>
              </w:rPr>
              <w:t>Mutis</w:t>
            </w:r>
            <w:proofErr w:type="spellEnd"/>
          </w:p>
        </w:tc>
        <w:tc>
          <w:tcPr>
            <w:tcW w:w="1574" w:type="dxa"/>
            <w:vAlign w:val="center"/>
          </w:tcPr>
          <w:p w14:paraId="7CF2D6A8" w14:textId="27A5AA48"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37</w:t>
            </w:r>
          </w:p>
        </w:tc>
        <w:tc>
          <w:tcPr>
            <w:tcW w:w="1230" w:type="dxa"/>
            <w:vAlign w:val="center"/>
            <w:hideMark/>
          </w:tcPr>
          <w:p w14:paraId="670FA986"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43</w:t>
            </w:r>
          </w:p>
        </w:tc>
        <w:tc>
          <w:tcPr>
            <w:tcW w:w="1761" w:type="dxa"/>
            <w:vAlign w:val="center"/>
          </w:tcPr>
          <w:p w14:paraId="5EE75863" w14:textId="4F19C84A"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7</w:t>
            </w:r>
          </w:p>
        </w:tc>
        <w:tc>
          <w:tcPr>
            <w:tcW w:w="1580" w:type="dxa"/>
            <w:vAlign w:val="center"/>
          </w:tcPr>
          <w:p w14:paraId="6C36BE94" w14:textId="713BB93E"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6</w:t>
            </w:r>
          </w:p>
        </w:tc>
      </w:tr>
      <w:tr w:rsidR="00BA7074" w:rsidRPr="00B176CC" w14:paraId="47187FD4" w14:textId="77777777" w:rsidTr="00FC7634">
        <w:trPr>
          <w:trHeight w:val="290"/>
        </w:trPr>
        <w:tc>
          <w:tcPr>
            <w:tcW w:w="1312" w:type="dxa"/>
            <w:vAlign w:val="center"/>
          </w:tcPr>
          <w:p w14:paraId="52F12287"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Colombia</w:t>
            </w:r>
          </w:p>
        </w:tc>
        <w:tc>
          <w:tcPr>
            <w:tcW w:w="1371" w:type="dxa"/>
            <w:vAlign w:val="center"/>
          </w:tcPr>
          <w:p w14:paraId="07C67002"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La </w:t>
            </w:r>
            <w:proofErr w:type="spellStart"/>
            <w:r w:rsidRPr="00B176CC">
              <w:rPr>
                <w:rFonts w:ascii="Times New Roman" w:hAnsi="Times New Roman" w:cs="Times New Roman"/>
                <w:sz w:val="20"/>
                <w:szCs w:val="20"/>
              </w:rPr>
              <w:t>Bocana</w:t>
            </w:r>
            <w:proofErr w:type="spellEnd"/>
          </w:p>
        </w:tc>
        <w:tc>
          <w:tcPr>
            <w:tcW w:w="1574" w:type="dxa"/>
            <w:vAlign w:val="center"/>
          </w:tcPr>
          <w:p w14:paraId="3BB49723" w14:textId="358DB2FD"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9</w:t>
            </w:r>
          </w:p>
        </w:tc>
        <w:tc>
          <w:tcPr>
            <w:tcW w:w="1230" w:type="dxa"/>
            <w:vAlign w:val="center"/>
            <w:hideMark/>
          </w:tcPr>
          <w:p w14:paraId="0B3CAAAF"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9</w:t>
            </w:r>
          </w:p>
        </w:tc>
        <w:tc>
          <w:tcPr>
            <w:tcW w:w="1761" w:type="dxa"/>
            <w:vAlign w:val="center"/>
          </w:tcPr>
          <w:p w14:paraId="316CA90F" w14:textId="5B6C6DDF"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8</w:t>
            </w:r>
          </w:p>
        </w:tc>
        <w:tc>
          <w:tcPr>
            <w:tcW w:w="1580" w:type="dxa"/>
            <w:vAlign w:val="center"/>
          </w:tcPr>
          <w:p w14:paraId="309E61BE" w14:textId="43F6BF83"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8</w:t>
            </w:r>
          </w:p>
        </w:tc>
      </w:tr>
      <w:tr w:rsidR="00BA7074" w:rsidRPr="00B176CC" w14:paraId="089503C7" w14:textId="77777777" w:rsidTr="00FC7634">
        <w:trPr>
          <w:trHeight w:val="290"/>
        </w:trPr>
        <w:tc>
          <w:tcPr>
            <w:tcW w:w="1312" w:type="dxa"/>
            <w:vAlign w:val="center"/>
          </w:tcPr>
          <w:p w14:paraId="11ECBEA3"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Colombia</w:t>
            </w:r>
          </w:p>
        </w:tc>
        <w:tc>
          <w:tcPr>
            <w:tcW w:w="1371" w:type="dxa"/>
            <w:vAlign w:val="center"/>
          </w:tcPr>
          <w:p w14:paraId="425A25CB"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El </w:t>
            </w:r>
            <w:proofErr w:type="spellStart"/>
            <w:r w:rsidRPr="00B176CC">
              <w:rPr>
                <w:rFonts w:ascii="Times New Roman" w:hAnsi="Times New Roman" w:cs="Times New Roman"/>
                <w:sz w:val="20"/>
                <w:szCs w:val="20"/>
              </w:rPr>
              <w:t>Almejal</w:t>
            </w:r>
            <w:proofErr w:type="spellEnd"/>
          </w:p>
        </w:tc>
        <w:tc>
          <w:tcPr>
            <w:tcW w:w="1574" w:type="dxa"/>
            <w:vAlign w:val="center"/>
          </w:tcPr>
          <w:p w14:paraId="3E0EB65F" w14:textId="7BA1B725"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0</w:t>
            </w:r>
          </w:p>
        </w:tc>
        <w:tc>
          <w:tcPr>
            <w:tcW w:w="2991" w:type="dxa"/>
            <w:gridSpan w:val="2"/>
            <w:vAlign w:val="center"/>
            <w:hideMark/>
          </w:tcPr>
          <w:p w14:paraId="24EFA429"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No interactions</w:t>
            </w:r>
          </w:p>
        </w:tc>
        <w:tc>
          <w:tcPr>
            <w:tcW w:w="1580" w:type="dxa"/>
            <w:vAlign w:val="center"/>
          </w:tcPr>
          <w:p w14:paraId="187982A0"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0</w:t>
            </w:r>
          </w:p>
        </w:tc>
      </w:tr>
      <w:tr w:rsidR="00BA7074" w:rsidRPr="00B176CC" w14:paraId="37AB6DDE" w14:textId="77777777" w:rsidTr="00FC7634">
        <w:trPr>
          <w:trHeight w:val="580"/>
        </w:trPr>
        <w:tc>
          <w:tcPr>
            <w:tcW w:w="1312" w:type="dxa"/>
            <w:vAlign w:val="center"/>
          </w:tcPr>
          <w:p w14:paraId="57BE9FFD"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Ecuador</w:t>
            </w:r>
          </w:p>
        </w:tc>
        <w:tc>
          <w:tcPr>
            <w:tcW w:w="1371" w:type="dxa"/>
            <w:vAlign w:val="center"/>
          </w:tcPr>
          <w:p w14:paraId="470C9DAD" w14:textId="77777777" w:rsidR="00BA7074" w:rsidRPr="00B176CC" w:rsidRDefault="00BA7074"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Briceño</w:t>
            </w:r>
            <w:proofErr w:type="spellEnd"/>
            <w:r w:rsidRPr="00B176CC">
              <w:rPr>
                <w:rFonts w:ascii="Times New Roman" w:hAnsi="Times New Roman" w:cs="Times New Roman"/>
                <w:sz w:val="20"/>
                <w:szCs w:val="20"/>
              </w:rPr>
              <w:t>-San Vicente</w:t>
            </w:r>
          </w:p>
        </w:tc>
        <w:tc>
          <w:tcPr>
            <w:tcW w:w="1574" w:type="dxa"/>
            <w:vAlign w:val="center"/>
          </w:tcPr>
          <w:p w14:paraId="054D8A0B" w14:textId="2E2515E2"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230" w:type="dxa"/>
            <w:vAlign w:val="center"/>
            <w:hideMark/>
          </w:tcPr>
          <w:p w14:paraId="7790AC2A"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761" w:type="dxa"/>
            <w:vAlign w:val="center"/>
          </w:tcPr>
          <w:p w14:paraId="0429BB67" w14:textId="684EB08E"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ND</w:t>
            </w:r>
          </w:p>
        </w:tc>
        <w:tc>
          <w:tcPr>
            <w:tcW w:w="1580" w:type="dxa"/>
            <w:vAlign w:val="center"/>
          </w:tcPr>
          <w:p w14:paraId="50070082" w14:textId="5132D066"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BA7074" w:rsidRPr="00B176CC" w14:paraId="0A95B698" w14:textId="77777777" w:rsidTr="00FC7634">
        <w:trPr>
          <w:trHeight w:val="290"/>
        </w:trPr>
        <w:tc>
          <w:tcPr>
            <w:tcW w:w="1312" w:type="dxa"/>
            <w:vAlign w:val="center"/>
          </w:tcPr>
          <w:p w14:paraId="46A2B40A"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Ecuador</w:t>
            </w:r>
          </w:p>
        </w:tc>
        <w:tc>
          <w:tcPr>
            <w:tcW w:w="1371" w:type="dxa"/>
            <w:vAlign w:val="center"/>
          </w:tcPr>
          <w:p w14:paraId="6AE1CE07"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San José-Manta</w:t>
            </w:r>
          </w:p>
        </w:tc>
        <w:tc>
          <w:tcPr>
            <w:tcW w:w="1574" w:type="dxa"/>
            <w:vAlign w:val="center"/>
          </w:tcPr>
          <w:p w14:paraId="04D490C9" w14:textId="2E936283"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230" w:type="dxa"/>
            <w:vAlign w:val="center"/>
            <w:hideMark/>
          </w:tcPr>
          <w:p w14:paraId="57050FCA"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761" w:type="dxa"/>
            <w:vAlign w:val="center"/>
          </w:tcPr>
          <w:p w14:paraId="783B93B8" w14:textId="2DD817DF"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ND</w:t>
            </w:r>
          </w:p>
        </w:tc>
        <w:tc>
          <w:tcPr>
            <w:tcW w:w="1580" w:type="dxa"/>
            <w:vAlign w:val="center"/>
          </w:tcPr>
          <w:p w14:paraId="209EE3CB" w14:textId="17A938B1"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BA7074" w:rsidRPr="00B176CC" w14:paraId="37CB4FC1" w14:textId="77777777" w:rsidTr="00FC7634">
        <w:trPr>
          <w:trHeight w:val="290"/>
        </w:trPr>
        <w:tc>
          <w:tcPr>
            <w:tcW w:w="1312" w:type="dxa"/>
            <w:vAlign w:val="center"/>
          </w:tcPr>
          <w:p w14:paraId="2C8AA283"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Ecuador</w:t>
            </w:r>
          </w:p>
        </w:tc>
        <w:tc>
          <w:tcPr>
            <w:tcW w:w="1371" w:type="dxa"/>
            <w:vAlign w:val="center"/>
          </w:tcPr>
          <w:p w14:paraId="5D894565" w14:textId="77777777" w:rsidR="00BA7074" w:rsidRPr="00B176CC" w:rsidRDefault="00BA7074"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Ligüiqui</w:t>
            </w:r>
            <w:proofErr w:type="spellEnd"/>
          </w:p>
        </w:tc>
        <w:tc>
          <w:tcPr>
            <w:tcW w:w="1574" w:type="dxa"/>
            <w:vAlign w:val="center"/>
          </w:tcPr>
          <w:p w14:paraId="5AEC29E3" w14:textId="45412586"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2</w:t>
            </w:r>
          </w:p>
        </w:tc>
        <w:tc>
          <w:tcPr>
            <w:tcW w:w="1230" w:type="dxa"/>
            <w:vAlign w:val="center"/>
            <w:hideMark/>
          </w:tcPr>
          <w:p w14:paraId="5EF051A3"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11</w:t>
            </w:r>
          </w:p>
        </w:tc>
        <w:tc>
          <w:tcPr>
            <w:tcW w:w="1761" w:type="dxa"/>
            <w:vAlign w:val="center"/>
          </w:tcPr>
          <w:p w14:paraId="4478CB6E" w14:textId="666ADC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11</w:t>
            </w:r>
          </w:p>
        </w:tc>
        <w:tc>
          <w:tcPr>
            <w:tcW w:w="1580" w:type="dxa"/>
            <w:vAlign w:val="center"/>
          </w:tcPr>
          <w:p w14:paraId="69212668" w14:textId="166881B5"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2</w:t>
            </w:r>
          </w:p>
        </w:tc>
      </w:tr>
      <w:tr w:rsidR="00BA7074" w:rsidRPr="00B176CC" w14:paraId="60F1C3EA" w14:textId="77777777" w:rsidTr="00FC7634">
        <w:trPr>
          <w:trHeight w:val="290"/>
        </w:trPr>
        <w:tc>
          <w:tcPr>
            <w:tcW w:w="1312" w:type="dxa"/>
            <w:vAlign w:val="center"/>
          </w:tcPr>
          <w:p w14:paraId="0DBF6F24"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Ecuador</w:t>
            </w:r>
          </w:p>
        </w:tc>
        <w:tc>
          <w:tcPr>
            <w:tcW w:w="1371" w:type="dxa"/>
            <w:vAlign w:val="center"/>
          </w:tcPr>
          <w:p w14:paraId="04176B42"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Valdivia</w:t>
            </w:r>
          </w:p>
        </w:tc>
        <w:tc>
          <w:tcPr>
            <w:tcW w:w="1574" w:type="dxa"/>
            <w:vAlign w:val="center"/>
          </w:tcPr>
          <w:p w14:paraId="6EA87680" w14:textId="6CE522DB"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3</w:t>
            </w:r>
          </w:p>
        </w:tc>
        <w:tc>
          <w:tcPr>
            <w:tcW w:w="1230" w:type="dxa"/>
            <w:vAlign w:val="center"/>
            <w:hideMark/>
          </w:tcPr>
          <w:p w14:paraId="22782DCE"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11</w:t>
            </w:r>
          </w:p>
        </w:tc>
        <w:tc>
          <w:tcPr>
            <w:tcW w:w="1761" w:type="dxa"/>
            <w:vAlign w:val="center"/>
          </w:tcPr>
          <w:p w14:paraId="7782048F" w14:textId="7B3331A4"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11</w:t>
            </w:r>
          </w:p>
        </w:tc>
        <w:tc>
          <w:tcPr>
            <w:tcW w:w="1580" w:type="dxa"/>
            <w:vAlign w:val="center"/>
          </w:tcPr>
          <w:p w14:paraId="51F5E227" w14:textId="61F58469"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3</w:t>
            </w:r>
          </w:p>
        </w:tc>
      </w:tr>
      <w:tr w:rsidR="00BA7074" w:rsidRPr="00B176CC" w14:paraId="0266DDA4" w14:textId="77777777" w:rsidTr="00FC7634">
        <w:trPr>
          <w:trHeight w:val="290"/>
        </w:trPr>
        <w:tc>
          <w:tcPr>
            <w:tcW w:w="1312" w:type="dxa"/>
            <w:vAlign w:val="center"/>
          </w:tcPr>
          <w:p w14:paraId="35F5C85E"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Ecuador</w:t>
            </w:r>
          </w:p>
        </w:tc>
        <w:tc>
          <w:tcPr>
            <w:tcW w:w="1371" w:type="dxa"/>
            <w:vAlign w:val="center"/>
          </w:tcPr>
          <w:p w14:paraId="31148841"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El </w:t>
            </w:r>
            <w:proofErr w:type="spellStart"/>
            <w:r w:rsidRPr="00B176CC">
              <w:rPr>
                <w:rFonts w:ascii="Times New Roman" w:hAnsi="Times New Roman" w:cs="Times New Roman"/>
                <w:sz w:val="20"/>
                <w:szCs w:val="20"/>
              </w:rPr>
              <w:t>Pelao</w:t>
            </w:r>
            <w:proofErr w:type="spellEnd"/>
          </w:p>
        </w:tc>
        <w:tc>
          <w:tcPr>
            <w:tcW w:w="1574" w:type="dxa"/>
            <w:vAlign w:val="center"/>
          </w:tcPr>
          <w:p w14:paraId="2A4C71BC" w14:textId="4F2A3158"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19</w:t>
            </w:r>
          </w:p>
        </w:tc>
        <w:tc>
          <w:tcPr>
            <w:tcW w:w="1230" w:type="dxa"/>
            <w:vAlign w:val="center"/>
            <w:hideMark/>
          </w:tcPr>
          <w:p w14:paraId="7435CE7A"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5</w:t>
            </w:r>
          </w:p>
        </w:tc>
        <w:tc>
          <w:tcPr>
            <w:tcW w:w="1761" w:type="dxa"/>
            <w:vAlign w:val="center"/>
          </w:tcPr>
          <w:p w14:paraId="4F3F1109" w14:textId="1E4729C2"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5</w:t>
            </w:r>
          </w:p>
        </w:tc>
        <w:tc>
          <w:tcPr>
            <w:tcW w:w="1580" w:type="dxa"/>
            <w:vAlign w:val="center"/>
          </w:tcPr>
          <w:p w14:paraId="417D63B5" w14:textId="5F85E532"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19</w:t>
            </w:r>
          </w:p>
        </w:tc>
      </w:tr>
      <w:tr w:rsidR="00BA7074" w:rsidRPr="00B176CC" w14:paraId="274B9C81" w14:textId="77777777" w:rsidTr="00FC7634">
        <w:trPr>
          <w:trHeight w:val="290"/>
        </w:trPr>
        <w:tc>
          <w:tcPr>
            <w:tcW w:w="1312" w:type="dxa"/>
            <w:vAlign w:val="center"/>
          </w:tcPr>
          <w:p w14:paraId="3F51899C"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Ecuador</w:t>
            </w:r>
          </w:p>
        </w:tc>
        <w:tc>
          <w:tcPr>
            <w:tcW w:w="1371" w:type="dxa"/>
            <w:vAlign w:val="center"/>
          </w:tcPr>
          <w:p w14:paraId="361905E2"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Data-</w:t>
            </w:r>
            <w:proofErr w:type="spellStart"/>
            <w:r w:rsidRPr="00B176CC">
              <w:rPr>
                <w:rFonts w:ascii="Times New Roman" w:hAnsi="Times New Roman" w:cs="Times New Roman"/>
                <w:sz w:val="20"/>
                <w:szCs w:val="20"/>
              </w:rPr>
              <w:t>Villamil</w:t>
            </w:r>
            <w:proofErr w:type="spellEnd"/>
          </w:p>
        </w:tc>
        <w:tc>
          <w:tcPr>
            <w:tcW w:w="1574" w:type="dxa"/>
            <w:vAlign w:val="center"/>
          </w:tcPr>
          <w:p w14:paraId="772B9AEF" w14:textId="31CE0C22"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74</w:t>
            </w:r>
          </w:p>
        </w:tc>
        <w:tc>
          <w:tcPr>
            <w:tcW w:w="1230" w:type="dxa"/>
            <w:vAlign w:val="center"/>
            <w:hideMark/>
          </w:tcPr>
          <w:p w14:paraId="16A982BC"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49</w:t>
            </w:r>
          </w:p>
        </w:tc>
        <w:tc>
          <w:tcPr>
            <w:tcW w:w="1761" w:type="dxa"/>
            <w:vAlign w:val="center"/>
          </w:tcPr>
          <w:p w14:paraId="00092EE8" w14:textId="134A1E1C"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45</w:t>
            </w:r>
          </w:p>
        </w:tc>
        <w:tc>
          <w:tcPr>
            <w:tcW w:w="1580" w:type="dxa"/>
            <w:vAlign w:val="center"/>
          </w:tcPr>
          <w:p w14:paraId="7B592E21" w14:textId="2B6240A8"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68</w:t>
            </w:r>
          </w:p>
        </w:tc>
      </w:tr>
      <w:tr w:rsidR="00BA7074" w:rsidRPr="00B176CC" w14:paraId="7860E877" w14:textId="77777777" w:rsidTr="00FC7634">
        <w:trPr>
          <w:trHeight w:val="290"/>
        </w:trPr>
        <w:tc>
          <w:tcPr>
            <w:tcW w:w="1312" w:type="dxa"/>
            <w:vAlign w:val="center"/>
          </w:tcPr>
          <w:p w14:paraId="1ABFD35D"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Perú</w:t>
            </w:r>
          </w:p>
        </w:tc>
        <w:tc>
          <w:tcPr>
            <w:tcW w:w="1371" w:type="dxa"/>
            <w:vAlign w:val="center"/>
          </w:tcPr>
          <w:p w14:paraId="4C1C49BC"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Los </w:t>
            </w:r>
            <w:proofErr w:type="spellStart"/>
            <w:r w:rsidRPr="00B176CC">
              <w:rPr>
                <w:rFonts w:ascii="Times New Roman" w:hAnsi="Times New Roman" w:cs="Times New Roman"/>
                <w:sz w:val="20"/>
                <w:szCs w:val="20"/>
              </w:rPr>
              <w:t>Órganos</w:t>
            </w:r>
            <w:proofErr w:type="spellEnd"/>
          </w:p>
        </w:tc>
        <w:tc>
          <w:tcPr>
            <w:tcW w:w="1574" w:type="dxa"/>
            <w:vAlign w:val="center"/>
          </w:tcPr>
          <w:p w14:paraId="55B8B8B8" w14:textId="4905D584"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0</w:t>
            </w:r>
          </w:p>
        </w:tc>
        <w:tc>
          <w:tcPr>
            <w:tcW w:w="1230" w:type="dxa"/>
            <w:vAlign w:val="center"/>
            <w:hideMark/>
          </w:tcPr>
          <w:p w14:paraId="2DEE6D3F"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13</w:t>
            </w:r>
          </w:p>
        </w:tc>
        <w:tc>
          <w:tcPr>
            <w:tcW w:w="1761" w:type="dxa"/>
            <w:vAlign w:val="center"/>
          </w:tcPr>
          <w:p w14:paraId="2EE1D5A4" w14:textId="30A73C1A"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13</w:t>
            </w:r>
          </w:p>
        </w:tc>
        <w:tc>
          <w:tcPr>
            <w:tcW w:w="1580" w:type="dxa"/>
            <w:vAlign w:val="center"/>
          </w:tcPr>
          <w:p w14:paraId="28CDC08F" w14:textId="7640EAF0"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0</w:t>
            </w:r>
          </w:p>
        </w:tc>
      </w:tr>
      <w:tr w:rsidR="00BA7074" w:rsidRPr="00B176CC" w14:paraId="48FE16F4" w14:textId="77777777" w:rsidTr="00FC7634">
        <w:trPr>
          <w:trHeight w:val="580"/>
        </w:trPr>
        <w:tc>
          <w:tcPr>
            <w:tcW w:w="1312" w:type="dxa"/>
            <w:vAlign w:val="center"/>
          </w:tcPr>
          <w:p w14:paraId="38C3181D"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Perú</w:t>
            </w:r>
          </w:p>
        </w:tc>
        <w:tc>
          <w:tcPr>
            <w:tcW w:w="1371" w:type="dxa"/>
            <w:vAlign w:val="center"/>
          </w:tcPr>
          <w:p w14:paraId="2F80E62E"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San Pedro de </w:t>
            </w:r>
            <w:proofErr w:type="spellStart"/>
            <w:r w:rsidRPr="00B176CC">
              <w:rPr>
                <w:rFonts w:ascii="Times New Roman" w:hAnsi="Times New Roman" w:cs="Times New Roman"/>
                <w:sz w:val="20"/>
                <w:szCs w:val="20"/>
              </w:rPr>
              <w:t>Lurin</w:t>
            </w:r>
            <w:proofErr w:type="spellEnd"/>
          </w:p>
        </w:tc>
        <w:tc>
          <w:tcPr>
            <w:tcW w:w="1574" w:type="dxa"/>
            <w:vAlign w:val="center"/>
          </w:tcPr>
          <w:p w14:paraId="469A256F" w14:textId="5B202A2B"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1</w:t>
            </w:r>
          </w:p>
        </w:tc>
        <w:tc>
          <w:tcPr>
            <w:tcW w:w="1230" w:type="dxa"/>
            <w:vAlign w:val="center"/>
            <w:hideMark/>
          </w:tcPr>
          <w:p w14:paraId="6D4E485F"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74</w:t>
            </w:r>
          </w:p>
        </w:tc>
        <w:tc>
          <w:tcPr>
            <w:tcW w:w="1761" w:type="dxa"/>
            <w:vAlign w:val="center"/>
          </w:tcPr>
          <w:p w14:paraId="6F3B4431" w14:textId="56AEF46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58</w:t>
            </w:r>
          </w:p>
        </w:tc>
        <w:tc>
          <w:tcPr>
            <w:tcW w:w="1580" w:type="dxa"/>
            <w:vAlign w:val="center"/>
          </w:tcPr>
          <w:p w14:paraId="4FB40A5B" w14:textId="1D7435A1"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0</w:t>
            </w:r>
          </w:p>
        </w:tc>
      </w:tr>
      <w:tr w:rsidR="00BA7074" w:rsidRPr="00B176CC" w14:paraId="76D4167F" w14:textId="77777777" w:rsidTr="00FC7634">
        <w:trPr>
          <w:trHeight w:val="290"/>
        </w:trPr>
        <w:tc>
          <w:tcPr>
            <w:tcW w:w="1312" w:type="dxa"/>
            <w:vAlign w:val="center"/>
          </w:tcPr>
          <w:p w14:paraId="56C37CEF"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Perú</w:t>
            </w:r>
          </w:p>
        </w:tc>
        <w:tc>
          <w:tcPr>
            <w:tcW w:w="1371" w:type="dxa"/>
            <w:vAlign w:val="center"/>
          </w:tcPr>
          <w:p w14:paraId="249CC50D" w14:textId="77777777" w:rsidR="00BA7074" w:rsidRPr="00B176CC" w:rsidRDefault="00BA7074"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Totoritas</w:t>
            </w:r>
            <w:proofErr w:type="spellEnd"/>
          </w:p>
        </w:tc>
        <w:tc>
          <w:tcPr>
            <w:tcW w:w="1574" w:type="dxa"/>
            <w:vAlign w:val="center"/>
          </w:tcPr>
          <w:p w14:paraId="530F621F" w14:textId="72C75408"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230" w:type="dxa"/>
            <w:vAlign w:val="center"/>
            <w:hideMark/>
          </w:tcPr>
          <w:p w14:paraId="1760E55C"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761" w:type="dxa"/>
            <w:vAlign w:val="center"/>
          </w:tcPr>
          <w:p w14:paraId="7B4BC3D9" w14:textId="56188925"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ND</w:t>
            </w:r>
          </w:p>
        </w:tc>
        <w:tc>
          <w:tcPr>
            <w:tcW w:w="1580" w:type="dxa"/>
            <w:vAlign w:val="center"/>
          </w:tcPr>
          <w:p w14:paraId="24A55C56" w14:textId="65403988"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BA7074" w:rsidRPr="00B176CC" w14:paraId="0F23D2EF" w14:textId="77777777" w:rsidTr="00FC7634">
        <w:trPr>
          <w:trHeight w:val="290"/>
        </w:trPr>
        <w:tc>
          <w:tcPr>
            <w:tcW w:w="1312" w:type="dxa"/>
            <w:vAlign w:val="center"/>
          </w:tcPr>
          <w:p w14:paraId="416FFC60"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Perú</w:t>
            </w:r>
          </w:p>
        </w:tc>
        <w:tc>
          <w:tcPr>
            <w:tcW w:w="1371" w:type="dxa"/>
            <w:vAlign w:val="center"/>
          </w:tcPr>
          <w:p w14:paraId="0031BAA2" w14:textId="77777777" w:rsidR="00BA7074" w:rsidRPr="00B176CC" w:rsidRDefault="00BA7074"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Venecia</w:t>
            </w:r>
            <w:proofErr w:type="spellEnd"/>
          </w:p>
        </w:tc>
        <w:tc>
          <w:tcPr>
            <w:tcW w:w="1574" w:type="dxa"/>
            <w:vAlign w:val="center"/>
          </w:tcPr>
          <w:p w14:paraId="60EADAEE" w14:textId="7D5F09C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0</w:t>
            </w:r>
          </w:p>
        </w:tc>
        <w:tc>
          <w:tcPr>
            <w:tcW w:w="2991" w:type="dxa"/>
            <w:gridSpan w:val="2"/>
            <w:vAlign w:val="center"/>
            <w:hideMark/>
          </w:tcPr>
          <w:p w14:paraId="15ED7C1E"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No interactions</w:t>
            </w:r>
          </w:p>
        </w:tc>
        <w:tc>
          <w:tcPr>
            <w:tcW w:w="1580" w:type="dxa"/>
            <w:vAlign w:val="center"/>
          </w:tcPr>
          <w:p w14:paraId="52BF476C"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0</w:t>
            </w:r>
          </w:p>
        </w:tc>
      </w:tr>
      <w:tr w:rsidR="00BA7074" w:rsidRPr="00B176CC" w14:paraId="07896A4C" w14:textId="77777777" w:rsidTr="00FC7634">
        <w:trPr>
          <w:trHeight w:val="290"/>
        </w:trPr>
        <w:tc>
          <w:tcPr>
            <w:tcW w:w="1312" w:type="dxa"/>
            <w:vAlign w:val="center"/>
          </w:tcPr>
          <w:p w14:paraId="6C5FD890"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Perú</w:t>
            </w:r>
          </w:p>
        </w:tc>
        <w:tc>
          <w:tcPr>
            <w:tcW w:w="1371" w:type="dxa"/>
            <w:vAlign w:val="center"/>
          </w:tcPr>
          <w:p w14:paraId="3403FFEE"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Puerto </w:t>
            </w:r>
            <w:proofErr w:type="spellStart"/>
            <w:r w:rsidRPr="00B176CC">
              <w:rPr>
                <w:rFonts w:ascii="Times New Roman" w:hAnsi="Times New Roman" w:cs="Times New Roman"/>
                <w:sz w:val="20"/>
                <w:szCs w:val="20"/>
              </w:rPr>
              <w:t>Chancay</w:t>
            </w:r>
            <w:proofErr w:type="spellEnd"/>
          </w:p>
        </w:tc>
        <w:tc>
          <w:tcPr>
            <w:tcW w:w="1574" w:type="dxa"/>
            <w:vAlign w:val="center"/>
          </w:tcPr>
          <w:p w14:paraId="1C8256D9" w14:textId="2639C828"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230" w:type="dxa"/>
            <w:vAlign w:val="center"/>
            <w:hideMark/>
          </w:tcPr>
          <w:p w14:paraId="368936C1"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761" w:type="dxa"/>
            <w:vAlign w:val="center"/>
          </w:tcPr>
          <w:p w14:paraId="49066201" w14:textId="0652470F"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ND</w:t>
            </w:r>
          </w:p>
        </w:tc>
        <w:tc>
          <w:tcPr>
            <w:tcW w:w="1580" w:type="dxa"/>
            <w:vAlign w:val="center"/>
          </w:tcPr>
          <w:p w14:paraId="14EA9CAE" w14:textId="55F94C38"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BA7074" w:rsidRPr="00B176CC" w14:paraId="13BF3E75" w14:textId="77777777" w:rsidTr="00FC7634">
        <w:trPr>
          <w:trHeight w:val="290"/>
        </w:trPr>
        <w:tc>
          <w:tcPr>
            <w:tcW w:w="1312" w:type="dxa"/>
            <w:vAlign w:val="center"/>
          </w:tcPr>
          <w:p w14:paraId="3DBFAA18"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Chile</w:t>
            </w:r>
          </w:p>
        </w:tc>
        <w:tc>
          <w:tcPr>
            <w:tcW w:w="1371" w:type="dxa"/>
            <w:vAlign w:val="center"/>
          </w:tcPr>
          <w:p w14:paraId="7CED354E"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Changa</w:t>
            </w:r>
          </w:p>
        </w:tc>
        <w:tc>
          <w:tcPr>
            <w:tcW w:w="1574" w:type="dxa"/>
            <w:vAlign w:val="center"/>
          </w:tcPr>
          <w:p w14:paraId="072BDE1E" w14:textId="1F68C0F0"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230" w:type="dxa"/>
            <w:vAlign w:val="center"/>
            <w:hideMark/>
          </w:tcPr>
          <w:p w14:paraId="5C51870E"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761" w:type="dxa"/>
            <w:vAlign w:val="center"/>
          </w:tcPr>
          <w:p w14:paraId="3EB71C6C" w14:textId="1D7CAC2B"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ND</w:t>
            </w:r>
          </w:p>
        </w:tc>
        <w:tc>
          <w:tcPr>
            <w:tcW w:w="1580" w:type="dxa"/>
            <w:vAlign w:val="center"/>
          </w:tcPr>
          <w:p w14:paraId="11CA2A23" w14:textId="5F055EA3"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ND</w:t>
            </w:r>
          </w:p>
        </w:tc>
      </w:tr>
      <w:tr w:rsidR="00BA7074" w:rsidRPr="00B176CC" w14:paraId="16A0FEC4" w14:textId="77777777" w:rsidTr="00FC7634">
        <w:trPr>
          <w:trHeight w:val="580"/>
        </w:trPr>
        <w:tc>
          <w:tcPr>
            <w:tcW w:w="1312" w:type="dxa"/>
            <w:vAlign w:val="center"/>
          </w:tcPr>
          <w:p w14:paraId="2ACBDBC2"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Chile</w:t>
            </w:r>
          </w:p>
        </w:tc>
        <w:tc>
          <w:tcPr>
            <w:tcW w:w="1371" w:type="dxa"/>
            <w:vAlign w:val="center"/>
          </w:tcPr>
          <w:p w14:paraId="69BA5F5D"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Bahía </w:t>
            </w:r>
            <w:proofErr w:type="spellStart"/>
            <w:r w:rsidRPr="00B176CC">
              <w:rPr>
                <w:rFonts w:ascii="Times New Roman" w:hAnsi="Times New Roman" w:cs="Times New Roman"/>
                <w:sz w:val="20"/>
                <w:szCs w:val="20"/>
              </w:rPr>
              <w:t>Acantilado</w:t>
            </w:r>
            <w:proofErr w:type="spellEnd"/>
          </w:p>
        </w:tc>
        <w:tc>
          <w:tcPr>
            <w:tcW w:w="1574" w:type="dxa"/>
            <w:vAlign w:val="center"/>
          </w:tcPr>
          <w:p w14:paraId="62E8323F" w14:textId="774D880D"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1</w:t>
            </w:r>
          </w:p>
        </w:tc>
        <w:tc>
          <w:tcPr>
            <w:tcW w:w="1230" w:type="dxa"/>
            <w:vAlign w:val="center"/>
            <w:hideMark/>
          </w:tcPr>
          <w:p w14:paraId="7020E340"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2</w:t>
            </w:r>
          </w:p>
        </w:tc>
        <w:tc>
          <w:tcPr>
            <w:tcW w:w="1761" w:type="dxa"/>
            <w:vAlign w:val="center"/>
          </w:tcPr>
          <w:p w14:paraId="38BB108D" w14:textId="4BFFA4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w:t>
            </w:r>
          </w:p>
        </w:tc>
        <w:tc>
          <w:tcPr>
            <w:tcW w:w="1580" w:type="dxa"/>
            <w:vAlign w:val="center"/>
          </w:tcPr>
          <w:p w14:paraId="7B76C643" w14:textId="33E8C1F3"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1</w:t>
            </w:r>
          </w:p>
        </w:tc>
      </w:tr>
      <w:tr w:rsidR="00BA7074" w:rsidRPr="00B176CC" w14:paraId="369606BC" w14:textId="77777777" w:rsidTr="00FC7634">
        <w:trPr>
          <w:trHeight w:val="290"/>
        </w:trPr>
        <w:tc>
          <w:tcPr>
            <w:tcW w:w="1312" w:type="dxa"/>
            <w:vAlign w:val="center"/>
          </w:tcPr>
          <w:p w14:paraId="395A5396"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Chile</w:t>
            </w:r>
          </w:p>
        </w:tc>
        <w:tc>
          <w:tcPr>
            <w:tcW w:w="1371" w:type="dxa"/>
            <w:vAlign w:val="center"/>
          </w:tcPr>
          <w:p w14:paraId="594565AD"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Puerto Saavedra</w:t>
            </w:r>
          </w:p>
        </w:tc>
        <w:tc>
          <w:tcPr>
            <w:tcW w:w="1574" w:type="dxa"/>
            <w:vAlign w:val="center"/>
          </w:tcPr>
          <w:p w14:paraId="1DA726F1" w14:textId="087EABAC"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0</w:t>
            </w:r>
          </w:p>
        </w:tc>
        <w:tc>
          <w:tcPr>
            <w:tcW w:w="1230" w:type="dxa"/>
            <w:vAlign w:val="center"/>
            <w:hideMark/>
          </w:tcPr>
          <w:p w14:paraId="695D9935"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2</w:t>
            </w:r>
          </w:p>
        </w:tc>
        <w:tc>
          <w:tcPr>
            <w:tcW w:w="1761" w:type="dxa"/>
            <w:vAlign w:val="center"/>
          </w:tcPr>
          <w:p w14:paraId="46CB81A9" w14:textId="4520908D"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w:t>
            </w:r>
          </w:p>
        </w:tc>
        <w:tc>
          <w:tcPr>
            <w:tcW w:w="1580" w:type="dxa"/>
            <w:vAlign w:val="center"/>
          </w:tcPr>
          <w:p w14:paraId="083A1075" w14:textId="6054AFB6"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0</w:t>
            </w:r>
          </w:p>
        </w:tc>
      </w:tr>
      <w:tr w:rsidR="00BA7074" w:rsidRPr="00B176CC" w14:paraId="4C285561" w14:textId="77777777" w:rsidTr="00FC7634">
        <w:trPr>
          <w:trHeight w:val="290"/>
        </w:trPr>
        <w:tc>
          <w:tcPr>
            <w:tcW w:w="1312" w:type="dxa"/>
            <w:vAlign w:val="center"/>
          </w:tcPr>
          <w:p w14:paraId="348D36E9"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Chile</w:t>
            </w:r>
          </w:p>
        </w:tc>
        <w:tc>
          <w:tcPr>
            <w:tcW w:w="1371" w:type="dxa"/>
            <w:vAlign w:val="center"/>
          </w:tcPr>
          <w:p w14:paraId="28804F9A" w14:textId="77777777" w:rsidR="00BA7074" w:rsidRPr="00B176CC" w:rsidRDefault="00BA7074"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Lenga</w:t>
            </w:r>
            <w:proofErr w:type="spellEnd"/>
          </w:p>
        </w:tc>
        <w:tc>
          <w:tcPr>
            <w:tcW w:w="1574" w:type="dxa"/>
            <w:vAlign w:val="center"/>
          </w:tcPr>
          <w:p w14:paraId="61C54774" w14:textId="7586C7FF"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230" w:type="dxa"/>
            <w:vAlign w:val="center"/>
            <w:hideMark/>
          </w:tcPr>
          <w:p w14:paraId="448B2FC9"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761" w:type="dxa"/>
            <w:vAlign w:val="center"/>
          </w:tcPr>
          <w:p w14:paraId="2AB514ED" w14:textId="52E5BD6B"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ND</w:t>
            </w:r>
          </w:p>
        </w:tc>
        <w:tc>
          <w:tcPr>
            <w:tcW w:w="1580" w:type="dxa"/>
            <w:vAlign w:val="center"/>
          </w:tcPr>
          <w:p w14:paraId="7FF098F1" w14:textId="280EDBA8"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BA7074" w:rsidRPr="00B176CC" w14:paraId="65D1C958" w14:textId="77777777" w:rsidTr="00FC7634">
        <w:trPr>
          <w:trHeight w:val="290"/>
        </w:trPr>
        <w:tc>
          <w:tcPr>
            <w:tcW w:w="1312" w:type="dxa"/>
            <w:vAlign w:val="center"/>
          </w:tcPr>
          <w:p w14:paraId="42603F95"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Chile</w:t>
            </w:r>
          </w:p>
        </w:tc>
        <w:tc>
          <w:tcPr>
            <w:tcW w:w="1371" w:type="dxa"/>
            <w:vAlign w:val="center"/>
          </w:tcPr>
          <w:p w14:paraId="01740CB3"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Trocadero</w:t>
            </w:r>
          </w:p>
        </w:tc>
        <w:tc>
          <w:tcPr>
            <w:tcW w:w="1574" w:type="dxa"/>
            <w:vAlign w:val="center"/>
          </w:tcPr>
          <w:p w14:paraId="47C36DAC" w14:textId="58BF58E2"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0</w:t>
            </w:r>
          </w:p>
        </w:tc>
        <w:tc>
          <w:tcPr>
            <w:tcW w:w="2991" w:type="dxa"/>
            <w:gridSpan w:val="2"/>
            <w:vAlign w:val="center"/>
            <w:hideMark/>
          </w:tcPr>
          <w:p w14:paraId="1DD763D4"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No interactions</w:t>
            </w:r>
          </w:p>
        </w:tc>
        <w:tc>
          <w:tcPr>
            <w:tcW w:w="1580" w:type="dxa"/>
            <w:vAlign w:val="center"/>
          </w:tcPr>
          <w:p w14:paraId="6B1D8059"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0</w:t>
            </w:r>
          </w:p>
        </w:tc>
      </w:tr>
      <w:tr w:rsidR="00BA7074" w:rsidRPr="00B176CC" w14:paraId="0B28EB56" w14:textId="77777777" w:rsidTr="00FC7634">
        <w:trPr>
          <w:trHeight w:val="290"/>
        </w:trPr>
        <w:tc>
          <w:tcPr>
            <w:tcW w:w="1312" w:type="dxa"/>
            <w:shd w:val="clear" w:color="auto" w:fill="E7E6E6" w:themeFill="background2"/>
            <w:vAlign w:val="center"/>
          </w:tcPr>
          <w:p w14:paraId="3C262E47"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Ecuador</w:t>
            </w:r>
          </w:p>
        </w:tc>
        <w:tc>
          <w:tcPr>
            <w:tcW w:w="1371" w:type="dxa"/>
            <w:shd w:val="clear" w:color="auto" w:fill="E7E6E6" w:themeFill="background2"/>
            <w:vAlign w:val="center"/>
          </w:tcPr>
          <w:p w14:paraId="1FCA368E"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Los </w:t>
            </w:r>
            <w:proofErr w:type="spellStart"/>
            <w:r w:rsidRPr="00B176CC">
              <w:rPr>
                <w:rFonts w:ascii="Times New Roman" w:hAnsi="Times New Roman" w:cs="Times New Roman"/>
                <w:sz w:val="20"/>
                <w:szCs w:val="20"/>
              </w:rPr>
              <w:t>Millonarios</w:t>
            </w:r>
            <w:proofErr w:type="spellEnd"/>
          </w:p>
        </w:tc>
        <w:tc>
          <w:tcPr>
            <w:tcW w:w="1574" w:type="dxa"/>
            <w:shd w:val="clear" w:color="auto" w:fill="E7E6E6" w:themeFill="background2"/>
            <w:vAlign w:val="center"/>
          </w:tcPr>
          <w:p w14:paraId="22E54D02" w14:textId="07CBFC98"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230" w:type="dxa"/>
            <w:shd w:val="clear" w:color="auto" w:fill="E7E6E6" w:themeFill="background2"/>
            <w:vAlign w:val="center"/>
            <w:hideMark/>
          </w:tcPr>
          <w:p w14:paraId="104DD2CF" w14:textId="422F52E1"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761" w:type="dxa"/>
            <w:shd w:val="clear" w:color="auto" w:fill="E7E6E6" w:themeFill="background2"/>
            <w:vAlign w:val="center"/>
          </w:tcPr>
          <w:p w14:paraId="149D05AD" w14:textId="25F0ED8E"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580" w:type="dxa"/>
            <w:shd w:val="clear" w:color="auto" w:fill="E7E6E6" w:themeFill="background2"/>
            <w:vAlign w:val="center"/>
          </w:tcPr>
          <w:p w14:paraId="66EF7358" w14:textId="6C77E67A"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BA7074" w:rsidRPr="00B176CC" w14:paraId="36E64E2A" w14:textId="77777777" w:rsidTr="00FC7634">
        <w:trPr>
          <w:trHeight w:val="290"/>
        </w:trPr>
        <w:tc>
          <w:tcPr>
            <w:tcW w:w="1312" w:type="dxa"/>
            <w:shd w:val="clear" w:color="auto" w:fill="E7E6E6" w:themeFill="background2"/>
            <w:vAlign w:val="center"/>
          </w:tcPr>
          <w:p w14:paraId="3BD8F917"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Ecuador</w:t>
            </w:r>
          </w:p>
        </w:tc>
        <w:tc>
          <w:tcPr>
            <w:tcW w:w="1371" w:type="dxa"/>
            <w:shd w:val="clear" w:color="auto" w:fill="E7E6E6" w:themeFill="background2"/>
            <w:vAlign w:val="center"/>
          </w:tcPr>
          <w:p w14:paraId="0DD8BFB3"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Tortuga Bay</w:t>
            </w:r>
          </w:p>
        </w:tc>
        <w:tc>
          <w:tcPr>
            <w:tcW w:w="1574" w:type="dxa"/>
            <w:shd w:val="clear" w:color="auto" w:fill="E7E6E6" w:themeFill="background2"/>
            <w:vAlign w:val="center"/>
          </w:tcPr>
          <w:p w14:paraId="3CE004FE" w14:textId="75CC1E4F"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230" w:type="dxa"/>
            <w:shd w:val="clear" w:color="auto" w:fill="E7E6E6" w:themeFill="background2"/>
            <w:vAlign w:val="center"/>
            <w:hideMark/>
          </w:tcPr>
          <w:p w14:paraId="3C73E152" w14:textId="55049C4C"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761" w:type="dxa"/>
            <w:shd w:val="clear" w:color="auto" w:fill="E7E6E6" w:themeFill="background2"/>
            <w:vAlign w:val="center"/>
          </w:tcPr>
          <w:p w14:paraId="4497CD85" w14:textId="74C8ADA3"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580" w:type="dxa"/>
            <w:shd w:val="clear" w:color="auto" w:fill="E7E6E6" w:themeFill="background2"/>
            <w:vAlign w:val="center"/>
          </w:tcPr>
          <w:p w14:paraId="0EB45324" w14:textId="5F0F133E"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BA7074" w:rsidRPr="00B176CC" w14:paraId="1A60EE10" w14:textId="77777777" w:rsidTr="00FC7634">
        <w:trPr>
          <w:trHeight w:val="290"/>
        </w:trPr>
        <w:tc>
          <w:tcPr>
            <w:tcW w:w="1312" w:type="dxa"/>
            <w:shd w:val="clear" w:color="auto" w:fill="E7E6E6" w:themeFill="background2"/>
            <w:vAlign w:val="center"/>
          </w:tcPr>
          <w:p w14:paraId="3C51830A"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Ecuador</w:t>
            </w:r>
          </w:p>
        </w:tc>
        <w:tc>
          <w:tcPr>
            <w:tcW w:w="1371" w:type="dxa"/>
            <w:shd w:val="clear" w:color="auto" w:fill="E7E6E6" w:themeFill="background2"/>
            <w:vAlign w:val="center"/>
          </w:tcPr>
          <w:p w14:paraId="1E1CF20C"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Los </w:t>
            </w:r>
            <w:proofErr w:type="spellStart"/>
            <w:r w:rsidRPr="00B176CC">
              <w:rPr>
                <w:rFonts w:ascii="Times New Roman" w:hAnsi="Times New Roman" w:cs="Times New Roman"/>
                <w:sz w:val="20"/>
                <w:szCs w:val="20"/>
              </w:rPr>
              <w:t>Alemanes</w:t>
            </w:r>
            <w:proofErr w:type="spellEnd"/>
          </w:p>
        </w:tc>
        <w:tc>
          <w:tcPr>
            <w:tcW w:w="1574" w:type="dxa"/>
            <w:shd w:val="clear" w:color="auto" w:fill="E7E6E6" w:themeFill="background2"/>
            <w:vAlign w:val="center"/>
          </w:tcPr>
          <w:p w14:paraId="41248A0E" w14:textId="33ECE10B"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230" w:type="dxa"/>
            <w:shd w:val="clear" w:color="auto" w:fill="E7E6E6" w:themeFill="background2"/>
            <w:vAlign w:val="center"/>
            <w:hideMark/>
          </w:tcPr>
          <w:p w14:paraId="2B246095"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761" w:type="dxa"/>
            <w:shd w:val="clear" w:color="auto" w:fill="E7E6E6" w:themeFill="background2"/>
            <w:vAlign w:val="center"/>
          </w:tcPr>
          <w:p w14:paraId="2D9A0A39" w14:textId="52A09CDE"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ND</w:t>
            </w:r>
          </w:p>
        </w:tc>
        <w:tc>
          <w:tcPr>
            <w:tcW w:w="1580" w:type="dxa"/>
            <w:shd w:val="clear" w:color="auto" w:fill="E7E6E6" w:themeFill="background2"/>
            <w:vAlign w:val="center"/>
          </w:tcPr>
          <w:p w14:paraId="0986FB3C" w14:textId="2CAE1CB5"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BA7074" w:rsidRPr="00B176CC" w14:paraId="355C7700" w14:textId="77777777" w:rsidTr="00FC7634">
        <w:trPr>
          <w:trHeight w:val="290"/>
        </w:trPr>
        <w:tc>
          <w:tcPr>
            <w:tcW w:w="1312" w:type="dxa"/>
            <w:shd w:val="clear" w:color="auto" w:fill="E7E6E6" w:themeFill="background2"/>
            <w:vAlign w:val="center"/>
          </w:tcPr>
          <w:p w14:paraId="1399974F"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Chile</w:t>
            </w:r>
          </w:p>
        </w:tc>
        <w:tc>
          <w:tcPr>
            <w:tcW w:w="1371" w:type="dxa"/>
            <w:shd w:val="clear" w:color="auto" w:fill="E7E6E6" w:themeFill="background2"/>
            <w:vAlign w:val="center"/>
          </w:tcPr>
          <w:p w14:paraId="064E6DB8" w14:textId="77777777" w:rsidR="00BA7074" w:rsidRPr="00B176CC" w:rsidRDefault="00BA7074"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Taharoa</w:t>
            </w:r>
            <w:proofErr w:type="spellEnd"/>
          </w:p>
        </w:tc>
        <w:tc>
          <w:tcPr>
            <w:tcW w:w="1574" w:type="dxa"/>
            <w:shd w:val="clear" w:color="auto" w:fill="E7E6E6" w:themeFill="background2"/>
            <w:vAlign w:val="center"/>
          </w:tcPr>
          <w:p w14:paraId="0D77F4C0" w14:textId="1AFD5F95"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125</w:t>
            </w:r>
          </w:p>
        </w:tc>
        <w:tc>
          <w:tcPr>
            <w:tcW w:w="1230" w:type="dxa"/>
            <w:shd w:val="clear" w:color="auto" w:fill="E7E6E6" w:themeFill="background2"/>
            <w:vAlign w:val="center"/>
            <w:hideMark/>
          </w:tcPr>
          <w:p w14:paraId="23025DBE"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60</w:t>
            </w:r>
          </w:p>
        </w:tc>
        <w:tc>
          <w:tcPr>
            <w:tcW w:w="1761" w:type="dxa"/>
            <w:shd w:val="clear" w:color="auto" w:fill="E7E6E6" w:themeFill="background2"/>
            <w:vAlign w:val="center"/>
          </w:tcPr>
          <w:p w14:paraId="2CD31499" w14:textId="55375D30"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56</w:t>
            </w:r>
          </w:p>
        </w:tc>
        <w:tc>
          <w:tcPr>
            <w:tcW w:w="1580" w:type="dxa"/>
            <w:shd w:val="clear" w:color="auto" w:fill="E7E6E6" w:themeFill="background2"/>
            <w:vAlign w:val="center"/>
          </w:tcPr>
          <w:p w14:paraId="38C9EB81" w14:textId="6A44324B"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117</w:t>
            </w:r>
          </w:p>
        </w:tc>
      </w:tr>
      <w:tr w:rsidR="00F13A82" w:rsidRPr="00B176CC" w14:paraId="21D94701" w14:textId="77777777" w:rsidTr="00F13A82">
        <w:trPr>
          <w:trHeight w:val="290"/>
        </w:trPr>
        <w:tc>
          <w:tcPr>
            <w:tcW w:w="2683" w:type="dxa"/>
            <w:gridSpan w:val="2"/>
            <w:shd w:val="clear" w:color="auto" w:fill="auto"/>
            <w:vAlign w:val="center"/>
          </w:tcPr>
          <w:p w14:paraId="44395221" w14:textId="5D32B0B0" w:rsidR="00F13A82" w:rsidRPr="00B176CC" w:rsidRDefault="00F13A82" w:rsidP="00D65787">
            <w:pPr>
              <w:rPr>
                <w:rFonts w:ascii="Times New Roman" w:hAnsi="Times New Roman" w:cs="Times New Roman"/>
                <w:b/>
                <w:bCs/>
                <w:sz w:val="20"/>
                <w:szCs w:val="20"/>
              </w:rPr>
            </w:pPr>
            <w:r w:rsidRPr="00B176CC">
              <w:rPr>
                <w:rFonts w:ascii="Times New Roman" w:hAnsi="Times New Roman" w:cs="Times New Roman"/>
                <w:b/>
                <w:bCs/>
                <w:sz w:val="20"/>
                <w:szCs w:val="20"/>
              </w:rPr>
              <w:t>TOTAL</w:t>
            </w:r>
          </w:p>
        </w:tc>
        <w:tc>
          <w:tcPr>
            <w:tcW w:w="1574" w:type="dxa"/>
            <w:shd w:val="clear" w:color="auto" w:fill="auto"/>
            <w:vAlign w:val="center"/>
          </w:tcPr>
          <w:p w14:paraId="6610A5B6" w14:textId="7EAA7111" w:rsidR="00F13A82" w:rsidRPr="00B176CC" w:rsidRDefault="00F4182C" w:rsidP="00D65787">
            <w:pPr>
              <w:rPr>
                <w:rFonts w:ascii="Times New Roman" w:hAnsi="Times New Roman" w:cs="Times New Roman"/>
                <w:b/>
                <w:bCs/>
                <w:sz w:val="20"/>
                <w:szCs w:val="20"/>
              </w:rPr>
            </w:pPr>
            <w:r w:rsidRPr="00B176CC">
              <w:rPr>
                <w:rFonts w:ascii="Times New Roman" w:hAnsi="Times New Roman" w:cs="Times New Roman"/>
                <w:b/>
                <w:bCs/>
                <w:sz w:val="20"/>
                <w:szCs w:val="20"/>
              </w:rPr>
              <w:t>663</w:t>
            </w:r>
          </w:p>
        </w:tc>
        <w:tc>
          <w:tcPr>
            <w:tcW w:w="1230" w:type="dxa"/>
            <w:shd w:val="clear" w:color="auto" w:fill="auto"/>
            <w:vAlign w:val="center"/>
          </w:tcPr>
          <w:p w14:paraId="27B21C46" w14:textId="5F519254" w:rsidR="00F13A82" w:rsidRPr="00B176CC" w:rsidRDefault="00F13A82" w:rsidP="00D65787">
            <w:pPr>
              <w:rPr>
                <w:rFonts w:ascii="Times New Roman" w:hAnsi="Times New Roman" w:cs="Times New Roman"/>
                <w:b/>
                <w:bCs/>
                <w:sz w:val="20"/>
                <w:szCs w:val="20"/>
              </w:rPr>
            </w:pPr>
            <w:r w:rsidRPr="00B176CC">
              <w:rPr>
                <w:rFonts w:ascii="Times New Roman" w:hAnsi="Times New Roman" w:cs="Times New Roman"/>
                <w:b/>
                <w:bCs/>
                <w:sz w:val="20"/>
                <w:szCs w:val="20"/>
              </w:rPr>
              <w:t>6</w:t>
            </w:r>
            <w:r w:rsidR="00AF7FAD" w:rsidRPr="00B176CC">
              <w:rPr>
                <w:rFonts w:ascii="Times New Roman" w:hAnsi="Times New Roman" w:cs="Times New Roman"/>
                <w:b/>
                <w:bCs/>
                <w:sz w:val="20"/>
                <w:szCs w:val="20"/>
              </w:rPr>
              <w:t>94</w:t>
            </w:r>
          </w:p>
        </w:tc>
        <w:tc>
          <w:tcPr>
            <w:tcW w:w="1761" w:type="dxa"/>
            <w:shd w:val="clear" w:color="auto" w:fill="auto"/>
            <w:vAlign w:val="center"/>
          </w:tcPr>
          <w:p w14:paraId="76F36525" w14:textId="2C5857EA" w:rsidR="00F13A82" w:rsidRPr="00B176CC" w:rsidRDefault="00F13A82" w:rsidP="00D65787">
            <w:pPr>
              <w:rPr>
                <w:rFonts w:ascii="Times New Roman" w:hAnsi="Times New Roman" w:cs="Times New Roman"/>
                <w:b/>
                <w:bCs/>
                <w:sz w:val="20"/>
                <w:szCs w:val="20"/>
              </w:rPr>
            </w:pPr>
            <w:r w:rsidRPr="00B176CC">
              <w:rPr>
                <w:rFonts w:ascii="Times New Roman" w:hAnsi="Times New Roman" w:cs="Times New Roman"/>
                <w:b/>
                <w:bCs/>
                <w:sz w:val="20"/>
                <w:szCs w:val="20"/>
              </w:rPr>
              <w:t>5</w:t>
            </w:r>
            <w:r w:rsidR="00792833" w:rsidRPr="00B176CC">
              <w:rPr>
                <w:rFonts w:ascii="Times New Roman" w:hAnsi="Times New Roman" w:cs="Times New Roman"/>
                <w:b/>
                <w:bCs/>
                <w:sz w:val="20"/>
                <w:szCs w:val="20"/>
              </w:rPr>
              <w:t>69</w:t>
            </w:r>
          </w:p>
        </w:tc>
        <w:tc>
          <w:tcPr>
            <w:tcW w:w="1580" w:type="dxa"/>
            <w:shd w:val="clear" w:color="auto" w:fill="auto"/>
            <w:vAlign w:val="center"/>
          </w:tcPr>
          <w:p w14:paraId="727C33B9" w14:textId="1A61A5F5" w:rsidR="00F13A82" w:rsidRPr="00B176CC" w:rsidRDefault="00D15A49" w:rsidP="00D65787">
            <w:pPr>
              <w:rPr>
                <w:rFonts w:ascii="Times New Roman" w:hAnsi="Times New Roman" w:cs="Times New Roman"/>
                <w:b/>
                <w:bCs/>
                <w:sz w:val="20"/>
                <w:szCs w:val="20"/>
              </w:rPr>
            </w:pPr>
            <w:r w:rsidRPr="00B176CC">
              <w:rPr>
                <w:rFonts w:ascii="Times New Roman" w:hAnsi="Times New Roman" w:cs="Times New Roman"/>
                <w:b/>
                <w:bCs/>
                <w:sz w:val="20"/>
                <w:szCs w:val="20"/>
              </w:rPr>
              <w:t>5</w:t>
            </w:r>
            <w:r w:rsidR="00D047B8" w:rsidRPr="00B176CC">
              <w:rPr>
                <w:rFonts w:ascii="Times New Roman" w:hAnsi="Times New Roman" w:cs="Times New Roman"/>
                <w:b/>
                <w:bCs/>
                <w:sz w:val="20"/>
                <w:szCs w:val="20"/>
              </w:rPr>
              <w:t>83</w:t>
            </w:r>
          </w:p>
        </w:tc>
      </w:tr>
    </w:tbl>
    <w:p w14:paraId="00675883" w14:textId="77777777" w:rsidR="002B1CAB" w:rsidRPr="0087333D" w:rsidRDefault="002B1CAB" w:rsidP="00D65787">
      <w:pPr>
        <w:rPr>
          <w:rFonts w:ascii="Times New Roman" w:hAnsi="Times New Roman" w:cs="Times New Roman"/>
          <w:sz w:val="24"/>
          <w:szCs w:val="24"/>
          <w:lang w:val="en-GB"/>
        </w:rPr>
      </w:pPr>
    </w:p>
    <w:p w14:paraId="51B31B71" w14:textId="5CFB59A9" w:rsidR="002E6D82" w:rsidRPr="0087333D" w:rsidRDefault="009A7166" w:rsidP="00D65787">
      <w:pPr>
        <w:rPr>
          <w:rFonts w:ascii="Times New Roman" w:hAnsi="Times New Roman" w:cs="Times New Roman"/>
          <w:i/>
          <w:iCs/>
          <w:sz w:val="24"/>
          <w:szCs w:val="24"/>
          <w:lang w:val="en-GB"/>
        </w:rPr>
      </w:pPr>
      <w:r w:rsidRPr="0087333D">
        <w:rPr>
          <w:rFonts w:ascii="Times New Roman" w:hAnsi="Times New Roman" w:cs="Times New Roman"/>
          <w:sz w:val="24"/>
          <w:szCs w:val="24"/>
          <w:lang w:val="en-GB"/>
        </w:rPr>
        <w:lastRenderedPageBreak/>
        <w:t>I</w:t>
      </w:r>
      <w:r w:rsidR="00AA2060" w:rsidRPr="0087333D">
        <w:rPr>
          <w:rFonts w:ascii="Times New Roman" w:hAnsi="Times New Roman" w:cs="Times New Roman"/>
          <w:sz w:val="24"/>
          <w:szCs w:val="24"/>
          <w:lang w:val="en-GB"/>
        </w:rPr>
        <w:t xml:space="preserve">n </w:t>
      </w:r>
      <w:proofErr w:type="spellStart"/>
      <w:r w:rsidR="00AA2060" w:rsidRPr="0087333D">
        <w:rPr>
          <w:rFonts w:ascii="Times New Roman" w:hAnsi="Times New Roman" w:cs="Times New Roman"/>
          <w:sz w:val="24"/>
          <w:szCs w:val="24"/>
          <w:lang w:val="en-GB"/>
        </w:rPr>
        <w:t>Posa</w:t>
      </w:r>
      <w:proofErr w:type="spellEnd"/>
      <w:r w:rsidR="00AA2060" w:rsidRPr="0087333D">
        <w:rPr>
          <w:rFonts w:ascii="Times New Roman" w:hAnsi="Times New Roman" w:cs="Times New Roman"/>
          <w:sz w:val="24"/>
          <w:szCs w:val="24"/>
          <w:lang w:val="en-GB"/>
        </w:rPr>
        <w:t xml:space="preserve"> del Padre (Nicaragua) and Ciudad </w:t>
      </w:r>
      <w:proofErr w:type="spellStart"/>
      <w:r w:rsidR="00AA2060" w:rsidRPr="0087333D">
        <w:rPr>
          <w:rFonts w:ascii="Times New Roman" w:hAnsi="Times New Roman" w:cs="Times New Roman"/>
          <w:sz w:val="24"/>
          <w:szCs w:val="24"/>
          <w:lang w:val="en-GB"/>
        </w:rPr>
        <w:t>Mutis</w:t>
      </w:r>
      <w:proofErr w:type="spellEnd"/>
      <w:r w:rsidR="00AA2060" w:rsidRPr="0087333D">
        <w:rPr>
          <w:rFonts w:ascii="Times New Roman" w:hAnsi="Times New Roman" w:cs="Times New Roman"/>
          <w:sz w:val="24"/>
          <w:szCs w:val="24"/>
          <w:lang w:val="en-GB"/>
        </w:rPr>
        <w:t xml:space="preserve"> (Colombia), </w:t>
      </w:r>
      <w:r w:rsidR="001C1F5C" w:rsidRPr="0087333D">
        <w:rPr>
          <w:rFonts w:ascii="Times New Roman" w:hAnsi="Times New Roman" w:cs="Times New Roman"/>
          <w:sz w:val="24"/>
          <w:szCs w:val="24"/>
          <w:lang w:val="en-GB"/>
        </w:rPr>
        <w:t xml:space="preserve">schoolchildren reported a </w:t>
      </w:r>
      <w:r w:rsidR="00791603" w:rsidRPr="0087333D">
        <w:rPr>
          <w:rFonts w:ascii="Times New Roman" w:hAnsi="Times New Roman" w:cs="Times New Roman"/>
          <w:sz w:val="24"/>
          <w:szCs w:val="24"/>
          <w:lang w:val="en-GB"/>
        </w:rPr>
        <w:t>large</w:t>
      </w:r>
      <w:r w:rsidR="001C1F5C" w:rsidRPr="0087333D">
        <w:rPr>
          <w:rFonts w:ascii="Times New Roman" w:hAnsi="Times New Roman" w:cs="Times New Roman"/>
          <w:sz w:val="24"/>
          <w:szCs w:val="24"/>
          <w:lang w:val="en-GB"/>
        </w:rPr>
        <w:t xml:space="preserve"> number of items with </w:t>
      </w:r>
      <w:r w:rsidR="00E95E11" w:rsidRPr="0087333D">
        <w:rPr>
          <w:rFonts w:ascii="Times New Roman" w:hAnsi="Times New Roman" w:cs="Times New Roman"/>
          <w:sz w:val="24"/>
          <w:szCs w:val="24"/>
          <w:lang w:val="en-GB"/>
        </w:rPr>
        <w:t>epibionts,</w:t>
      </w:r>
      <w:r w:rsidR="001C1F5C" w:rsidRPr="0087333D">
        <w:rPr>
          <w:rFonts w:ascii="Times New Roman" w:hAnsi="Times New Roman" w:cs="Times New Roman"/>
          <w:sz w:val="24"/>
          <w:szCs w:val="24"/>
          <w:lang w:val="en-GB"/>
        </w:rPr>
        <w:t xml:space="preserve"> but these items did not have positive buoyancy</w:t>
      </w:r>
      <w:r w:rsidR="0034154A">
        <w:rPr>
          <w:rFonts w:ascii="Times New Roman" w:hAnsi="Times New Roman" w:cs="Times New Roman"/>
          <w:sz w:val="24"/>
          <w:szCs w:val="24"/>
          <w:lang w:val="en-GB"/>
        </w:rPr>
        <w:t>,</w:t>
      </w:r>
      <w:r w:rsidR="005F5EE5" w:rsidRPr="0087333D">
        <w:rPr>
          <w:rFonts w:ascii="Times New Roman" w:hAnsi="Times New Roman" w:cs="Times New Roman"/>
          <w:sz w:val="24"/>
          <w:szCs w:val="24"/>
          <w:lang w:val="en-GB"/>
        </w:rPr>
        <w:t xml:space="preserve"> so the</w:t>
      </w:r>
      <w:r w:rsidR="000373A4" w:rsidRPr="0087333D">
        <w:rPr>
          <w:rFonts w:ascii="Times New Roman" w:hAnsi="Times New Roman" w:cs="Times New Roman"/>
          <w:sz w:val="24"/>
          <w:szCs w:val="24"/>
          <w:lang w:val="en-GB"/>
        </w:rPr>
        <w:t xml:space="preserve">re is </w:t>
      </w:r>
      <w:r w:rsidR="008A62A9" w:rsidRPr="0087333D">
        <w:rPr>
          <w:rFonts w:ascii="Times New Roman" w:hAnsi="Times New Roman" w:cs="Times New Roman"/>
          <w:sz w:val="24"/>
          <w:szCs w:val="24"/>
          <w:lang w:val="en-GB"/>
        </w:rPr>
        <w:t xml:space="preserve">a </w:t>
      </w:r>
      <w:r w:rsidR="000373A4" w:rsidRPr="0087333D">
        <w:rPr>
          <w:rFonts w:ascii="Times New Roman" w:hAnsi="Times New Roman" w:cs="Times New Roman"/>
          <w:sz w:val="24"/>
          <w:szCs w:val="24"/>
          <w:lang w:val="en-GB"/>
        </w:rPr>
        <w:t xml:space="preserve">low probability that they </w:t>
      </w:r>
      <w:r w:rsidR="00791603" w:rsidRPr="0087333D">
        <w:rPr>
          <w:rFonts w:ascii="Times New Roman" w:hAnsi="Times New Roman" w:cs="Times New Roman"/>
          <w:sz w:val="24"/>
          <w:szCs w:val="24"/>
          <w:lang w:val="en-GB"/>
        </w:rPr>
        <w:t xml:space="preserve">could </w:t>
      </w:r>
      <w:r w:rsidR="000373A4" w:rsidRPr="0087333D">
        <w:rPr>
          <w:rFonts w:ascii="Times New Roman" w:hAnsi="Times New Roman" w:cs="Times New Roman"/>
          <w:sz w:val="24"/>
          <w:szCs w:val="24"/>
          <w:lang w:val="en-GB"/>
        </w:rPr>
        <w:t xml:space="preserve">have arrived with currents. </w:t>
      </w:r>
    </w:p>
    <w:p w14:paraId="4108103F" w14:textId="77777777" w:rsidR="00C25CB0" w:rsidRPr="0087333D" w:rsidRDefault="00C25CB0" w:rsidP="00D65787">
      <w:pPr>
        <w:rPr>
          <w:rFonts w:ascii="Times New Roman" w:hAnsi="Times New Roman" w:cs="Times New Roman"/>
          <w:sz w:val="24"/>
          <w:szCs w:val="24"/>
          <w:lang w:val="en-GB"/>
        </w:rPr>
      </w:pPr>
    </w:p>
    <w:p w14:paraId="162C5F99" w14:textId="55C5E6A7" w:rsidR="009A6288" w:rsidRPr="0087333D" w:rsidRDefault="00F959C2" w:rsidP="00D65787">
      <w:pPr>
        <w:rPr>
          <w:rFonts w:ascii="Times New Roman" w:hAnsi="Times New Roman" w:cs="Times New Roman"/>
          <w:b/>
          <w:bCs/>
          <w:sz w:val="24"/>
          <w:szCs w:val="24"/>
          <w:lang w:val="en-GB"/>
        </w:rPr>
      </w:pPr>
      <w:r>
        <w:rPr>
          <w:rFonts w:ascii="Times New Roman" w:hAnsi="Times New Roman" w:cs="Times New Roman"/>
          <w:b/>
          <w:bCs/>
          <w:sz w:val="24"/>
          <w:szCs w:val="24"/>
          <w:lang w:val="en-GB"/>
        </w:rPr>
        <w:t>2.8</w:t>
      </w:r>
      <w:r w:rsidR="00120A2A" w:rsidRPr="0087333D">
        <w:rPr>
          <w:rFonts w:ascii="Times New Roman" w:hAnsi="Times New Roman" w:cs="Times New Roman"/>
          <w:b/>
          <w:bCs/>
          <w:sz w:val="24"/>
          <w:szCs w:val="24"/>
          <w:lang w:val="en-GB"/>
        </w:rPr>
        <w:t xml:space="preserve">. </w:t>
      </w:r>
      <w:r w:rsidR="00C25CB0" w:rsidRPr="0087333D">
        <w:rPr>
          <w:rFonts w:ascii="Times New Roman" w:hAnsi="Times New Roman" w:cs="Times New Roman"/>
          <w:b/>
          <w:bCs/>
          <w:sz w:val="24"/>
          <w:szCs w:val="24"/>
          <w:lang w:val="en-GB"/>
        </w:rPr>
        <w:t xml:space="preserve">Percentage </w:t>
      </w:r>
      <w:r w:rsidR="004F45A3" w:rsidRPr="0087333D">
        <w:rPr>
          <w:rFonts w:ascii="Times New Roman" w:hAnsi="Times New Roman" w:cs="Times New Roman"/>
          <w:b/>
          <w:bCs/>
          <w:sz w:val="24"/>
          <w:szCs w:val="24"/>
          <w:lang w:val="en-GB"/>
        </w:rPr>
        <w:t>of</w:t>
      </w:r>
      <w:r w:rsidR="008E7511" w:rsidRPr="0087333D">
        <w:rPr>
          <w:rFonts w:ascii="Times New Roman" w:hAnsi="Times New Roman" w:cs="Times New Roman"/>
          <w:b/>
          <w:bCs/>
          <w:sz w:val="24"/>
          <w:szCs w:val="24"/>
          <w:lang w:val="en-GB"/>
        </w:rPr>
        <w:t xml:space="preserve"> items that could have arrived with currents</w:t>
      </w:r>
    </w:p>
    <w:p w14:paraId="04E49004" w14:textId="21503FAC" w:rsidR="00AD2BEF" w:rsidRDefault="00E21C00" w:rsidP="00D65787">
      <w:pPr>
        <w:rPr>
          <w:rFonts w:ascii="Times New Roman" w:hAnsi="Times New Roman" w:cs="Times New Roman"/>
          <w:sz w:val="24"/>
          <w:szCs w:val="24"/>
          <w:lang w:val="en-GB"/>
        </w:rPr>
      </w:pPr>
      <w:r>
        <w:rPr>
          <w:rFonts w:ascii="Times New Roman" w:hAnsi="Times New Roman" w:cs="Times New Roman"/>
          <w:sz w:val="24"/>
          <w:szCs w:val="24"/>
          <w:lang w:val="en-GB"/>
        </w:rPr>
        <w:t xml:space="preserve">The </w:t>
      </w:r>
      <w:r w:rsidR="00C55168">
        <w:rPr>
          <w:rFonts w:ascii="Times New Roman" w:hAnsi="Times New Roman" w:cs="Times New Roman"/>
          <w:sz w:val="24"/>
          <w:szCs w:val="24"/>
          <w:lang w:val="en-GB"/>
        </w:rPr>
        <w:t xml:space="preserve">data quality assurance </w:t>
      </w:r>
      <w:r>
        <w:rPr>
          <w:rFonts w:ascii="Times New Roman" w:hAnsi="Times New Roman" w:cs="Times New Roman"/>
          <w:sz w:val="24"/>
          <w:szCs w:val="24"/>
          <w:lang w:val="en-GB"/>
        </w:rPr>
        <w:t>process allowed us t</w:t>
      </w:r>
      <w:r w:rsidR="002E6D82" w:rsidRPr="0087333D">
        <w:rPr>
          <w:rFonts w:ascii="Times New Roman" w:hAnsi="Times New Roman" w:cs="Times New Roman"/>
          <w:sz w:val="24"/>
          <w:szCs w:val="24"/>
          <w:lang w:val="en-GB"/>
        </w:rPr>
        <w:t>o ident</w:t>
      </w:r>
      <w:r w:rsidR="00D03D38" w:rsidRPr="0087333D">
        <w:rPr>
          <w:rFonts w:ascii="Times New Roman" w:hAnsi="Times New Roman" w:cs="Times New Roman"/>
          <w:sz w:val="24"/>
          <w:szCs w:val="24"/>
          <w:lang w:val="en-GB"/>
        </w:rPr>
        <w:t xml:space="preserve">ify items </w:t>
      </w:r>
      <w:r w:rsidR="00F90056" w:rsidRPr="0087333D">
        <w:rPr>
          <w:rFonts w:ascii="Times New Roman" w:hAnsi="Times New Roman" w:cs="Times New Roman"/>
          <w:sz w:val="24"/>
          <w:szCs w:val="24"/>
          <w:lang w:val="en-GB"/>
        </w:rPr>
        <w:t xml:space="preserve">that </w:t>
      </w:r>
      <w:r w:rsidR="00D03D38" w:rsidRPr="0087333D">
        <w:rPr>
          <w:rFonts w:ascii="Times New Roman" w:hAnsi="Times New Roman" w:cs="Times New Roman"/>
          <w:sz w:val="24"/>
          <w:szCs w:val="24"/>
          <w:lang w:val="en-GB"/>
        </w:rPr>
        <w:t xml:space="preserve">probably could have arrived with currents </w:t>
      </w:r>
      <w:r w:rsidR="00791603" w:rsidRPr="0087333D">
        <w:rPr>
          <w:rFonts w:ascii="Times New Roman" w:hAnsi="Times New Roman" w:cs="Times New Roman"/>
          <w:sz w:val="24"/>
          <w:szCs w:val="24"/>
          <w:lang w:val="en-GB"/>
        </w:rPr>
        <w:t>on the respective</w:t>
      </w:r>
      <w:r w:rsidR="003803F4" w:rsidRPr="0087333D">
        <w:rPr>
          <w:rFonts w:ascii="Times New Roman" w:hAnsi="Times New Roman" w:cs="Times New Roman"/>
          <w:sz w:val="24"/>
          <w:szCs w:val="24"/>
          <w:lang w:val="en-GB"/>
        </w:rPr>
        <w:t xml:space="preserve"> </w:t>
      </w:r>
      <w:r w:rsidR="00D03D38" w:rsidRPr="0087333D">
        <w:rPr>
          <w:rFonts w:ascii="Times New Roman" w:hAnsi="Times New Roman" w:cs="Times New Roman"/>
          <w:sz w:val="24"/>
          <w:szCs w:val="24"/>
          <w:lang w:val="en-GB"/>
        </w:rPr>
        <w:t>beach</w:t>
      </w:r>
      <w:r w:rsidR="00791603" w:rsidRPr="0087333D">
        <w:rPr>
          <w:rFonts w:ascii="Times New Roman" w:hAnsi="Times New Roman" w:cs="Times New Roman"/>
          <w:sz w:val="24"/>
          <w:szCs w:val="24"/>
          <w:lang w:val="en-GB"/>
        </w:rPr>
        <w:t>es</w:t>
      </w:r>
      <w:r w:rsidR="00594D18" w:rsidRPr="0087333D">
        <w:rPr>
          <w:rFonts w:ascii="Times New Roman" w:hAnsi="Times New Roman" w:cs="Times New Roman"/>
          <w:sz w:val="24"/>
          <w:szCs w:val="24"/>
          <w:lang w:val="en-GB"/>
        </w:rPr>
        <w:t xml:space="preserve"> (</w:t>
      </w:r>
      <w:r w:rsidR="008C65DB" w:rsidRPr="0087333D">
        <w:rPr>
          <w:rFonts w:ascii="Times New Roman" w:hAnsi="Times New Roman" w:cs="Times New Roman"/>
          <w:sz w:val="24"/>
          <w:szCs w:val="24"/>
          <w:lang w:val="en-GB"/>
        </w:rPr>
        <w:t>Table 6)</w:t>
      </w:r>
      <w:r w:rsidR="00D03D38" w:rsidRPr="0087333D">
        <w:rPr>
          <w:rFonts w:ascii="Times New Roman" w:hAnsi="Times New Roman" w:cs="Times New Roman"/>
          <w:sz w:val="24"/>
          <w:szCs w:val="24"/>
          <w:lang w:val="en-GB"/>
        </w:rPr>
        <w:t xml:space="preserve">. From the </w:t>
      </w:r>
      <w:r w:rsidR="0099099F" w:rsidRPr="0087333D">
        <w:rPr>
          <w:rFonts w:ascii="Times New Roman" w:hAnsi="Times New Roman" w:cs="Times New Roman"/>
          <w:sz w:val="24"/>
          <w:szCs w:val="24"/>
          <w:lang w:val="en-GB"/>
        </w:rPr>
        <w:t>first estimation</w:t>
      </w:r>
      <w:r w:rsidR="0034154A">
        <w:rPr>
          <w:rFonts w:ascii="Times New Roman" w:hAnsi="Times New Roman" w:cs="Times New Roman"/>
          <w:sz w:val="24"/>
          <w:szCs w:val="24"/>
          <w:lang w:val="en-GB"/>
        </w:rPr>
        <w:t>,</w:t>
      </w:r>
      <w:r w:rsidR="0099099F" w:rsidRPr="0087333D">
        <w:rPr>
          <w:rFonts w:ascii="Times New Roman" w:hAnsi="Times New Roman" w:cs="Times New Roman"/>
          <w:sz w:val="24"/>
          <w:szCs w:val="24"/>
          <w:lang w:val="en-GB"/>
        </w:rPr>
        <w:t xml:space="preserve"> based on the original data</w:t>
      </w:r>
      <w:r w:rsidR="00D03D38" w:rsidRPr="0087333D">
        <w:rPr>
          <w:rFonts w:ascii="Times New Roman" w:hAnsi="Times New Roman" w:cs="Times New Roman"/>
          <w:sz w:val="24"/>
          <w:szCs w:val="24"/>
          <w:lang w:val="en-GB"/>
        </w:rPr>
        <w:t xml:space="preserve"> </w:t>
      </w:r>
      <w:r w:rsidR="000D4F92" w:rsidRPr="0087333D">
        <w:rPr>
          <w:rFonts w:ascii="Times New Roman" w:hAnsi="Times New Roman" w:cs="Times New Roman"/>
          <w:sz w:val="24"/>
          <w:szCs w:val="24"/>
          <w:lang w:val="en-GB"/>
        </w:rPr>
        <w:t xml:space="preserve">reported </w:t>
      </w:r>
      <w:r w:rsidR="00947759" w:rsidRPr="0087333D">
        <w:rPr>
          <w:rFonts w:ascii="Times New Roman" w:hAnsi="Times New Roman" w:cs="Times New Roman"/>
          <w:sz w:val="24"/>
          <w:szCs w:val="24"/>
          <w:lang w:val="en-GB"/>
        </w:rPr>
        <w:t>by the schoolchildren</w:t>
      </w:r>
      <w:r w:rsidR="00B65F30" w:rsidRPr="0087333D">
        <w:rPr>
          <w:rFonts w:ascii="Times New Roman" w:hAnsi="Times New Roman" w:cs="Times New Roman"/>
          <w:sz w:val="24"/>
          <w:szCs w:val="24"/>
          <w:lang w:val="en-GB"/>
        </w:rPr>
        <w:t xml:space="preserve">, we arrived </w:t>
      </w:r>
      <w:r w:rsidR="00F90056" w:rsidRPr="0087333D">
        <w:rPr>
          <w:rFonts w:ascii="Times New Roman" w:hAnsi="Times New Roman" w:cs="Times New Roman"/>
          <w:sz w:val="24"/>
          <w:szCs w:val="24"/>
          <w:lang w:val="en-GB"/>
        </w:rPr>
        <w:t xml:space="preserve">at </w:t>
      </w:r>
      <w:r w:rsidR="00B65F30" w:rsidRPr="0087333D">
        <w:rPr>
          <w:rFonts w:ascii="Times New Roman" w:hAnsi="Times New Roman" w:cs="Times New Roman"/>
          <w:sz w:val="24"/>
          <w:szCs w:val="24"/>
          <w:lang w:val="en-GB"/>
        </w:rPr>
        <w:t xml:space="preserve">a more conservative </w:t>
      </w:r>
      <w:r w:rsidR="00315DB8" w:rsidRPr="0087333D">
        <w:rPr>
          <w:rFonts w:ascii="Times New Roman" w:hAnsi="Times New Roman" w:cs="Times New Roman"/>
          <w:sz w:val="24"/>
          <w:szCs w:val="24"/>
          <w:lang w:val="en-GB"/>
        </w:rPr>
        <w:t xml:space="preserve">estimation </w:t>
      </w:r>
      <w:r w:rsidR="00B65F30" w:rsidRPr="0087333D">
        <w:rPr>
          <w:rFonts w:ascii="Times New Roman" w:hAnsi="Times New Roman" w:cs="Times New Roman"/>
          <w:sz w:val="24"/>
          <w:szCs w:val="24"/>
          <w:lang w:val="en-GB"/>
        </w:rPr>
        <w:t xml:space="preserve">of </w:t>
      </w:r>
      <w:r w:rsidR="001841F2" w:rsidRPr="0087333D">
        <w:rPr>
          <w:rFonts w:ascii="Times New Roman" w:hAnsi="Times New Roman" w:cs="Times New Roman"/>
          <w:sz w:val="24"/>
          <w:szCs w:val="24"/>
          <w:lang w:val="en-GB"/>
        </w:rPr>
        <w:t>5</w:t>
      </w:r>
      <w:r w:rsidR="00175377" w:rsidRPr="0087333D">
        <w:rPr>
          <w:rFonts w:ascii="Times New Roman" w:hAnsi="Times New Roman" w:cs="Times New Roman"/>
          <w:sz w:val="24"/>
          <w:szCs w:val="24"/>
          <w:lang w:val="en-GB"/>
        </w:rPr>
        <w:t xml:space="preserve">83 </w:t>
      </w:r>
      <w:r w:rsidR="00B65F30" w:rsidRPr="0087333D">
        <w:rPr>
          <w:rFonts w:ascii="Times New Roman" w:hAnsi="Times New Roman" w:cs="Times New Roman"/>
          <w:sz w:val="24"/>
          <w:szCs w:val="24"/>
          <w:lang w:val="en-GB"/>
        </w:rPr>
        <w:t>ite</w:t>
      </w:r>
      <w:r w:rsidR="00315DB8" w:rsidRPr="0087333D">
        <w:rPr>
          <w:rFonts w:ascii="Times New Roman" w:hAnsi="Times New Roman" w:cs="Times New Roman"/>
          <w:sz w:val="24"/>
          <w:szCs w:val="24"/>
          <w:lang w:val="en-GB"/>
        </w:rPr>
        <w:t xml:space="preserve">ms with epibionts and positive buoyancy that </w:t>
      </w:r>
      <w:r w:rsidR="00754ACE">
        <w:rPr>
          <w:rFonts w:ascii="Times New Roman" w:hAnsi="Times New Roman" w:cs="Times New Roman"/>
          <w:sz w:val="24"/>
          <w:szCs w:val="24"/>
          <w:lang w:val="en-GB"/>
        </w:rPr>
        <w:t>have a high likelihood to</w:t>
      </w:r>
      <w:r w:rsidR="00315DB8" w:rsidRPr="0087333D">
        <w:rPr>
          <w:rFonts w:ascii="Times New Roman" w:hAnsi="Times New Roman" w:cs="Times New Roman"/>
          <w:sz w:val="24"/>
          <w:szCs w:val="24"/>
          <w:lang w:val="en-GB"/>
        </w:rPr>
        <w:t xml:space="preserve"> have arrived with currents </w:t>
      </w:r>
      <w:r w:rsidR="008A62A9" w:rsidRPr="0087333D">
        <w:rPr>
          <w:rFonts w:ascii="Times New Roman" w:hAnsi="Times New Roman" w:cs="Times New Roman"/>
          <w:sz w:val="24"/>
          <w:szCs w:val="24"/>
          <w:lang w:val="en-GB"/>
        </w:rPr>
        <w:t>on the</w:t>
      </w:r>
      <w:r w:rsidR="00315DB8" w:rsidRPr="0087333D">
        <w:rPr>
          <w:rFonts w:ascii="Times New Roman" w:hAnsi="Times New Roman" w:cs="Times New Roman"/>
          <w:sz w:val="24"/>
          <w:szCs w:val="24"/>
          <w:lang w:val="en-GB"/>
        </w:rPr>
        <w:t xml:space="preserve"> beach in relation to a total </w:t>
      </w:r>
      <w:r w:rsidR="00A213AA" w:rsidRPr="0087333D">
        <w:rPr>
          <w:rFonts w:ascii="Times New Roman" w:hAnsi="Times New Roman" w:cs="Times New Roman"/>
          <w:sz w:val="24"/>
          <w:szCs w:val="24"/>
          <w:lang w:val="en-GB"/>
        </w:rPr>
        <w:t xml:space="preserve">of </w:t>
      </w:r>
      <w:r w:rsidR="00536F1C" w:rsidRPr="0087333D">
        <w:rPr>
          <w:rFonts w:ascii="Times New Roman" w:hAnsi="Times New Roman" w:cs="Times New Roman"/>
          <w:sz w:val="24"/>
          <w:szCs w:val="24"/>
          <w:lang w:val="en-GB"/>
        </w:rPr>
        <w:t>12,</w:t>
      </w:r>
      <w:r w:rsidR="00821F8A" w:rsidRPr="0087333D">
        <w:rPr>
          <w:rFonts w:ascii="Times New Roman" w:hAnsi="Times New Roman" w:cs="Times New Roman"/>
          <w:sz w:val="24"/>
          <w:szCs w:val="24"/>
          <w:lang w:val="en-GB"/>
        </w:rPr>
        <w:t>771</w:t>
      </w:r>
      <w:r w:rsidR="00DC4DC2" w:rsidRPr="0087333D">
        <w:rPr>
          <w:rFonts w:ascii="Times New Roman" w:hAnsi="Times New Roman" w:cs="Times New Roman"/>
          <w:sz w:val="24"/>
          <w:szCs w:val="24"/>
          <w:lang w:val="en-GB"/>
        </w:rPr>
        <w:t xml:space="preserve"> </w:t>
      </w:r>
      <w:r w:rsidR="00C200C1" w:rsidRPr="0087333D">
        <w:rPr>
          <w:rFonts w:ascii="Times New Roman" w:hAnsi="Times New Roman" w:cs="Times New Roman"/>
          <w:sz w:val="24"/>
          <w:szCs w:val="24"/>
          <w:lang w:val="en-GB"/>
        </w:rPr>
        <w:t xml:space="preserve">accepted </w:t>
      </w:r>
      <w:r w:rsidR="008A62A9" w:rsidRPr="0087333D">
        <w:rPr>
          <w:rFonts w:ascii="Times New Roman" w:hAnsi="Times New Roman" w:cs="Times New Roman"/>
          <w:sz w:val="24"/>
          <w:szCs w:val="24"/>
          <w:lang w:val="en-GB"/>
        </w:rPr>
        <w:t xml:space="preserve">litter </w:t>
      </w:r>
      <w:r w:rsidR="00C200C1" w:rsidRPr="0087333D">
        <w:rPr>
          <w:rFonts w:ascii="Times New Roman" w:hAnsi="Times New Roman" w:cs="Times New Roman"/>
          <w:sz w:val="24"/>
          <w:szCs w:val="24"/>
          <w:lang w:val="en-GB"/>
        </w:rPr>
        <w:t>items and 1,2</w:t>
      </w:r>
      <w:r w:rsidR="004B6FFC" w:rsidRPr="0087333D">
        <w:rPr>
          <w:rFonts w:ascii="Times New Roman" w:hAnsi="Times New Roman" w:cs="Times New Roman"/>
          <w:sz w:val="24"/>
          <w:szCs w:val="24"/>
          <w:lang w:val="en-GB"/>
        </w:rPr>
        <w:t>0</w:t>
      </w:r>
      <w:r w:rsidR="00282991" w:rsidRPr="0087333D">
        <w:rPr>
          <w:rFonts w:ascii="Times New Roman" w:hAnsi="Times New Roman" w:cs="Times New Roman"/>
          <w:sz w:val="24"/>
          <w:szCs w:val="24"/>
          <w:lang w:val="en-GB"/>
        </w:rPr>
        <w:t>9</w:t>
      </w:r>
      <w:r w:rsidR="00C200C1" w:rsidRPr="0087333D">
        <w:rPr>
          <w:rFonts w:ascii="Times New Roman" w:hAnsi="Times New Roman" w:cs="Times New Roman"/>
          <w:sz w:val="24"/>
          <w:szCs w:val="24"/>
          <w:lang w:val="en-GB"/>
        </w:rPr>
        <w:t xml:space="preserve"> items </w:t>
      </w:r>
      <w:r w:rsidR="00751C6A" w:rsidRPr="0087333D">
        <w:rPr>
          <w:rFonts w:ascii="Times New Roman" w:hAnsi="Times New Roman" w:cs="Times New Roman"/>
          <w:sz w:val="24"/>
          <w:szCs w:val="24"/>
          <w:lang w:val="en-GB"/>
        </w:rPr>
        <w:t>with interactions</w:t>
      </w:r>
      <w:r w:rsidR="00B2047E" w:rsidRPr="0087333D">
        <w:rPr>
          <w:rFonts w:ascii="Times New Roman" w:hAnsi="Times New Roman" w:cs="Times New Roman"/>
          <w:sz w:val="24"/>
          <w:szCs w:val="24"/>
          <w:lang w:val="en-GB"/>
        </w:rPr>
        <w:t xml:space="preserve"> </w:t>
      </w:r>
      <w:r w:rsidR="00791603" w:rsidRPr="0087333D">
        <w:rPr>
          <w:rFonts w:ascii="Times New Roman" w:hAnsi="Times New Roman" w:cs="Times New Roman"/>
          <w:sz w:val="24"/>
          <w:szCs w:val="24"/>
          <w:lang w:val="en-GB"/>
        </w:rPr>
        <w:t>based on</w:t>
      </w:r>
      <w:r w:rsidR="00B2047E" w:rsidRPr="0087333D">
        <w:rPr>
          <w:rFonts w:ascii="Times New Roman" w:hAnsi="Times New Roman" w:cs="Times New Roman"/>
          <w:sz w:val="24"/>
          <w:szCs w:val="24"/>
          <w:lang w:val="en-GB"/>
        </w:rPr>
        <w:t xml:space="preserve"> the first estimation. </w:t>
      </w:r>
    </w:p>
    <w:p w14:paraId="6F2E9242" w14:textId="4F7599C8" w:rsidR="00315247" w:rsidRPr="0087333D" w:rsidRDefault="00DC4DC2" w:rsidP="00D65787">
      <w:pPr>
        <w:rPr>
          <w:rFonts w:ascii="Times New Roman" w:hAnsi="Times New Roman" w:cs="Times New Roman"/>
          <w:sz w:val="24"/>
          <w:szCs w:val="24"/>
          <w:lang w:val="en-GB"/>
        </w:rPr>
      </w:pPr>
      <w:r w:rsidRPr="0087333D">
        <w:rPr>
          <w:rFonts w:ascii="Times New Roman" w:hAnsi="Times New Roman" w:cs="Times New Roman"/>
          <w:sz w:val="24"/>
          <w:szCs w:val="24"/>
          <w:lang w:val="en-GB"/>
        </w:rPr>
        <w:t xml:space="preserve"> </w:t>
      </w:r>
    </w:p>
    <w:p w14:paraId="12291820" w14:textId="44464F6C" w:rsidR="00DB53ED" w:rsidRPr="00B176CC" w:rsidRDefault="00315247" w:rsidP="00B276AA">
      <w:pPr>
        <w:spacing w:line="240" w:lineRule="auto"/>
        <w:rPr>
          <w:rFonts w:ascii="Times New Roman" w:hAnsi="Times New Roman" w:cs="Times New Roman"/>
          <w:i/>
          <w:iCs/>
          <w:sz w:val="20"/>
          <w:szCs w:val="20"/>
          <w:lang w:val="en-GB"/>
        </w:rPr>
      </w:pPr>
      <w:r w:rsidRPr="00B176CC">
        <w:rPr>
          <w:rFonts w:ascii="Times New Roman" w:hAnsi="Times New Roman" w:cs="Times New Roman"/>
          <w:i/>
          <w:iCs/>
          <w:sz w:val="20"/>
          <w:szCs w:val="20"/>
        </w:rPr>
        <w:t xml:space="preserve">Table 6. Percentage of the first estimation of items with interactions obtained after the </w:t>
      </w:r>
      <w:r w:rsidR="00310AD3">
        <w:rPr>
          <w:rFonts w:ascii="Times New Roman" w:hAnsi="Times New Roman" w:cs="Times New Roman"/>
          <w:i/>
          <w:iCs/>
          <w:sz w:val="20"/>
          <w:szCs w:val="20"/>
        </w:rPr>
        <w:t>revi</w:t>
      </w:r>
      <w:r w:rsidR="00BB6A46">
        <w:rPr>
          <w:rFonts w:ascii="Times New Roman" w:hAnsi="Times New Roman" w:cs="Times New Roman"/>
          <w:i/>
          <w:iCs/>
          <w:sz w:val="20"/>
          <w:szCs w:val="20"/>
        </w:rPr>
        <w:t>sion</w:t>
      </w:r>
      <w:r w:rsidR="00310AD3" w:rsidRPr="00B176CC">
        <w:rPr>
          <w:rFonts w:ascii="Times New Roman" w:hAnsi="Times New Roman" w:cs="Times New Roman"/>
          <w:i/>
          <w:iCs/>
          <w:sz w:val="20"/>
          <w:szCs w:val="20"/>
        </w:rPr>
        <w:t xml:space="preserve"> </w:t>
      </w:r>
      <w:r w:rsidRPr="00B176CC">
        <w:rPr>
          <w:rFonts w:ascii="Times New Roman" w:hAnsi="Times New Roman" w:cs="Times New Roman"/>
          <w:i/>
          <w:iCs/>
          <w:sz w:val="20"/>
          <w:szCs w:val="20"/>
        </w:rPr>
        <w:t>of guide 6 (</w:t>
      </w:r>
      <w:commentRangeStart w:id="5"/>
      <w:r w:rsidRPr="00B176CC">
        <w:rPr>
          <w:rFonts w:ascii="Times New Roman" w:hAnsi="Times New Roman" w:cs="Times New Roman"/>
          <w:i/>
          <w:iCs/>
          <w:sz w:val="20"/>
          <w:szCs w:val="20"/>
        </w:rPr>
        <w:t>n=4</w:t>
      </w:r>
      <w:r w:rsidR="005B2D8B" w:rsidRPr="00B176CC">
        <w:rPr>
          <w:rFonts w:ascii="Times New Roman" w:hAnsi="Times New Roman" w:cs="Times New Roman"/>
          <w:i/>
          <w:iCs/>
          <w:sz w:val="20"/>
          <w:szCs w:val="20"/>
        </w:rPr>
        <w:t>4</w:t>
      </w:r>
      <w:r w:rsidRPr="00B176CC">
        <w:rPr>
          <w:rFonts w:ascii="Times New Roman" w:hAnsi="Times New Roman" w:cs="Times New Roman"/>
          <w:i/>
          <w:iCs/>
          <w:sz w:val="20"/>
          <w:szCs w:val="20"/>
        </w:rPr>
        <w:t xml:space="preserve"> beaches</w:t>
      </w:r>
      <w:commentRangeEnd w:id="5"/>
      <w:r w:rsidR="00CD6C47">
        <w:rPr>
          <w:rStyle w:val="CommentReference"/>
        </w:rPr>
        <w:commentReference w:id="5"/>
      </w:r>
      <w:r w:rsidRPr="00B176CC">
        <w:rPr>
          <w:rFonts w:ascii="Times New Roman" w:hAnsi="Times New Roman" w:cs="Times New Roman"/>
          <w:i/>
          <w:iCs/>
          <w:sz w:val="20"/>
          <w:szCs w:val="20"/>
        </w:rPr>
        <w:t xml:space="preserve">) and the final estimation of items that could have arrived with currents after the </w:t>
      </w:r>
      <w:r w:rsidR="00310AD3">
        <w:rPr>
          <w:rFonts w:ascii="Times New Roman" w:hAnsi="Times New Roman" w:cs="Times New Roman"/>
          <w:i/>
          <w:iCs/>
          <w:sz w:val="20"/>
          <w:szCs w:val="20"/>
        </w:rPr>
        <w:t>data quality assurance</w:t>
      </w:r>
      <w:r w:rsidR="00310AD3" w:rsidRPr="00B176CC">
        <w:rPr>
          <w:rFonts w:ascii="Times New Roman" w:hAnsi="Times New Roman" w:cs="Times New Roman"/>
          <w:i/>
          <w:iCs/>
          <w:sz w:val="20"/>
          <w:szCs w:val="20"/>
        </w:rPr>
        <w:t xml:space="preserve"> </w:t>
      </w:r>
      <w:r w:rsidRPr="00B176CC">
        <w:rPr>
          <w:rFonts w:ascii="Times New Roman" w:hAnsi="Times New Roman" w:cs="Times New Roman"/>
          <w:i/>
          <w:iCs/>
          <w:sz w:val="20"/>
          <w:szCs w:val="20"/>
        </w:rPr>
        <w:t>process (n=31 beaches). Last 4 rows (light grey</w:t>
      </w:r>
      <w:r w:rsidR="00AE738D" w:rsidRPr="00B176CC">
        <w:rPr>
          <w:rFonts w:ascii="Times New Roman" w:hAnsi="Times New Roman" w:cs="Times New Roman"/>
          <w:i/>
          <w:iCs/>
          <w:sz w:val="20"/>
          <w:szCs w:val="20"/>
        </w:rPr>
        <w:t xml:space="preserve"> shading</w:t>
      </w:r>
      <w:r w:rsidRPr="00B176CC">
        <w:rPr>
          <w:rFonts w:ascii="Times New Roman" w:hAnsi="Times New Roman" w:cs="Times New Roman"/>
          <w:i/>
          <w:iCs/>
          <w:sz w:val="20"/>
          <w:szCs w:val="20"/>
        </w:rPr>
        <w:t>) correspond to sampling sites on oceanic islands. The rest of continental sampling sites are ordered from North to South</w:t>
      </w:r>
      <w:r w:rsidRPr="00C3462A">
        <w:rPr>
          <w:rFonts w:ascii="Times New Roman" w:hAnsi="Times New Roman" w:cs="Times New Roman"/>
          <w:i/>
          <w:iCs/>
          <w:sz w:val="20"/>
          <w:szCs w:val="20"/>
        </w:rPr>
        <w:t>.</w:t>
      </w:r>
      <w:r w:rsidR="00754ACE" w:rsidRPr="00C3462A">
        <w:rPr>
          <w:rFonts w:ascii="Times New Roman" w:hAnsi="Times New Roman" w:cs="Times New Roman"/>
          <w:i/>
          <w:iCs/>
          <w:sz w:val="20"/>
          <w:szCs w:val="20"/>
        </w:rPr>
        <w:t xml:space="preserve"> ND – </w:t>
      </w:r>
      <w:r w:rsidR="003831CF" w:rsidRPr="00C3462A">
        <w:rPr>
          <w:rFonts w:ascii="Times New Roman" w:hAnsi="Times New Roman" w:cs="Times New Roman"/>
          <w:i/>
          <w:iCs/>
          <w:sz w:val="20"/>
          <w:szCs w:val="20"/>
        </w:rPr>
        <w:t>no data</w:t>
      </w:r>
      <w:r w:rsidR="00754ACE" w:rsidRPr="00C3462A">
        <w:rPr>
          <w:rFonts w:ascii="Times New Roman" w:hAnsi="Times New Roman" w:cs="Times New Roman"/>
          <w:i/>
          <w:iCs/>
          <w:sz w:val="20"/>
          <w:szCs w:val="20"/>
        </w:rPr>
        <w:t xml:space="preserve"> (samples, images, table with species identification) available</w:t>
      </w:r>
      <w:r w:rsidR="003831CF" w:rsidRPr="00C3462A">
        <w:rPr>
          <w:rFonts w:ascii="Times New Roman" w:hAnsi="Times New Roman" w:cs="Times New Roman"/>
          <w:i/>
          <w:iCs/>
          <w:sz w:val="20"/>
          <w:szCs w:val="20"/>
        </w:rPr>
        <w:t xml:space="preserve"> for this step</w:t>
      </w:r>
      <w:r w:rsidR="00754ACE" w:rsidRPr="00C3462A">
        <w:rPr>
          <w:rFonts w:ascii="Times New Roman" w:hAnsi="Times New Roman" w:cs="Times New Roman"/>
          <w:i/>
          <w:iCs/>
          <w:sz w:val="20"/>
          <w:szCs w:val="20"/>
        </w:rPr>
        <w:t>.</w:t>
      </w:r>
    </w:p>
    <w:tbl>
      <w:tblPr>
        <w:tblStyle w:val="TableGrid"/>
        <w:tblW w:w="9209" w:type="dxa"/>
        <w:tblLook w:val="04A0" w:firstRow="1" w:lastRow="0" w:firstColumn="1" w:lastColumn="0" w:noHBand="0" w:noVBand="1"/>
      </w:tblPr>
      <w:tblGrid>
        <w:gridCol w:w="1256"/>
        <w:gridCol w:w="1596"/>
        <w:gridCol w:w="3124"/>
        <w:gridCol w:w="3233"/>
      </w:tblGrid>
      <w:tr w:rsidR="00D674AC" w:rsidRPr="00B176CC" w14:paraId="3BE4B962" w14:textId="77777777" w:rsidTr="0073548E">
        <w:trPr>
          <w:trHeight w:val="290"/>
        </w:trPr>
        <w:tc>
          <w:tcPr>
            <w:tcW w:w="1256" w:type="dxa"/>
            <w:vAlign w:val="center"/>
          </w:tcPr>
          <w:p w14:paraId="4669ACA4" w14:textId="6F360053" w:rsidR="00D674AC" w:rsidRPr="00B176CC" w:rsidRDefault="008322B4" w:rsidP="00D65787">
            <w:pPr>
              <w:rPr>
                <w:rFonts w:ascii="Times New Roman" w:hAnsi="Times New Roman" w:cs="Times New Roman"/>
                <w:sz w:val="20"/>
                <w:szCs w:val="20"/>
              </w:rPr>
            </w:pPr>
            <w:r w:rsidRPr="00B176CC">
              <w:rPr>
                <w:rFonts w:ascii="Times New Roman" w:hAnsi="Times New Roman" w:cs="Times New Roman"/>
                <w:sz w:val="20"/>
                <w:szCs w:val="20"/>
              </w:rPr>
              <w:t>Country</w:t>
            </w:r>
          </w:p>
        </w:tc>
        <w:tc>
          <w:tcPr>
            <w:tcW w:w="1596" w:type="dxa"/>
            <w:vAlign w:val="center"/>
          </w:tcPr>
          <w:p w14:paraId="5F10EBE3" w14:textId="05B91CCC" w:rsidR="00D674AC" w:rsidRPr="00B176CC" w:rsidRDefault="008322B4" w:rsidP="00D65787">
            <w:pPr>
              <w:rPr>
                <w:rFonts w:ascii="Times New Roman" w:hAnsi="Times New Roman" w:cs="Times New Roman"/>
                <w:sz w:val="20"/>
                <w:szCs w:val="20"/>
              </w:rPr>
            </w:pPr>
            <w:r w:rsidRPr="00B176CC">
              <w:rPr>
                <w:rFonts w:ascii="Times New Roman" w:hAnsi="Times New Roman" w:cs="Times New Roman"/>
                <w:sz w:val="20"/>
                <w:szCs w:val="20"/>
              </w:rPr>
              <w:t>Beach</w:t>
            </w:r>
          </w:p>
        </w:tc>
        <w:tc>
          <w:tcPr>
            <w:tcW w:w="3124" w:type="dxa"/>
            <w:vAlign w:val="center"/>
          </w:tcPr>
          <w:p w14:paraId="27365B47" w14:textId="2DE5D1B5" w:rsidR="00D674AC" w:rsidRPr="00B176CC" w:rsidRDefault="003F05D6" w:rsidP="00D65787">
            <w:pPr>
              <w:rPr>
                <w:rFonts w:ascii="Times New Roman" w:hAnsi="Times New Roman" w:cs="Times New Roman"/>
                <w:sz w:val="20"/>
                <w:szCs w:val="20"/>
              </w:rPr>
            </w:pPr>
            <w:r>
              <w:rPr>
                <w:rFonts w:ascii="Times New Roman" w:hAnsi="Times New Roman" w:cs="Times New Roman"/>
                <w:sz w:val="20"/>
                <w:szCs w:val="20"/>
              </w:rPr>
              <w:t>1</w:t>
            </w:r>
            <w:r w:rsidRPr="003F05D6">
              <w:rPr>
                <w:rFonts w:ascii="Times New Roman" w:hAnsi="Times New Roman" w:cs="Times New Roman"/>
                <w:sz w:val="20"/>
                <w:szCs w:val="20"/>
                <w:vertAlign w:val="superscript"/>
              </w:rPr>
              <w:t>st</w:t>
            </w:r>
            <w:r>
              <w:rPr>
                <w:rFonts w:ascii="Times New Roman" w:hAnsi="Times New Roman" w:cs="Times New Roman"/>
                <w:sz w:val="20"/>
                <w:szCs w:val="20"/>
              </w:rPr>
              <w:t xml:space="preserve"> estimation of the p</w:t>
            </w:r>
            <w:r w:rsidR="00746F4E" w:rsidRPr="00B176CC">
              <w:rPr>
                <w:rFonts w:ascii="Times New Roman" w:hAnsi="Times New Roman" w:cs="Times New Roman"/>
                <w:sz w:val="20"/>
                <w:szCs w:val="20"/>
              </w:rPr>
              <w:t>ercentage</w:t>
            </w:r>
            <w:r w:rsidR="00D674AC" w:rsidRPr="00B176CC">
              <w:rPr>
                <w:rFonts w:ascii="Times New Roman" w:hAnsi="Times New Roman" w:cs="Times New Roman"/>
                <w:sz w:val="20"/>
                <w:szCs w:val="20"/>
              </w:rPr>
              <w:t xml:space="preserve"> of items with interactions </w:t>
            </w:r>
          </w:p>
        </w:tc>
        <w:tc>
          <w:tcPr>
            <w:tcW w:w="3233" w:type="dxa"/>
            <w:vAlign w:val="center"/>
          </w:tcPr>
          <w:p w14:paraId="6B587746" w14:textId="7E88AFB4" w:rsidR="00D674AC" w:rsidRPr="00B176CC" w:rsidRDefault="00A30095" w:rsidP="00D65787">
            <w:pPr>
              <w:rPr>
                <w:rFonts w:ascii="Times New Roman" w:hAnsi="Times New Roman" w:cs="Times New Roman"/>
                <w:sz w:val="20"/>
                <w:szCs w:val="20"/>
              </w:rPr>
            </w:pPr>
            <w:r>
              <w:rPr>
                <w:rFonts w:ascii="Times New Roman" w:hAnsi="Times New Roman" w:cs="Times New Roman"/>
                <w:sz w:val="20"/>
                <w:szCs w:val="20"/>
              </w:rPr>
              <w:t>Final estimation of the p</w:t>
            </w:r>
            <w:r w:rsidRPr="00B176CC">
              <w:rPr>
                <w:rFonts w:ascii="Times New Roman" w:hAnsi="Times New Roman" w:cs="Times New Roman"/>
                <w:sz w:val="20"/>
                <w:szCs w:val="20"/>
              </w:rPr>
              <w:t>ercentage of items that could have come with currents</w:t>
            </w:r>
          </w:p>
        </w:tc>
      </w:tr>
      <w:tr w:rsidR="0073548E" w:rsidRPr="00B176CC" w14:paraId="07A260E4" w14:textId="6E1C7A83" w:rsidTr="0073548E">
        <w:trPr>
          <w:trHeight w:val="290"/>
        </w:trPr>
        <w:tc>
          <w:tcPr>
            <w:tcW w:w="1256" w:type="dxa"/>
            <w:vAlign w:val="center"/>
            <w:hideMark/>
          </w:tcPr>
          <w:p w14:paraId="7BEDEAE5" w14:textId="77777777" w:rsidR="0073548E" w:rsidRPr="00B176CC" w:rsidRDefault="0073548E" w:rsidP="00D65787">
            <w:pPr>
              <w:rPr>
                <w:rFonts w:ascii="Times New Roman" w:hAnsi="Times New Roman" w:cs="Times New Roman"/>
                <w:sz w:val="20"/>
                <w:szCs w:val="20"/>
                <w:lang w:val="es-CL"/>
              </w:rPr>
            </w:pPr>
            <w:r w:rsidRPr="00B176CC">
              <w:rPr>
                <w:rFonts w:ascii="Times New Roman" w:hAnsi="Times New Roman" w:cs="Times New Roman"/>
                <w:sz w:val="20"/>
                <w:szCs w:val="20"/>
              </w:rPr>
              <w:t>México</w:t>
            </w:r>
          </w:p>
        </w:tc>
        <w:tc>
          <w:tcPr>
            <w:tcW w:w="1596" w:type="dxa"/>
            <w:vAlign w:val="center"/>
            <w:hideMark/>
          </w:tcPr>
          <w:p w14:paraId="71593DBD"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Hermosa</w:t>
            </w:r>
          </w:p>
        </w:tc>
        <w:tc>
          <w:tcPr>
            <w:tcW w:w="3124" w:type="dxa"/>
            <w:vAlign w:val="center"/>
          </w:tcPr>
          <w:p w14:paraId="5594E69B" w14:textId="692A272E"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35</w:t>
            </w:r>
            <w:r w:rsidR="005F57FE"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2%</w:t>
            </w:r>
          </w:p>
        </w:tc>
        <w:tc>
          <w:tcPr>
            <w:tcW w:w="3233" w:type="dxa"/>
            <w:vAlign w:val="center"/>
          </w:tcPr>
          <w:p w14:paraId="4C5F9B41" w14:textId="13FA2141"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4</w:t>
            </w:r>
            <w:r w:rsidR="00134AA0" w:rsidRPr="00B176CC">
              <w:rPr>
                <w:rFonts w:ascii="Times New Roman" w:hAnsi="Times New Roman" w:cs="Times New Roman"/>
                <w:sz w:val="20"/>
                <w:szCs w:val="20"/>
              </w:rPr>
              <w:t>.</w:t>
            </w:r>
            <w:r w:rsidRPr="00B176CC">
              <w:rPr>
                <w:rFonts w:ascii="Times New Roman" w:hAnsi="Times New Roman" w:cs="Times New Roman"/>
                <w:sz w:val="20"/>
                <w:szCs w:val="20"/>
              </w:rPr>
              <w:t>6</w:t>
            </w:r>
            <w:r w:rsidR="00134AA0" w:rsidRPr="00B176CC">
              <w:rPr>
                <w:rFonts w:ascii="Times New Roman" w:hAnsi="Times New Roman" w:cs="Times New Roman"/>
                <w:sz w:val="20"/>
                <w:szCs w:val="20"/>
              </w:rPr>
              <w:t>%</w:t>
            </w:r>
          </w:p>
        </w:tc>
      </w:tr>
      <w:tr w:rsidR="0073548E" w:rsidRPr="00B176CC" w14:paraId="2B3AEFF6" w14:textId="489E43B0" w:rsidTr="0073548E">
        <w:trPr>
          <w:trHeight w:val="290"/>
        </w:trPr>
        <w:tc>
          <w:tcPr>
            <w:tcW w:w="1256" w:type="dxa"/>
            <w:vAlign w:val="center"/>
            <w:hideMark/>
          </w:tcPr>
          <w:p w14:paraId="7B6BCD96"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México</w:t>
            </w:r>
          </w:p>
        </w:tc>
        <w:tc>
          <w:tcPr>
            <w:tcW w:w="1596" w:type="dxa"/>
            <w:vAlign w:val="center"/>
            <w:hideMark/>
          </w:tcPr>
          <w:p w14:paraId="71BAED9F"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Bahía Kino</w:t>
            </w:r>
          </w:p>
        </w:tc>
        <w:tc>
          <w:tcPr>
            <w:tcW w:w="3124" w:type="dxa"/>
            <w:vAlign w:val="center"/>
          </w:tcPr>
          <w:p w14:paraId="7A9793C5" w14:textId="65595EEF"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13</w:t>
            </w:r>
            <w:r w:rsidR="005F57FE"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9%</w:t>
            </w:r>
          </w:p>
        </w:tc>
        <w:tc>
          <w:tcPr>
            <w:tcW w:w="3233" w:type="dxa"/>
            <w:vAlign w:val="center"/>
          </w:tcPr>
          <w:p w14:paraId="240CEECB" w14:textId="0598C14F"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9</w:t>
            </w:r>
            <w:r w:rsidR="00134AA0" w:rsidRPr="00B176CC">
              <w:rPr>
                <w:rFonts w:ascii="Times New Roman" w:hAnsi="Times New Roman" w:cs="Times New Roman"/>
                <w:sz w:val="20"/>
                <w:szCs w:val="20"/>
              </w:rPr>
              <w:t>.</w:t>
            </w:r>
            <w:r w:rsidRPr="00B176CC">
              <w:rPr>
                <w:rFonts w:ascii="Times New Roman" w:hAnsi="Times New Roman" w:cs="Times New Roman"/>
                <w:sz w:val="20"/>
                <w:szCs w:val="20"/>
              </w:rPr>
              <w:t>3</w:t>
            </w:r>
            <w:r w:rsidR="00134AA0" w:rsidRPr="00B176CC">
              <w:rPr>
                <w:rFonts w:ascii="Times New Roman" w:hAnsi="Times New Roman" w:cs="Times New Roman"/>
                <w:sz w:val="20"/>
                <w:szCs w:val="20"/>
              </w:rPr>
              <w:t>%</w:t>
            </w:r>
          </w:p>
        </w:tc>
      </w:tr>
      <w:tr w:rsidR="0073548E" w:rsidRPr="00B176CC" w14:paraId="0D3CC66E" w14:textId="3B600CB4" w:rsidTr="0073548E">
        <w:trPr>
          <w:trHeight w:val="290"/>
        </w:trPr>
        <w:tc>
          <w:tcPr>
            <w:tcW w:w="1256" w:type="dxa"/>
            <w:vAlign w:val="center"/>
            <w:hideMark/>
          </w:tcPr>
          <w:p w14:paraId="0F148C4F"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México</w:t>
            </w:r>
          </w:p>
        </w:tc>
        <w:tc>
          <w:tcPr>
            <w:tcW w:w="1596" w:type="dxa"/>
            <w:vAlign w:val="center"/>
            <w:hideMark/>
          </w:tcPr>
          <w:p w14:paraId="2257614F" w14:textId="77777777" w:rsidR="0073548E" w:rsidRPr="00B176CC" w:rsidRDefault="0073548E"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Salinitas</w:t>
            </w:r>
            <w:proofErr w:type="spellEnd"/>
          </w:p>
        </w:tc>
        <w:tc>
          <w:tcPr>
            <w:tcW w:w="3124" w:type="dxa"/>
            <w:vAlign w:val="center"/>
          </w:tcPr>
          <w:p w14:paraId="6ED435E5" w14:textId="07550246"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1</w:t>
            </w:r>
            <w:r w:rsidR="005F57FE"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7%</w:t>
            </w:r>
          </w:p>
        </w:tc>
        <w:tc>
          <w:tcPr>
            <w:tcW w:w="3233" w:type="dxa"/>
            <w:vAlign w:val="center"/>
          </w:tcPr>
          <w:p w14:paraId="5E249098" w14:textId="2088517B"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0</w:t>
            </w:r>
            <w:r w:rsidR="00134AA0" w:rsidRPr="00B176CC">
              <w:rPr>
                <w:rFonts w:ascii="Times New Roman" w:hAnsi="Times New Roman" w:cs="Times New Roman"/>
                <w:sz w:val="20"/>
                <w:szCs w:val="20"/>
              </w:rPr>
              <w:t>.</w:t>
            </w:r>
            <w:r w:rsidRPr="00B176CC">
              <w:rPr>
                <w:rFonts w:ascii="Times New Roman" w:hAnsi="Times New Roman" w:cs="Times New Roman"/>
                <w:sz w:val="20"/>
                <w:szCs w:val="20"/>
              </w:rPr>
              <w:t>1</w:t>
            </w:r>
            <w:r w:rsidR="00134AA0" w:rsidRPr="00B176CC">
              <w:rPr>
                <w:rFonts w:ascii="Times New Roman" w:hAnsi="Times New Roman" w:cs="Times New Roman"/>
                <w:sz w:val="20"/>
                <w:szCs w:val="20"/>
              </w:rPr>
              <w:t>%</w:t>
            </w:r>
          </w:p>
        </w:tc>
      </w:tr>
      <w:tr w:rsidR="0073548E" w:rsidRPr="00B176CC" w14:paraId="39142587" w14:textId="43A0E499" w:rsidTr="0073548E">
        <w:trPr>
          <w:trHeight w:val="290"/>
        </w:trPr>
        <w:tc>
          <w:tcPr>
            <w:tcW w:w="1256" w:type="dxa"/>
            <w:vAlign w:val="center"/>
            <w:hideMark/>
          </w:tcPr>
          <w:p w14:paraId="6F951C4F"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México</w:t>
            </w:r>
          </w:p>
        </w:tc>
        <w:tc>
          <w:tcPr>
            <w:tcW w:w="1596" w:type="dxa"/>
            <w:vAlign w:val="center"/>
            <w:hideMark/>
          </w:tcPr>
          <w:p w14:paraId="466C054D" w14:textId="77777777" w:rsidR="0073548E" w:rsidRPr="00B176CC" w:rsidRDefault="0073548E"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Salahua</w:t>
            </w:r>
            <w:proofErr w:type="spellEnd"/>
          </w:p>
        </w:tc>
        <w:tc>
          <w:tcPr>
            <w:tcW w:w="3124" w:type="dxa"/>
            <w:vAlign w:val="center"/>
          </w:tcPr>
          <w:p w14:paraId="0E6E9581" w14:textId="60796862" w:rsidR="0073548E" w:rsidRPr="00C3462A" w:rsidRDefault="0073548E" w:rsidP="00D65787">
            <w:pPr>
              <w:rPr>
                <w:rFonts w:ascii="Times New Roman" w:hAnsi="Times New Roman" w:cs="Times New Roman"/>
                <w:sz w:val="20"/>
                <w:szCs w:val="20"/>
              </w:rPr>
            </w:pPr>
            <w:r w:rsidRPr="00C3462A">
              <w:rPr>
                <w:rFonts w:ascii="Times New Roman" w:hAnsi="Times New Roman" w:cs="Times New Roman"/>
                <w:color w:val="000000"/>
                <w:sz w:val="20"/>
                <w:szCs w:val="20"/>
              </w:rPr>
              <w:t>3</w:t>
            </w:r>
            <w:r w:rsidR="005F57FE" w:rsidRPr="00C3462A">
              <w:rPr>
                <w:rFonts w:ascii="Times New Roman" w:hAnsi="Times New Roman" w:cs="Times New Roman"/>
                <w:color w:val="000000"/>
                <w:sz w:val="20"/>
                <w:szCs w:val="20"/>
              </w:rPr>
              <w:t>.</w:t>
            </w:r>
            <w:r w:rsidRPr="00C3462A">
              <w:rPr>
                <w:rFonts w:ascii="Times New Roman" w:hAnsi="Times New Roman" w:cs="Times New Roman"/>
                <w:color w:val="000000"/>
                <w:sz w:val="20"/>
                <w:szCs w:val="20"/>
              </w:rPr>
              <w:t>2%</w:t>
            </w:r>
          </w:p>
        </w:tc>
        <w:tc>
          <w:tcPr>
            <w:tcW w:w="3233" w:type="dxa"/>
            <w:vAlign w:val="center"/>
          </w:tcPr>
          <w:p w14:paraId="436A3A20" w14:textId="221FABEE" w:rsidR="0073548E" w:rsidRPr="00C3462A" w:rsidRDefault="00754ACE" w:rsidP="00D65787">
            <w:pPr>
              <w:rPr>
                <w:rFonts w:ascii="Times New Roman" w:hAnsi="Times New Roman" w:cs="Times New Roman"/>
                <w:sz w:val="20"/>
                <w:szCs w:val="20"/>
              </w:rPr>
            </w:pPr>
            <w:r w:rsidRPr="00C3462A">
              <w:rPr>
                <w:rFonts w:ascii="Times New Roman" w:hAnsi="Times New Roman" w:cs="Times New Roman"/>
                <w:sz w:val="20"/>
                <w:szCs w:val="20"/>
              </w:rPr>
              <w:t>ND</w:t>
            </w:r>
          </w:p>
        </w:tc>
      </w:tr>
      <w:tr w:rsidR="0073548E" w:rsidRPr="00B176CC" w14:paraId="6374DA4C" w14:textId="21072FB9" w:rsidTr="0073548E">
        <w:trPr>
          <w:trHeight w:val="580"/>
        </w:trPr>
        <w:tc>
          <w:tcPr>
            <w:tcW w:w="1256" w:type="dxa"/>
            <w:vAlign w:val="center"/>
            <w:hideMark/>
          </w:tcPr>
          <w:p w14:paraId="54F07B9E"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Guatemala</w:t>
            </w:r>
          </w:p>
        </w:tc>
        <w:tc>
          <w:tcPr>
            <w:tcW w:w="1596" w:type="dxa"/>
            <w:vAlign w:val="center"/>
            <w:hideMark/>
          </w:tcPr>
          <w:p w14:paraId="28C3327E"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San José-Rama Blanca</w:t>
            </w:r>
          </w:p>
        </w:tc>
        <w:tc>
          <w:tcPr>
            <w:tcW w:w="3124" w:type="dxa"/>
            <w:vAlign w:val="center"/>
          </w:tcPr>
          <w:p w14:paraId="2BBE8262" w14:textId="0A085CC3"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11</w:t>
            </w:r>
            <w:r w:rsidR="005F57FE"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1%</w:t>
            </w:r>
          </w:p>
        </w:tc>
        <w:tc>
          <w:tcPr>
            <w:tcW w:w="3233" w:type="dxa"/>
            <w:vAlign w:val="center"/>
          </w:tcPr>
          <w:p w14:paraId="469CA997" w14:textId="02FBC25B"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5</w:t>
            </w:r>
            <w:r w:rsidR="00134AA0" w:rsidRPr="00B176CC">
              <w:rPr>
                <w:rFonts w:ascii="Times New Roman" w:hAnsi="Times New Roman" w:cs="Times New Roman"/>
                <w:sz w:val="20"/>
                <w:szCs w:val="20"/>
              </w:rPr>
              <w:t>.</w:t>
            </w:r>
            <w:r w:rsidRPr="00B176CC">
              <w:rPr>
                <w:rFonts w:ascii="Times New Roman" w:hAnsi="Times New Roman" w:cs="Times New Roman"/>
                <w:sz w:val="20"/>
                <w:szCs w:val="20"/>
              </w:rPr>
              <w:t>2</w:t>
            </w:r>
            <w:r w:rsidR="00134AA0" w:rsidRPr="00B176CC">
              <w:rPr>
                <w:rFonts w:ascii="Times New Roman" w:hAnsi="Times New Roman" w:cs="Times New Roman"/>
                <w:sz w:val="20"/>
                <w:szCs w:val="20"/>
              </w:rPr>
              <w:t>%</w:t>
            </w:r>
          </w:p>
        </w:tc>
      </w:tr>
      <w:tr w:rsidR="0073548E" w:rsidRPr="00B176CC" w14:paraId="453C110C" w14:textId="20383EDB" w:rsidTr="0073548E">
        <w:trPr>
          <w:trHeight w:val="290"/>
        </w:trPr>
        <w:tc>
          <w:tcPr>
            <w:tcW w:w="1256" w:type="dxa"/>
            <w:vAlign w:val="center"/>
            <w:hideMark/>
          </w:tcPr>
          <w:p w14:paraId="14E77D3D"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Guatemala</w:t>
            </w:r>
          </w:p>
        </w:tc>
        <w:tc>
          <w:tcPr>
            <w:tcW w:w="1596" w:type="dxa"/>
            <w:vAlign w:val="center"/>
            <w:hideMark/>
          </w:tcPr>
          <w:p w14:paraId="0FBC48A8"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 xml:space="preserve">El </w:t>
            </w:r>
            <w:proofErr w:type="spellStart"/>
            <w:r w:rsidRPr="00B176CC">
              <w:rPr>
                <w:rFonts w:ascii="Times New Roman" w:hAnsi="Times New Roman" w:cs="Times New Roman"/>
                <w:sz w:val="20"/>
                <w:szCs w:val="20"/>
              </w:rPr>
              <w:t>Paredón</w:t>
            </w:r>
            <w:proofErr w:type="spellEnd"/>
          </w:p>
        </w:tc>
        <w:tc>
          <w:tcPr>
            <w:tcW w:w="3124" w:type="dxa"/>
            <w:vAlign w:val="center"/>
          </w:tcPr>
          <w:p w14:paraId="28D02DA7" w14:textId="782483B0"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22</w:t>
            </w:r>
            <w:r w:rsidR="00134AA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2%</w:t>
            </w:r>
          </w:p>
        </w:tc>
        <w:tc>
          <w:tcPr>
            <w:tcW w:w="3233" w:type="dxa"/>
            <w:vAlign w:val="center"/>
          </w:tcPr>
          <w:p w14:paraId="55742E31" w14:textId="32684DCC"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15</w:t>
            </w:r>
            <w:r w:rsidR="00134AA0" w:rsidRPr="00B176CC">
              <w:rPr>
                <w:rFonts w:ascii="Times New Roman" w:hAnsi="Times New Roman" w:cs="Times New Roman"/>
                <w:sz w:val="20"/>
                <w:szCs w:val="20"/>
              </w:rPr>
              <w:t>.</w:t>
            </w:r>
            <w:r w:rsidRPr="00B176CC">
              <w:rPr>
                <w:rFonts w:ascii="Times New Roman" w:hAnsi="Times New Roman" w:cs="Times New Roman"/>
                <w:sz w:val="20"/>
                <w:szCs w:val="20"/>
              </w:rPr>
              <w:t>1</w:t>
            </w:r>
            <w:r w:rsidR="00134AA0" w:rsidRPr="00B176CC">
              <w:rPr>
                <w:rFonts w:ascii="Times New Roman" w:hAnsi="Times New Roman" w:cs="Times New Roman"/>
                <w:sz w:val="20"/>
                <w:szCs w:val="20"/>
              </w:rPr>
              <w:t>%</w:t>
            </w:r>
          </w:p>
        </w:tc>
      </w:tr>
      <w:tr w:rsidR="0073548E" w:rsidRPr="00B176CC" w14:paraId="2A20AD42" w14:textId="5A829C85" w:rsidTr="0073548E">
        <w:trPr>
          <w:trHeight w:val="290"/>
        </w:trPr>
        <w:tc>
          <w:tcPr>
            <w:tcW w:w="1256" w:type="dxa"/>
            <w:vAlign w:val="center"/>
            <w:hideMark/>
          </w:tcPr>
          <w:p w14:paraId="2C66E628"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El Salvador</w:t>
            </w:r>
          </w:p>
        </w:tc>
        <w:tc>
          <w:tcPr>
            <w:tcW w:w="1596" w:type="dxa"/>
            <w:vAlign w:val="center"/>
            <w:hideMark/>
          </w:tcPr>
          <w:p w14:paraId="02985C7C" w14:textId="77777777" w:rsidR="0073548E" w:rsidRPr="00B176CC" w:rsidRDefault="0073548E"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Chiquirín</w:t>
            </w:r>
            <w:proofErr w:type="spellEnd"/>
          </w:p>
        </w:tc>
        <w:tc>
          <w:tcPr>
            <w:tcW w:w="3124" w:type="dxa"/>
            <w:vAlign w:val="center"/>
          </w:tcPr>
          <w:p w14:paraId="5FBB871C" w14:textId="4D2AABF3"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14</w:t>
            </w:r>
            <w:r w:rsidR="00134AA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0%</w:t>
            </w:r>
          </w:p>
        </w:tc>
        <w:tc>
          <w:tcPr>
            <w:tcW w:w="3233" w:type="dxa"/>
            <w:vAlign w:val="center"/>
          </w:tcPr>
          <w:p w14:paraId="383B337C" w14:textId="6E6E8BA5"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11</w:t>
            </w:r>
            <w:r w:rsidR="00134AA0" w:rsidRPr="00B176CC">
              <w:rPr>
                <w:rFonts w:ascii="Times New Roman" w:hAnsi="Times New Roman" w:cs="Times New Roman"/>
                <w:sz w:val="20"/>
                <w:szCs w:val="20"/>
              </w:rPr>
              <w:t>.</w:t>
            </w:r>
            <w:r w:rsidRPr="00B176CC">
              <w:rPr>
                <w:rFonts w:ascii="Times New Roman" w:hAnsi="Times New Roman" w:cs="Times New Roman"/>
                <w:sz w:val="20"/>
                <w:szCs w:val="20"/>
              </w:rPr>
              <w:t>3</w:t>
            </w:r>
            <w:r w:rsidR="00134AA0" w:rsidRPr="00B176CC">
              <w:rPr>
                <w:rFonts w:ascii="Times New Roman" w:hAnsi="Times New Roman" w:cs="Times New Roman"/>
                <w:sz w:val="20"/>
                <w:szCs w:val="20"/>
              </w:rPr>
              <w:t>%</w:t>
            </w:r>
          </w:p>
        </w:tc>
      </w:tr>
      <w:tr w:rsidR="0073548E" w:rsidRPr="00B176CC" w14:paraId="0BD386D9" w14:textId="1A0F13B6" w:rsidTr="0073548E">
        <w:trPr>
          <w:trHeight w:val="290"/>
        </w:trPr>
        <w:tc>
          <w:tcPr>
            <w:tcW w:w="1256" w:type="dxa"/>
            <w:vAlign w:val="center"/>
            <w:hideMark/>
          </w:tcPr>
          <w:p w14:paraId="42A376E6"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Honduras</w:t>
            </w:r>
          </w:p>
        </w:tc>
        <w:tc>
          <w:tcPr>
            <w:tcW w:w="1596" w:type="dxa"/>
            <w:vAlign w:val="center"/>
            <w:hideMark/>
          </w:tcPr>
          <w:p w14:paraId="14152FB2"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Cedeño</w:t>
            </w:r>
          </w:p>
        </w:tc>
        <w:tc>
          <w:tcPr>
            <w:tcW w:w="3124" w:type="dxa"/>
            <w:vAlign w:val="center"/>
          </w:tcPr>
          <w:p w14:paraId="4F73FD5D" w14:textId="59396E6C"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16</w:t>
            </w:r>
            <w:r w:rsidR="00134AA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1%</w:t>
            </w:r>
          </w:p>
        </w:tc>
        <w:tc>
          <w:tcPr>
            <w:tcW w:w="3233" w:type="dxa"/>
            <w:vAlign w:val="center"/>
          </w:tcPr>
          <w:p w14:paraId="2FCBC73B" w14:textId="15AD5972" w:rsidR="0073548E" w:rsidRPr="00B176CC" w:rsidRDefault="003831CF" w:rsidP="00D65787">
            <w:pPr>
              <w:rPr>
                <w:rFonts w:ascii="Times New Roman" w:hAnsi="Times New Roman" w:cs="Times New Roman"/>
                <w:sz w:val="20"/>
                <w:szCs w:val="20"/>
              </w:rPr>
            </w:pPr>
            <w:r>
              <w:rPr>
                <w:rFonts w:ascii="Times New Roman" w:hAnsi="Times New Roman" w:cs="Times New Roman"/>
                <w:sz w:val="20"/>
                <w:szCs w:val="20"/>
              </w:rPr>
              <w:t>ND</w:t>
            </w:r>
          </w:p>
        </w:tc>
      </w:tr>
      <w:tr w:rsidR="0073548E" w:rsidRPr="00B176CC" w14:paraId="3D5500A2" w14:textId="2D8EE07D" w:rsidTr="0073548E">
        <w:trPr>
          <w:trHeight w:val="290"/>
        </w:trPr>
        <w:tc>
          <w:tcPr>
            <w:tcW w:w="1256" w:type="dxa"/>
            <w:vAlign w:val="center"/>
            <w:hideMark/>
          </w:tcPr>
          <w:p w14:paraId="4CE8FBBD"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Nicaragua</w:t>
            </w:r>
          </w:p>
        </w:tc>
        <w:tc>
          <w:tcPr>
            <w:tcW w:w="1596" w:type="dxa"/>
            <w:vAlign w:val="center"/>
            <w:hideMark/>
          </w:tcPr>
          <w:p w14:paraId="210E5163" w14:textId="77777777" w:rsidR="0073548E" w:rsidRPr="00B176CC" w:rsidRDefault="0073548E"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Posa</w:t>
            </w:r>
            <w:proofErr w:type="spellEnd"/>
            <w:r w:rsidRPr="00B176CC">
              <w:rPr>
                <w:rFonts w:ascii="Times New Roman" w:hAnsi="Times New Roman" w:cs="Times New Roman"/>
                <w:sz w:val="20"/>
                <w:szCs w:val="20"/>
              </w:rPr>
              <w:t xml:space="preserve"> del Padre</w:t>
            </w:r>
          </w:p>
        </w:tc>
        <w:tc>
          <w:tcPr>
            <w:tcW w:w="3124" w:type="dxa"/>
            <w:vAlign w:val="center"/>
          </w:tcPr>
          <w:p w14:paraId="5D46DDCC" w14:textId="6035FDD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47</w:t>
            </w:r>
            <w:r w:rsidR="00134AA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4%</w:t>
            </w:r>
          </w:p>
        </w:tc>
        <w:tc>
          <w:tcPr>
            <w:tcW w:w="3233" w:type="dxa"/>
            <w:vAlign w:val="center"/>
          </w:tcPr>
          <w:p w14:paraId="02B7B268" w14:textId="6707EFA8"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3</w:t>
            </w:r>
            <w:r w:rsidR="00134AA0" w:rsidRPr="00B176CC">
              <w:rPr>
                <w:rFonts w:ascii="Times New Roman" w:hAnsi="Times New Roman" w:cs="Times New Roman"/>
                <w:sz w:val="20"/>
                <w:szCs w:val="20"/>
              </w:rPr>
              <w:t>.</w:t>
            </w:r>
            <w:r w:rsidRPr="00B176CC">
              <w:rPr>
                <w:rFonts w:ascii="Times New Roman" w:hAnsi="Times New Roman" w:cs="Times New Roman"/>
                <w:sz w:val="20"/>
                <w:szCs w:val="20"/>
              </w:rPr>
              <w:t>9</w:t>
            </w:r>
            <w:r w:rsidR="00134AA0" w:rsidRPr="00B176CC">
              <w:rPr>
                <w:rFonts w:ascii="Times New Roman" w:hAnsi="Times New Roman" w:cs="Times New Roman"/>
                <w:sz w:val="20"/>
                <w:szCs w:val="20"/>
              </w:rPr>
              <w:t>%</w:t>
            </w:r>
          </w:p>
        </w:tc>
      </w:tr>
      <w:tr w:rsidR="0073548E" w:rsidRPr="00B176CC" w14:paraId="150BEF63" w14:textId="01480C76" w:rsidTr="0073548E">
        <w:trPr>
          <w:trHeight w:val="290"/>
        </w:trPr>
        <w:tc>
          <w:tcPr>
            <w:tcW w:w="1256" w:type="dxa"/>
            <w:vAlign w:val="center"/>
            <w:hideMark/>
          </w:tcPr>
          <w:p w14:paraId="01060D23"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1596" w:type="dxa"/>
            <w:vAlign w:val="center"/>
            <w:hideMark/>
          </w:tcPr>
          <w:p w14:paraId="6032B9BA"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Potrero</w:t>
            </w:r>
          </w:p>
        </w:tc>
        <w:tc>
          <w:tcPr>
            <w:tcW w:w="3124" w:type="dxa"/>
            <w:vAlign w:val="center"/>
          </w:tcPr>
          <w:p w14:paraId="4412ABD6" w14:textId="1670FD7B"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18</w:t>
            </w:r>
            <w:r w:rsidR="00134AA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7%</w:t>
            </w:r>
          </w:p>
        </w:tc>
        <w:tc>
          <w:tcPr>
            <w:tcW w:w="3233" w:type="dxa"/>
            <w:vAlign w:val="center"/>
          </w:tcPr>
          <w:p w14:paraId="1B570796" w14:textId="2BFEC9B3" w:rsidR="0073548E" w:rsidRPr="00B176CC" w:rsidRDefault="003831CF" w:rsidP="00D65787">
            <w:pPr>
              <w:rPr>
                <w:rFonts w:ascii="Times New Roman" w:hAnsi="Times New Roman" w:cs="Times New Roman"/>
                <w:sz w:val="20"/>
                <w:szCs w:val="20"/>
              </w:rPr>
            </w:pPr>
            <w:r>
              <w:rPr>
                <w:rFonts w:ascii="Times New Roman" w:hAnsi="Times New Roman" w:cs="Times New Roman"/>
                <w:sz w:val="20"/>
                <w:szCs w:val="20"/>
              </w:rPr>
              <w:t>ND</w:t>
            </w:r>
          </w:p>
        </w:tc>
      </w:tr>
      <w:tr w:rsidR="0073548E" w:rsidRPr="00B176CC" w14:paraId="112B4790" w14:textId="781C99D1" w:rsidTr="0073548E">
        <w:trPr>
          <w:trHeight w:val="290"/>
        </w:trPr>
        <w:tc>
          <w:tcPr>
            <w:tcW w:w="1256" w:type="dxa"/>
            <w:vAlign w:val="center"/>
            <w:hideMark/>
          </w:tcPr>
          <w:p w14:paraId="05EB6D9A"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1596" w:type="dxa"/>
            <w:vAlign w:val="center"/>
            <w:hideMark/>
          </w:tcPr>
          <w:p w14:paraId="33D86F1C"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Puerto Viejo</w:t>
            </w:r>
          </w:p>
        </w:tc>
        <w:tc>
          <w:tcPr>
            <w:tcW w:w="3124" w:type="dxa"/>
            <w:vAlign w:val="center"/>
          </w:tcPr>
          <w:p w14:paraId="7C45ED58" w14:textId="12C679D2"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25</w:t>
            </w:r>
            <w:r w:rsidR="00134AA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8%</w:t>
            </w:r>
          </w:p>
        </w:tc>
        <w:tc>
          <w:tcPr>
            <w:tcW w:w="3233" w:type="dxa"/>
            <w:vAlign w:val="center"/>
          </w:tcPr>
          <w:p w14:paraId="21AF4414" w14:textId="32792651"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25</w:t>
            </w:r>
            <w:r w:rsidR="00134AA0" w:rsidRPr="00B176CC">
              <w:rPr>
                <w:rFonts w:ascii="Times New Roman" w:hAnsi="Times New Roman" w:cs="Times New Roman"/>
                <w:sz w:val="20"/>
                <w:szCs w:val="20"/>
              </w:rPr>
              <w:t>.</w:t>
            </w:r>
            <w:r w:rsidRPr="00B176CC">
              <w:rPr>
                <w:rFonts w:ascii="Times New Roman" w:hAnsi="Times New Roman" w:cs="Times New Roman"/>
                <w:sz w:val="20"/>
                <w:szCs w:val="20"/>
              </w:rPr>
              <w:t>8</w:t>
            </w:r>
            <w:r w:rsidR="00134AA0" w:rsidRPr="00B176CC">
              <w:rPr>
                <w:rFonts w:ascii="Times New Roman" w:hAnsi="Times New Roman" w:cs="Times New Roman"/>
                <w:sz w:val="20"/>
                <w:szCs w:val="20"/>
              </w:rPr>
              <w:t>%</w:t>
            </w:r>
          </w:p>
        </w:tc>
      </w:tr>
      <w:tr w:rsidR="0073548E" w:rsidRPr="00B176CC" w14:paraId="796B5F31" w14:textId="5D092590" w:rsidTr="0073548E">
        <w:trPr>
          <w:trHeight w:val="290"/>
        </w:trPr>
        <w:tc>
          <w:tcPr>
            <w:tcW w:w="1256" w:type="dxa"/>
            <w:vAlign w:val="center"/>
            <w:hideMark/>
          </w:tcPr>
          <w:p w14:paraId="4465103E"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1596" w:type="dxa"/>
            <w:vAlign w:val="center"/>
            <w:hideMark/>
          </w:tcPr>
          <w:p w14:paraId="742CE573"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Grande</w:t>
            </w:r>
          </w:p>
        </w:tc>
        <w:tc>
          <w:tcPr>
            <w:tcW w:w="3124" w:type="dxa"/>
            <w:vAlign w:val="center"/>
          </w:tcPr>
          <w:p w14:paraId="42F2DABB" w14:textId="55A90158"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30</w:t>
            </w:r>
            <w:r w:rsidR="00134AA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2%</w:t>
            </w:r>
          </w:p>
        </w:tc>
        <w:tc>
          <w:tcPr>
            <w:tcW w:w="3233" w:type="dxa"/>
            <w:vAlign w:val="center"/>
          </w:tcPr>
          <w:p w14:paraId="79BE1478" w14:textId="7491115B" w:rsidR="0073548E" w:rsidRPr="00B176CC" w:rsidRDefault="003831CF" w:rsidP="00D65787">
            <w:pPr>
              <w:rPr>
                <w:rFonts w:ascii="Times New Roman" w:hAnsi="Times New Roman" w:cs="Times New Roman"/>
                <w:sz w:val="20"/>
                <w:szCs w:val="20"/>
              </w:rPr>
            </w:pPr>
            <w:r>
              <w:rPr>
                <w:rFonts w:ascii="Times New Roman" w:hAnsi="Times New Roman" w:cs="Times New Roman"/>
                <w:sz w:val="20"/>
                <w:szCs w:val="20"/>
              </w:rPr>
              <w:t>ND</w:t>
            </w:r>
          </w:p>
        </w:tc>
      </w:tr>
      <w:tr w:rsidR="0073548E" w:rsidRPr="00B176CC" w14:paraId="48BB18F4" w14:textId="19B94B83" w:rsidTr="0073548E">
        <w:trPr>
          <w:trHeight w:val="290"/>
        </w:trPr>
        <w:tc>
          <w:tcPr>
            <w:tcW w:w="1256" w:type="dxa"/>
            <w:vAlign w:val="center"/>
            <w:hideMark/>
          </w:tcPr>
          <w:p w14:paraId="272FC2BA"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lastRenderedPageBreak/>
              <w:t>Costa Rica</w:t>
            </w:r>
          </w:p>
        </w:tc>
        <w:tc>
          <w:tcPr>
            <w:tcW w:w="1596" w:type="dxa"/>
            <w:vAlign w:val="center"/>
            <w:hideMark/>
          </w:tcPr>
          <w:p w14:paraId="6E4E3102"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Cabuya</w:t>
            </w:r>
          </w:p>
        </w:tc>
        <w:tc>
          <w:tcPr>
            <w:tcW w:w="3124" w:type="dxa"/>
            <w:vAlign w:val="center"/>
          </w:tcPr>
          <w:p w14:paraId="74929869" w14:textId="17BF00DD"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18</w:t>
            </w:r>
            <w:r w:rsidR="00134AA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2%</w:t>
            </w:r>
          </w:p>
        </w:tc>
        <w:tc>
          <w:tcPr>
            <w:tcW w:w="3233" w:type="dxa"/>
            <w:vAlign w:val="center"/>
          </w:tcPr>
          <w:p w14:paraId="36EDDA59" w14:textId="5C9E88BF"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17</w:t>
            </w:r>
            <w:r w:rsidR="00134AA0" w:rsidRPr="00B176CC">
              <w:rPr>
                <w:rFonts w:ascii="Times New Roman" w:hAnsi="Times New Roman" w:cs="Times New Roman"/>
                <w:sz w:val="20"/>
                <w:szCs w:val="20"/>
              </w:rPr>
              <w:t>.</w:t>
            </w:r>
            <w:r w:rsidRPr="00B176CC">
              <w:rPr>
                <w:rFonts w:ascii="Times New Roman" w:hAnsi="Times New Roman" w:cs="Times New Roman"/>
                <w:sz w:val="20"/>
                <w:szCs w:val="20"/>
              </w:rPr>
              <w:t>3</w:t>
            </w:r>
            <w:r w:rsidR="00134AA0" w:rsidRPr="00B176CC">
              <w:rPr>
                <w:rFonts w:ascii="Times New Roman" w:hAnsi="Times New Roman" w:cs="Times New Roman"/>
                <w:sz w:val="20"/>
                <w:szCs w:val="20"/>
              </w:rPr>
              <w:t>%</w:t>
            </w:r>
          </w:p>
        </w:tc>
      </w:tr>
      <w:tr w:rsidR="0073548E" w:rsidRPr="00B176CC" w14:paraId="26ED6E65" w14:textId="68A2D2FA" w:rsidTr="0073548E">
        <w:trPr>
          <w:trHeight w:val="290"/>
        </w:trPr>
        <w:tc>
          <w:tcPr>
            <w:tcW w:w="1256" w:type="dxa"/>
            <w:vAlign w:val="center"/>
            <w:hideMark/>
          </w:tcPr>
          <w:p w14:paraId="4CB932F7"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1596" w:type="dxa"/>
            <w:vAlign w:val="center"/>
            <w:hideMark/>
          </w:tcPr>
          <w:p w14:paraId="77E4FDE7"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Puntarenas</w:t>
            </w:r>
          </w:p>
        </w:tc>
        <w:tc>
          <w:tcPr>
            <w:tcW w:w="3124" w:type="dxa"/>
            <w:vAlign w:val="center"/>
          </w:tcPr>
          <w:p w14:paraId="4984AD51" w14:textId="7394ABED"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11</w:t>
            </w:r>
            <w:r w:rsidR="00134AA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3%</w:t>
            </w:r>
          </w:p>
        </w:tc>
        <w:tc>
          <w:tcPr>
            <w:tcW w:w="3233" w:type="dxa"/>
            <w:vAlign w:val="center"/>
          </w:tcPr>
          <w:p w14:paraId="01F9D6DE" w14:textId="1D83356A"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9</w:t>
            </w:r>
            <w:r w:rsidR="00134AA0" w:rsidRPr="00B176CC">
              <w:rPr>
                <w:rFonts w:ascii="Times New Roman" w:hAnsi="Times New Roman" w:cs="Times New Roman"/>
                <w:sz w:val="20"/>
                <w:szCs w:val="20"/>
              </w:rPr>
              <w:t>.</w:t>
            </w:r>
            <w:r w:rsidRPr="00B176CC">
              <w:rPr>
                <w:rFonts w:ascii="Times New Roman" w:hAnsi="Times New Roman" w:cs="Times New Roman"/>
                <w:sz w:val="20"/>
                <w:szCs w:val="20"/>
              </w:rPr>
              <w:t>8</w:t>
            </w:r>
            <w:r w:rsidR="00134AA0" w:rsidRPr="00B176CC">
              <w:rPr>
                <w:rFonts w:ascii="Times New Roman" w:hAnsi="Times New Roman" w:cs="Times New Roman"/>
                <w:sz w:val="20"/>
                <w:szCs w:val="20"/>
              </w:rPr>
              <w:t>%</w:t>
            </w:r>
          </w:p>
        </w:tc>
      </w:tr>
      <w:tr w:rsidR="0073548E" w:rsidRPr="00B176CC" w14:paraId="2AD51E2F" w14:textId="73E2238D" w:rsidTr="0073548E">
        <w:trPr>
          <w:trHeight w:val="290"/>
        </w:trPr>
        <w:tc>
          <w:tcPr>
            <w:tcW w:w="1256" w:type="dxa"/>
            <w:vAlign w:val="center"/>
            <w:hideMark/>
          </w:tcPr>
          <w:p w14:paraId="7DB0ECAF"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1596" w:type="dxa"/>
            <w:vAlign w:val="center"/>
            <w:hideMark/>
          </w:tcPr>
          <w:p w14:paraId="0774E72B"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Azul</w:t>
            </w:r>
          </w:p>
        </w:tc>
        <w:tc>
          <w:tcPr>
            <w:tcW w:w="3124" w:type="dxa"/>
            <w:vAlign w:val="center"/>
          </w:tcPr>
          <w:p w14:paraId="457ACB8A" w14:textId="451040E4"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2</w:t>
            </w:r>
            <w:r w:rsidR="00134AA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8%</w:t>
            </w:r>
          </w:p>
        </w:tc>
        <w:tc>
          <w:tcPr>
            <w:tcW w:w="3233" w:type="dxa"/>
            <w:vAlign w:val="center"/>
          </w:tcPr>
          <w:p w14:paraId="12DF3597" w14:textId="192F0FB4"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0</w:t>
            </w:r>
            <w:r w:rsidR="00134AA0" w:rsidRPr="00B176CC">
              <w:rPr>
                <w:rFonts w:ascii="Times New Roman" w:hAnsi="Times New Roman" w:cs="Times New Roman"/>
                <w:sz w:val="20"/>
                <w:szCs w:val="20"/>
              </w:rPr>
              <w:t>.</w:t>
            </w:r>
            <w:r w:rsidRPr="00B176CC">
              <w:rPr>
                <w:rFonts w:ascii="Times New Roman" w:hAnsi="Times New Roman" w:cs="Times New Roman"/>
                <w:sz w:val="20"/>
                <w:szCs w:val="20"/>
              </w:rPr>
              <w:t>5</w:t>
            </w:r>
            <w:r w:rsidR="00134AA0" w:rsidRPr="00B176CC">
              <w:rPr>
                <w:rFonts w:ascii="Times New Roman" w:hAnsi="Times New Roman" w:cs="Times New Roman"/>
                <w:sz w:val="20"/>
                <w:szCs w:val="20"/>
              </w:rPr>
              <w:t>%</w:t>
            </w:r>
          </w:p>
        </w:tc>
      </w:tr>
      <w:tr w:rsidR="0073548E" w:rsidRPr="00B176CC" w14:paraId="7D8FFA34" w14:textId="520E776C" w:rsidTr="0073548E">
        <w:trPr>
          <w:trHeight w:val="290"/>
        </w:trPr>
        <w:tc>
          <w:tcPr>
            <w:tcW w:w="1256" w:type="dxa"/>
            <w:vAlign w:val="center"/>
            <w:hideMark/>
          </w:tcPr>
          <w:p w14:paraId="4CF3C871"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1596" w:type="dxa"/>
            <w:vAlign w:val="center"/>
            <w:hideMark/>
          </w:tcPr>
          <w:p w14:paraId="3F5D68F3" w14:textId="77777777" w:rsidR="0073548E" w:rsidRPr="00B176CC" w:rsidRDefault="0073548E"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Jacó</w:t>
            </w:r>
            <w:proofErr w:type="spellEnd"/>
          </w:p>
        </w:tc>
        <w:tc>
          <w:tcPr>
            <w:tcW w:w="3124" w:type="dxa"/>
            <w:vAlign w:val="center"/>
          </w:tcPr>
          <w:p w14:paraId="10084161" w14:textId="2D449F26"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6</w:t>
            </w:r>
            <w:r w:rsidR="001A672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6%</w:t>
            </w:r>
          </w:p>
        </w:tc>
        <w:tc>
          <w:tcPr>
            <w:tcW w:w="3233" w:type="dxa"/>
            <w:vAlign w:val="center"/>
          </w:tcPr>
          <w:p w14:paraId="27C0E33B" w14:textId="5EBB59E6"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4</w:t>
            </w:r>
            <w:r w:rsidR="00134AA0" w:rsidRPr="00B176CC">
              <w:rPr>
                <w:rFonts w:ascii="Times New Roman" w:hAnsi="Times New Roman" w:cs="Times New Roman"/>
                <w:sz w:val="20"/>
                <w:szCs w:val="20"/>
              </w:rPr>
              <w:t>.</w:t>
            </w:r>
            <w:r w:rsidRPr="00B176CC">
              <w:rPr>
                <w:rFonts w:ascii="Times New Roman" w:hAnsi="Times New Roman" w:cs="Times New Roman"/>
                <w:sz w:val="20"/>
                <w:szCs w:val="20"/>
              </w:rPr>
              <w:t>0</w:t>
            </w:r>
            <w:r w:rsidR="00134AA0" w:rsidRPr="00B176CC">
              <w:rPr>
                <w:rFonts w:ascii="Times New Roman" w:hAnsi="Times New Roman" w:cs="Times New Roman"/>
                <w:sz w:val="20"/>
                <w:szCs w:val="20"/>
              </w:rPr>
              <w:t>%</w:t>
            </w:r>
          </w:p>
        </w:tc>
      </w:tr>
      <w:tr w:rsidR="0073548E" w:rsidRPr="00B176CC" w14:paraId="23F2E799" w14:textId="6FB93DEC" w:rsidTr="0073548E">
        <w:trPr>
          <w:trHeight w:val="290"/>
        </w:trPr>
        <w:tc>
          <w:tcPr>
            <w:tcW w:w="1256" w:type="dxa"/>
            <w:vAlign w:val="center"/>
            <w:hideMark/>
          </w:tcPr>
          <w:p w14:paraId="177EAB7B"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1596" w:type="dxa"/>
            <w:vAlign w:val="center"/>
            <w:hideMark/>
          </w:tcPr>
          <w:p w14:paraId="71855AA2"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Hermosa</w:t>
            </w:r>
          </w:p>
        </w:tc>
        <w:tc>
          <w:tcPr>
            <w:tcW w:w="3124" w:type="dxa"/>
            <w:vAlign w:val="center"/>
          </w:tcPr>
          <w:p w14:paraId="308985F7" w14:textId="2DDE9C4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23</w:t>
            </w:r>
            <w:r w:rsidR="001A672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8%</w:t>
            </w:r>
          </w:p>
        </w:tc>
        <w:tc>
          <w:tcPr>
            <w:tcW w:w="3233" w:type="dxa"/>
            <w:vAlign w:val="center"/>
          </w:tcPr>
          <w:p w14:paraId="26E518B1" w14:textId="13430EBD"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7</w:t>
            </w:r>
            <w:r w:rsidR="00134AA0" w:rsidRPr="00B176CC">
              <w:rPr>
                <w:rFonts w:ascii="Times New Roman" w:hAnsi="Times New Roman" w:cs="Times New Roman"/>
                <w:sz w:val="20"/>
                <w:szCs w:val="20"/>
              </w:rPr>
              <w:t>.</w:t>
            </w:r>
            <w:r w:rsidRPr="00B176CC">
              <w:rPr>
                <w:rFonts w:ascii="Times New Roman" w:hAnsi="Times New Roman" w:cs="Times New Roman"/>
                <w:sz w:val="20"/>
                <w:szCs w:val="20"/>
              </w:rPr>
              <w:t>5</w:t>
            </w:r>
            <w:r w:rsidR="00134AA0" w:rsidRPr="00B176CC">
              <w:rPr>
                <w:rFonts w:ascii="Times New Roman" w:hAnsi="Times New Roman" w:cs="Times New Roman"/>
                <w:sz w:val="20"/>
                <w:szCs w:val="20"/>
              </w:rPr>
              <w:t>%</w:t>
            </w:r>
          </w:p>
        </w:tc>
      </w:tr>
      <w:tr w:rsidR="0073548E" w:rsidRPr="00B176CC" w14:paraId="2720DD6A" w14:textId="1C53B93F" w:rsidTr="0073548E">
        <w:trPr>
          <w:trHeight w:val="290"/>
        </w:trPr>
        <w:tc>
          <w:tcPr>
            <w:tcW w:w="1256" w:type="dxa"/>
            <w:vAlign w:val="center"/>
            <w:hideMark/>
          </w:tcPr>
          <w:p w14:paraId="38AB9E0B"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Panamá</w:t>
            </w:r>
          </w:p>
        </w:tc>
        <w:tc>
          <w:tcPr>
            <w:tcW w:w="1596" w:type="dxa"/>
            <w:vAlign w:val="center"/>
            <w:hideMark/>
          </w:tcPr>
          <w:p w14:paraId="2ADACE16"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 xml:space="preserve">Las </w:t>
            </w:r>
            <w:proofErr w:type="spellStart"/>
            <w:r w:rsidRPr="00B176CC">
              <w:rPr>
                <w:rFonts w:ascii="Times New Roman" w:hAnsi="Times New Roman" w:cs="Times New Roman"/>
                <w:sz w:val="20"/>
                <w:szCs w:val="20"/>
              </w:rPr>
              <w:t>Lajas</w:t>
            </w:r>
            <w:proofErr w:type="spellEnd"/>
          </w:p>
        </w:tc>
        <w:tc>
          <w:tcPr>
            <w:tcW w:w="3124" w:type="dxa"/>
            <w:vAlign w:val="center"/>
          </w:tcPr>
          <w:p w14:paraId="52F66A25" w14:textId="6B31A8B9"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18</w:t>
            </w:r>
            <w:r w:rsidR="001A672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5%</w:t>
            </w:r>
          </w:p>
        </w:tc>
        <w:tc>
          <w:tcPr>
            <w:tcW w:w="3233" w:type="dxa"/>
            <w:vAlign w:val="center"/>
          </w:tcPr>
          <w:p w14:paraId="5252F97D" w14:textId="02A4C579"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12</w:t>
            </w:r>
            <w:r w:rsidR="00134AA0" w:rsidRPr="00B176CC">
              <w:rPr>
                <w:rFonts w:ascii="Times New Roman" w:hAnsi="Times New Roman" w:cs="Times New Roman"/>
                <w:sz w:val="20"/>
                <w:szCs w:val="20"/>
              </w:rPr>
              <w:t>.</w:t>
            </w:r>
            <w:r w:rsidRPr="00B176CC">
              <w:rPr>
                <w:rFonts w:ascii="Times New Roman" w:hAnsi="Times New Roman" w:cs="Times New Roman"/>
                <w:sz w:val="20"/>
                <w:szCs w:val="20"/>
              </w:rPr>
              <w:t>4</w:t>
            </w:r>
            <w:r w:rsidR="00134AA0" w:rsidRPr="00B176CC">
              <w:rPr>
                <w:rFonts w:ascii="Times New Roman" w:hAnsi="Times New Roman" w:cs="Times New Roman"/>
                <w:sz w:val="20"/>
                <w:szCs w:val="20"/>
              </w:rPr>
              <w:t>%</w:t>
            </w:r>
          </w:p>
        </w:tc>
      </w:tr>
      <w:tr w:rsidR="0073548E" w:rsidRPr="00B176CC" w14:paraId="30185C70" w14:textId="58442147" w:rsidTr="0073548E">
        <w:trPr>
          <w:trHeight w:val="290"/>
        </w:trPr>
        <w:tc>
          <w:tcPr>
            <w:tcW w:w="1256" w:type="dxa"/>
            <w:vAlign w:val="center"/>
            <w:hideMark/>
          </w:tcPr>
          <w:p w14:paraId="32DAE08F"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Panamá</w:t>
            </w:r>
          </w:p>
        </w:tc>
        <w:tc>
          <w:tcPr>
            <w:tcW w:w="1596" w:type="dxa"/>
            <w:vAlign w:val="center"/>
            <w:hideMark/>
          </w:tcPr>
          <w:p w14:paraId="11E59882" w14:textId="77777777" w:rsidR="0073548E" w:rsidRPr="00B176CC" w:rsidRDefault="0073548E"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Torio</w:t>
            </w:r>
            <w:proofErr w:type="spellEnd"/>
          </w:p>
        </w:tc>
        <w:tc>
          <w:tcPr>
            <w:tcW w:w="3124" w:type="dxa"/>
            <w:vAlign w:val="center"/>
          </w:tcPr>
          <w:p w14:paraId="48BD8725" w14:textId="7D703E5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5</w:t>
            </w:r>
            <w:r w:rsidR="001A672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9%</w:t>
            </w:r>
          </w:p>
        </w:tc>
        <w:tc>
          <w:tcPr>
            <w:tcW w:w="3233" w:type="dxa"/>
            <w:vAlign w:val="center"/>
          </w:tcPr>
          <w:p w14:paraId="29F674ED" w14:textId="01D00958"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1</w:t>
            </w:r>
            <w:r w:rsidR="00B97116" w:rsidRPr="00B176CC">
              <w:rPr>
                <w:rFonts w:ascii="Times New Roman" w:hAnsi="Times New Roman" w:cs="Times New Roman"/>
                <w:sz w:val="20"/>
                <w:szCs w:val="20"/>
              </w:rPr>
              <w:t>.</w:t>
            </w:r>
            <w:r w:rsidRPr="00B176CC">
              <w:rPr>
                <w:rFonts w:ascii="Times New Roman" w:hAnsi="Times New Roman" w:cs="Times New Roman"/>
                <w:sz w:val="20"/>
                <w:szCs w:val="20"/>
              </w:rPr>
              <w:t>7</w:t>
            </w:r>
            <w:r w:rsidR="00B97116" w:rsidRPr="00B176CC">
              <w:rPr>
                <w:rFonts w:ascii="Times New Roman" w:hAnsi="Times New Roman" w:cs="Times New Roman"/>
                <w:sz w:val="20"/>
                <w:szCs w:val="20"/>
              </w:rPr>
              <w:t>%</w:t>
            </w:r>
          </w:p>
        </w:tc>
      </w:tr>
      <w:tr w:rsidR="0073548E" w:rsidRPr="00B176CC" w14:paraId="2968F157" w14:textId="678919A7" w:rsidTr="0073548E">
        <w:trPr>
          <w:trHeight w:val="290"/>
        </w:trPr>
        <w:tc>
          <w:tcPr>
            <w:tcW w:w="1256" w:type="dxa"/>
            <w:vAlign w:val="center"/>
            <w:hideMark/>
          </w:tcPr>
          <w:p w14:paraId="319F0AC8"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Panamá</w:t>
            </w:r>
          </w:p>
        </w:tc>
        <w:tc>
          <w:tcPr>
            <w:tcW w:w="1596" w:type="dxa"/>
            <w:vAlign w:val="center"/>
            <w:hideMark/>
          </w:tcPr>
          <w:p w14:paraId="3D6D692E" w14:textId="77777777" w:rsidR="0073548E" w:rsidRPr="00B176CC" w:rsidRDefault="0073548E"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Mataoscura</w:t>
            </w:r>
            <w:proofErr w:type="spellEnd"/>
          </w:p>
        </w:tc>
        <w:tc>
          <w:tcPr>
            <w:tcW w:w="3124" w:type="dxa"/>
            <w:vAlign w:val="center"/>
          </w:tcPr>
          <w:p w14:paraId="11A9FA3B" w14:textId="3C6B25C0"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30</w:t>
            </w:r>
            <w:r w:rsidR="00134AA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3%</w:t>
            </w:r>
          </w:p>
        </w:tc>
        <w:tc>
          <w:tcPr>
            <w:tcW w:w="3233" w:type="dxa"/>
            <w:vAlign w:val="center"/>
          </w:tcPr>
          <w:p w14:paraId="40F165C0" w14:textId="179D9DB3"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16</w:t>
            </w:r>
            <w:r w:rsidR="00B97116" w:rsidRPr="00B176CC">
              <w:rPr>
                <w:rFonts w:ascii="Times New Roman" w:hAnsi="Times New Roman" w:cs="Times New Roman"/>
                <w:sz w:val="20"/>
                <w:szCs w:val="20"/>
              </w:rPr>
              <w:t>.</w:t>
            </w:r>
            <w:r w:rsidRPr="00B176CC">
              <w:rPr>
                <w:rFonts w:ascii="Times New Roman" w:hAnsi="Times New Roman" w:cs="Times New Roman"/>
                <w:sz w:val="20"/>
                <w:szCs w:val="20"/>
              </w:rPr>
              <w:t>4</w:t>
            </w:r>
            <w:r w:rsidR="00B97116" w:rsidRPr="00B176CC">
              <w:rPr>
                <w:rFonts w:ascii="Times New Roman" w:hAnsi="Times New Roman" w:cs="Times New Roman"/>
                <w:sz w:val="20"/>
                <w:szCs w:val="20"/>
              </w:rPr>
              <w:t>%</w:t>
            </w:r>
          </w:p>
        </w:tc>
      </w:tr>
      <w:tr w:rsidR="0073548E" w:rsidRPr="00B176CC" w14:paraId="1F107AAA" w14:textId="30B20C14" w:rsidTr="0073548E">
        <w:trPr>
          <w:trHeight w:val="580"/>
        </w:trPr>
        <w:tc>
          <w:tcPr>
            <w:tcW w:w="1256" w:type="dxa"/>
            <w:vAlign w:val="center"/>
            <w:hideMark/>
          </w:tcPr>
          <w:p w14:paraId="39FF5219"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Colombia</w:t>
            </w:r>
          </w:p>
        </w:tc>
        <w:tc>
          <w:tcPr>
            <w:tcW w:w="1596" w:type="dxa"/>
            <w:vAlign w:val="center"/>
            <w:hideMark/>
          </w:tcPr>
          <w:p w14:paraId="12FD6B77"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El Bajo-Punta Bonita</w:t>
            </w:r>
          </w:p>
        </w:tc>
        <w:tc>
          <w:tcPr>
            <w:tcW w:w="3124" w:type="dxa"/>
            <w:vAlign w:val="center"/>
          </w:tcPr>
          <w:p w14:paraId="39862D76" w14:textId="064F270C"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6</w:t>
            </w:r>
            <w:r w:rsidR="001A672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9%</w:t>
            </w:r>
          </w:p>
        </w:tc>
        <w:tc>
          <w:tcPr>
            <w:tcW w:w="3233" w:type="dxa"/>
            <w:vAlign w:val="center"/>
          </w:tcPr>
          <w:p w14:paraId="6B8AEBAB" w14:textId="0161F052"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4</w:t>
            </w:r>
            <w:r w:rsidR="00B97116" w:rsidRPr="00B176CC">
              <w:rPr>
                <w:rFonts w:ascii="Times New Roman" w:hAnsi="Times New Roman" w:cs="Times New Roman"/>
                <w:sz w:val="20"/>
                <w:szCs w:val="20"/>
              </w:rPr>
              <w:t>.</w:t>
            </w:r>
            <w:r w:rsidRPr="00B176CC">
              <w:rPr>
                <w:rFonts w:ascii="Times New Roman" w:hAnsi="Times New Roman" w:cs="Times New Roman"/>
                <w:sz w:val="20"/>
                <w:szCs w:val="20"/>
              </w:rPr>
              <w:t>8</w:t>
            </w:r>
            <w:r w:rsidR="00B97116" w:rsidRPr="00B176CC">
              <w:rPr>
                <w:rFonts w:ascii="Times New Roman" w:hAnsi="Times New Roman" w:cs="Times New Roman"/>
                <w:sz w:val="20"/>
                <w:szCs w:val="20"/>
              </w:rPr>
              <w:t>%</w:t>
            </w:r>
          </w:p>
        </w:tc>
      </w:tr>
      <w:tr w:rsidR="0073548E" w:rsidRPr="00B176CC" w14:paraId="7B1EED6F" w14:textId="2B1096FA" w:rsidTr="0073548E">
        <w:trPr>
          <w:trHeight w:val="290"/>
        </w:trPr>
        <w:tc>
          <w:tcPr>
            <w:tcW w:w="1256" w:type="dxa"/>
            <w:vAlign w:val="center"/>
            <w:hideMark/>
          </w:tcPr>
          <w:p w14:paraId="563E9BB5"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Colombia</w:t>
            </w:r>
          </w:p>
        </w:tc>
        <w:tc>
          <w:tcPr>
            <w:tcW w:w="1596" w:type="dxa"/>
            <w:vAlign w:val="center"/>
            <w:hideMark/>
          </w:tcPr>
          <w:p w14:paraId="3AE84153"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 xml:space="preserve">Ciudad </w:t>
            </w:r>
            <w:proofErr w:type="spellStart"/>
            <w:r w:rsidRPr="00B176CC">
              <w:rPr>
                <w:rFonts w:ascii="Times New Roman" w:hAnsi="Times New Roman" w:cs="Times New Roman"/>
                <w:sz w:val="20"/>
                <w:szCs w:val="20"/>
              </w:rPr>
              <w:t>Mutis</w:t>
            </w:r>
            <w:proofErr w:type="spellEnd"/>
          </w:p>
        </w:tc>
        <w:tc>
          <w:tcPr>
            <w:tcW w:w="3124" w:type="dxa"/>
            <w:vAlign w:val="center"/>
          </w:tcPr>
          <w:p w14:paraId="367CB46F" w14:textId="161B844F"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11</w:t>
            </w:r>
            <w:r w:rsidR="001A672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0%</w:t>
            </w:r>
          </w:p>
        </w:tc>
        <w:tc>
          <w:tcPr>
            <w:tcW w:w="3233" w:type="dxa"/>
            <w:vAlign w:val="center"/>
          </w:tcPr>
          <w:p w14:paraId="6922E854" w14:textId="490E37F3"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1</w:t>
            </w:r>
            <w:r w:rsidR="00B97116" w:rsidRPr="00B176CC">
              <w:rPr>
                <w:rFonts w:ascii="Times New Roman" w:hAnsi="Times New Roman" w:cs="Times New Roman"/>
                <w:sz w:val="20"/>
                <w:szCs w:val="20"/>
              </w:rPr>
              <w:t>.</w:t>
            </w:r>
            <w:r w:rsidRPr="00B176CC">
              <w:rPr>
                <w:rFonts w:ascii="Times New Roman" w:hAnsi="Times New Roman" w:cs="Times New Roman"/>
                <w:sz w:val="20"/>
                <w:szCs w:val="20"/>
              </w:rPr>
              <w:t>3</w:t>
            </w:r>
            <w:r w:rsidR="00B97116" w:rsidRPr="00B176CC">
              <w:rPr>
                <w:rFonts w:ascii="Times New Roman" w:hAnsi="Times New Roman" w:cs="Times New Roman"/>
                <w:sz w:val="20"/>
                <w:szCs w:val="20"/>
              </w:rPr>
              <w:t>%</w:t>
            </w:r>
          </w:p>
        </w:tc>
      </w:tr>
      <w:tr w:rsidR="0073548E" w:rsidRPr="00B176CC" w14:paraId="493B2013" w14:textId="451892AC" w:rsidTr="0073548E">
        <w:trPr>
          <w:trHeight w:val="290"/>
        </w:trPr>
        <w:tc>
          <w:tcPr>
            <w:tcW w:w="1256" w:type="dxa"/>
            <w:vAlign w:val="center"/>
            <w:hideMark/>
          </w:tcPr>
          <w:p w14:paraId="6C87A4D2"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Colombia</w:t>
            </w:r>
          </w:p>
        </w:tc>
        <w:tc>
          <w:tcPr>
            <w:tcW w:w="1596" w:type="dxa"/>
            <w:vAlign w:val="center"/>
            <w:hideMark/>
          </w:tcPr>
          <w:p w14:paraId="2ACB02E7"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 xml:space="preserve">La </w:t>
            </w:r>
            <w:proofErr w:type="spellStart"/>
            <w:r w:rsidRPr="00B176CC">
              <w:rPr>
                <w:rFonts w:ascii="Times New Roman" w:hAnsi="Times New Roman" w:cs="Times New Roman"/>
                <w:sz w:val="20"/>
                <w:szCs w:val="20"/>
              </w:rPr>
              <w:t>Bocana</w:t>
            </w:r>
            <w:proofErr w:type="spellEnd"/>
          </w:p>
        </w:tc>
        <w:tc>
          <w:tcPr>
            <w:tcW w:w="3124" w:type="dxa"/>
            <w:vAlign w:val="center"/>
          </w:tcPr>
          <w:p w14:paraId="5ABFA9F3" w14:textId="4256F5B0"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3</w:t>
            </w:r>
            <w:r w:rsidR="001A672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2%</w:t>
            </w:r>
          </w:p>
        </w:tc>
        <w:tc>
          <w:tcPr>
            <w:tcW w:w="3233" w:type="dxa"/>
            <w:vAlign w:val="center"/>
          </w:tcPr>
          <w:p w14:paraId="05E7A47A" w14:textId="74548AFD"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2</w:t>
            </w:r>
            <w:r w:rsidR="00B97116" w:rsidRPr="00B176CC">
              <w:rPr>
                <w:rFonts w:ascii="Times New Roman" w:hAnsi="Times New Roman" w:cs="Times New Roman"/>
                <w:sz w:val="20"/>
                <w:szCs w:val="20"/>
              </w:rPr>
              <w:t>.</w:t>
            </w:r>
            <w:r w:rsidRPr="00B176CC">
              <w:rPr>
                <w:rFonts w:ascii="Times New Roman" w:hAnsi="Times New Roman" w:cs="Times New Roman"/>
                <w:sz w:val="20"/>
                <w:szCs w:val="20"/>
              </w:rPr>
              <w:t>8</w:t>
            </w:r>
            <w:r w:rsidR="00B97116" w:rsidRPr="00B176CC">
              <w:rPr>
                <w:rFonts w:ascii="Times New Roman" w:hAnsi="Times New Roman" w:cs="Times New Roman"/>
                <w:sz w:val="20"/>
                <w:szCs w:val="20"/>
              </w:rPr>
              <w:t>%</w:t>
            </w:r>
          </w:p>
        </w:tc>
      </w:tr>
      <w:tr w:rsidR="0073548E" w:rsidRPr="00B176CC" w14:paraId="13C0D49D" w14:textId="6F118C9D" w:rsidTr="0073548E">
        <w:trPr>
          <w:trHeight w:val="290"/>
        </w:trPr>
        <w:tc>
          <w:tcPr>
            <w:tcW w:w="1256" w:type="dxa"/>
            <w:vAlign w:val="center"/>
            <w:hideMark/>
          </w:tcPr>
          <w:p w14:paraId="7C4A4FAA"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Colombia</w:t>
            </w:r>
          </w:p>
        </w:tc>
        <w:tc>
          <w:tcPr>
            <w:tcW w:w="1596" w:type="dxa"/>
            <w:vAlign w:val="center"/>
            <w:hideMark/>
          </w:tcPr>
          <w:p w14:paraId="49DF39FF"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 xml:space="preserve">El </w:t>
            </w:r>
            <w:proofErr w:type="spellStart"/>
            <w:r w:rsidRPr="00B176CC">
              <w:rPr>
                <w:rFonts w:ascii="Times New Roman" w:hAnsi="Times New Roman" w:cs="Times New Roman"/>
                <w:sz w:val="20"/>
                <w:szCs w:val="20"/>
              </w:rPr>
              <w:t>Almejal</w:t>
            </w:r>
            <w:proofErr w:type="spellEnd"/>
          </w:p>
        </w:tc>
        <w:tc>
          <w:tcPr>
            <w:tcW w:w="3124" w:type="dxa"/>
            <w:vAlign w:val="center"/>
          </w:tcPr>
          <w:p w14:paraId="0F4C4951" w14:textId="6E0AAF01"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0</w:t>
            </w:r>
            <w:r w:rsidR="00E21C7B">
              <w:rPr>
                <w:rFonts w:ascii="Times New Roman" w:hAnsi="Times New Roman" w:cs="Times New Roman"/>
                <w:color w:val="000000"/>
                <w:sz w:val="20"/>
                <w:szCs w:val="20"/>
              </w:rPr>
              <w:t>.</w:t>
            </w:r>
            <w:r w:rsidRPr="00B176CC">
              <w:rPr>
                <w:rFonts w:ascii="Times New Roman" w:hAnsi="Times New Roman" w:cs="Times New Roman"/>
                <w:color w:val="000000"/>
                <w:sz w:val="20"/>
                <w:szCs w:val="20"/>
              </w:rPr>
              <w:t>0%</w:t>
            </w:r>
          </w:p>
        </w:tc>
        <w:tc>
          <w:tcPr>
            <w:tcW w:w="3233" w:type="dxa"/>
            <w:vAlign w:val="center"/>
          </w:tcPr>
          <w:p w14:paraId="7CA559A6" w14:textId="61B20446" w:rsidR="0073548E" w:rsidRPr="00B176CC" w:rsidRDefault="006322D3" w:rsidP="00D65787">
            <w:pPr>
              <w:rPr>
                <w:rFonts w:ascii="Times New Roman" w:hAnsi="Times New Roman" w:cs="Times New Roman"/>
                <w:sz w:val="20"/>
                <w:szCs w:val="20"/>
              </w:rPr>
            </w:pPr>
            <w:r w:rsidRPr="00B176CC">
              <w:rPr>
                <w:rFonts w:ascii="Times New Roman" w:hAnsi="Times New Roman" w:cs="Times New Roman"/>
                <w:sz w:val="20"/>
                <w:szCs w:val="20"/>
              </w:rPr>
              <w:t>0</w:t>
            </w:r>
            <w:r w:rsidR="00310863" w:rsidRPr="00B176CC">
              <w:rPr>
                <w:rFonts w:ascii="Times New Roman" w:hAnsi="Times New Roman" w:cs="Times New Roman"/>
                <w:sz w:val="20"/>
                <w:szCs w:val="20"/>
              </w:rPr>
              <w:t>.</w:t>
            </w:r>
            <w:r w:rsidRPr="00B176CC">
              <w:rPr>
                <w:rFonts w:ascii="Times New Roman" w:hAnsi="Times New Roman" w:cs="Times New Roman"/>
                <w:sz w:val="20"/>
                <w:szCs w:val="20"/>
              </w:rPr>
              <w:t>0%</w:t>
            </w:r>
          </w:p>
        </w:tc>
      </w:tr>
      <w:tr w:rsidR="0073548E" w:rsidRPr="00B176CC" w14:paraId="68FDAFF1" w14:textId="25A8191B" w:rsidTr="0073548E">
        <w:trPr>
          <w:trHeight w:val="580"/>
        </w:trPr>
        <w:tc>
          <w:tcPr>
            <w:tcW w:w="1256" w:type="dxa"/>
            <w:vAlign w:val="center"/>
            <w:hideMark/>
          </w:tcPr>
          <w:p w14:paraId="67A950DE"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1596" w:type="dxa"/>
            <w:vAlign w:val="center"/>
            <w:hideMark/>
          </w:tcPr>
          <w:p w14:paraId="65903993" w14:textId="77777777" w:rsidR="0073548E" w:rsidRPr="00B176CC" w:rsidRDefault="0073548E"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Briceño</w:t>
            </w:r>
            <w:proofErr w:type="spellEnd"/>
            <w:r w:rsidRPr="00B176CC">
              <w:rPr>
                <w:rFonts w:ascii="Times New Roman" w:hAnsi="Times New Roman" w:cs="Times New Roman"/>
                <w:sz w:val="20"/>
                <w:szCs w:val="20"/>
              </w:rPr>
              <w:t>-San Vicente</w:t>
            </w:r>
          </w:p>
        </w:tc>
        <w:tc>
          <w:tcPr>
            <w:tcW w:w="3124" w:type="dxa"/>
            <w:vAlign w:val="center"/>
          </w:tcPr>
          <w:p w14:paraId="3CD7EA2A" w14:textId="5FCB2D2B"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5</w:t>
            </w:r>
            <w:r w:rsidR="001A672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1%</w:t>
            </w:r>
          </w:p>
        </w:tc>
        <w:tc>
          <w:tcPr>
            <w:tcW w:w="3233" w:type="dxa"/>
            <w:vAlign w:val="center"/>
          </w:tcPr>
          <w:p w14:paraId="423F206E" w14:textId="37BC9CD4" w:rsidR="0073548E" w:rsidRPr="00B176CC" w:rsidRDefault="003831CF" w:rsidP="00D65787">
            <w:pPr>
              <w:rPr>
                <w:rFonts w:ascii="Times New Roman" w:hAnsi="Times New Roman" w:cs="Times New Roman"/>
                <w:sz w:val="20"/>
                <w:szCs w:val="20"/>
              </w:rPr>
            </w:pPr>
            <w:r>
              <w:rPr>
                <w:rFonts w:ascii="Times New Roman" w:hAnsi="Times New Roman" w:cs="Times New Roman"/>
                <w:sz w:val="20"/>
                <w:szCs w:val="20"/>
              </w:rPr>
              <w:t>ND</w:t>
            </w:r>
          </w:p>
        </w:tc>
      </w:tr>
      <w:tr w:rsidR="0073548E" w:rsidRPr="00B176CC" w14:paraId="28DB105D" w14:textId="3807A50B" w:rsidTr="0073548E">
        <w:trPr>
          <w:trHeight w:val="290"/>
        </w:trPr>
        <w:tc>
          <w:tcPr>
            <w:tcW w:w="1256" w:type="dxa"/>
            <w:vAlign w:val="center"/>
            <w:hideMark/>
          </w:tcPr>
          <w:p w14:paraId="67538DD6"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1596" w:type="dxa"/>
            <w:vAlign w:val="center"/>
            <w:hideMark/>
          </w:tcPr>
          <w:p w14:paraId="0B752A0E"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San José-Manta</w:t>
            </w:r>
          </w:p>
        </w:tc>
        <w:tc>
          <w:tcPr>
            <w:tcW w:w="3124" w:type="dxa"/>
            <w:vAlign w:val="center"/>
          </w:tcPr>
          <w:p w14:paraId="18536945" w14:textId="1BF0274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4</w:t>
            </w:r>
            <w:r w:rsidR="001A672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8%</w:t>
            </w:r>
          </w:p>
        </w:tc>
        <w:tc>
          <w:tcPr>
            <w:tcW w:w="3233" w:type="dxa"/>
            <w:vAlign w:val="center"/>
          </w:tcPr>
          <w:p w14:paraId="52FA407A" w14:textId="5F0CAFBA" w:rsidR="0073548E" w:rsidRPr="00B176CC" w:rsidRDefault="003831CF" w:rsidP="00D65787">
            <w:pPr>
              <w:rPr>
                <w:rFonts w:ascii="Times New Roman" w:hAnsi="Times New Roman" w:cs="Times New Roman"/>
                <w:sz w:val="20"/>
                <w:szCs w:val="20"/>
              </w:rPr>
            </w:pPr>
            <w:r>
              <w:rPr>
                <w:rFonts w:ascii="Times New Roman" w:hAnsi="Times New Roman" w:cs="Times New Roman"/>
                <w:sz w:val="20"/>
                <w:szCs w:val="20"/>
              </w:rPr>
              <w:t>ND</w:t>
            </w:r>
          </w:p>
        </w:tc>
      </w:tr>
      <w:tr w:rsidR="0073548E" w:rsidRPr="00B176CC" w14:paraId="55AC895A" w14:textId="07248F25" w:rsidTr="0073548E">
        <w:trPr>
          <w:trHeight w:val="290"/>
        </w:trPr>
        <w:tc>
          <w:tcPr>
            <w:tcW w:w="1256" w:type="dxa"/>
            <w:vAlign w:val="center"/>
            <w:hideMark/>
          </w:tcPr>
          <w:p w14:paraId="770F78E1"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1596" w:type="dxa"/>
            <w:vAlign w:val="center"/>
            <w:hideMark/>
          </w:tcPr>
          <w:p w14:paraId="279D3950" w14:textId="77777777" w:rsidR="0073548E" w:rsidRPr="00B176CC" w:rsidRDefault="0073548E"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Ligüiqui</w:t>
            </w:r>
            <w:proofErr w:type="spellEnd"/>
          </w:p>
        </w:tc>
        <w:tc>
          <w:tcPr>
            <w:tcW w:w="3124" w:type="dxa"/>
            <w:vAlign w:val="center"/>
          </w:tcPr>
          <w:p w14:paraId="20942D93" w14:textId="411448E0"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7</w:t>
            </w:r>
            <w:r w:rsidR="001A672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9%</w:t>
            </w:r>
          </w:p>
        </w:tc>
        <w:tc>
          <w:tcPr>
            <w:tcW w:w="3233" w:type="dxa"/>
            <w:vAlign w:val="center"/>
          </w:tcPr>
          <w:p w14:paraId="6FA51D8B" w14:textId="5E468D33"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1</w:t>
            </w:r>
            <w:r w:rsidR="00B97116" w:rsidRPr="00B176CC">
              <w:rPr>
                <w:rFonts w:ascii="Times New Roman" w:hAnsi="Times New Roman" w:cs="Times New Roman"/>
                <w:sz w:val="20"/>
                <w:szCs w:val="20"/>
              </w:rPr>
              <w:t>.</w:t>
            </w:r>
            <w:r w:rsidRPr="00B176CC">
              <w:rPr>
                <w:rFonts w:ascii="Times New Roman" w:hAnsi="Times New Roman" w:cs="Times New Roman"/>
                <w:sz w:val="20"/>
                <w:szCs w:val="20"/>
              </w:rPr>
              <w:t>4</w:t>
            </w:r>
            <w:r w:rsidR="00B97116" w:rsidRPr="00B176CC">
              <w:rPr>
                <w:rFonts w:ascii="Times New Roman" w:hAnsi="Times New Roman" w:cs="Times New Roman"/>
                <w:sz w:val="20"/>
                <w:szCs w:val="20"/>
              </w:rPr>
              <w:t>%</w:t>
            </w:r>
          </w:p>
        </w:tc>
      </w:tr>
      <w:tr w:rsidR="0073548E" w:rsidRPr="00B176CC" w14:paraId="031AC839" w14:textId="13D8B106" w:rsidTr="0073548E">
        <w:trPr>
          <w:trHeight w:val="290"/>
        </w:trPr>
        <w:tc>
          <w:tcPr>
            <w:tcW w:w="1256" w:type="dxa"/>
            <w:vAlign w:val="center"/>
            <w:hideMark/>
          </w:tcPr>
          <w:p w14:paraId="571E32FC"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1596" w:type="dxa"/>
            <w:vAlign w:val="center"/>
            <w:hideMark/>
          </w:tcPr>
          <w:p w14:paraId="3C96DFF7"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Valdivia</w:t>
            </w:r>
          </w:p>
        </w:tc>
        <w:tc>
          <w:tcPr>
            <w:tcW w:w="3124" w:type="dxa"/>
            <w:vAlign w:val="center"/>
          </w:tcPr>
          <w:p w14:paraId="7B0C00E1" w14:textId="260E5781"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1</w:t>
            </w:r>
            <w:r w:rsidR="001A672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8%</w:t>
            </w:r>
          </w:p>
        </w:tc>
        <w:tc>
          <w:tcPr>
            <w:tcW w:w="3233" w:type="dxa"/>
            <w:vAlign w:val="center"/>
          </w:tcPr>
          <w:p w14:paraId="168A9F71" w14:textId="19A97B6A"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0</w:t>
            </w:r>
            <w:r w:rsidR="00B97116" w:rsidRPr="00B176CC">
              <w:rPr>
                <w:rFonts w:ascii="Times New Roman" w:hAnsi="Times New Roman" w:cs="Times New Roman"/>
                <w:sz w:val="20"/>
                <w:szCs w:val="20"/>
              </w:rPr>
              <w:t>.</w:t>
            </w:r>
            <w:r w:rsidRPr="00B176CC">
              <w:rPr>
                <w:rFonts w:ascii="Times New Roman" w:hAnsi="Times New Roman" w:cs="Times New Roman"/>
                <w:sz w:val="20"/>
                <w:szCs w:val="20"/>
              </w:rPr>
              <w:t>6</w:t>
            </w:r>
            <w:r w:rsidR="00B97116" w:rsidRPr="00B176CC">
              <w:rPr>
                <w:rFonts w:ascii="Times New Roman" w:hAnsi="Times New Roman" w:cs="Times New Roman"/>
                <w:sz w:val="20"/>
                <w:szCs w:val="20"/>
              </w:rPr>
              <w:t>%</w:t>
            </w:r>
          </w:p>
        </w:tc>
      </w:tr>
      <w:tr w:rsidR="0073548E" w:rsidRPr="00B176CC" w14:paraId="2599F38F" w14:textId="57BFA900" w:rsidTr="0073548E">
        <w:trPr>
          <w:trHeight w:val="290"/>
        </w:trPr>
        <w:tc>
          <w:tcPr>
            <w:tcW w:w="1256" w:type="dxa"/>
            <w:vAlign w:val="center"/>
            <w:hideMark/>
          </w:tcPr>
          <w:p w14:paraId="357FDCBE"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1596" w:type="dxa"/>
            <w:vAlign w:val="center"/>
            <w:hideMark/>
          </w:tcPr>
          <w:p w14:paraId="05443B0C"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 xml:space="preserve">El </w:t>
            </w:r>
            <w:proofErr w:type="spellStart"/>
            <w:r w:rsidRPr="00B176CC">
              <w:rPr>
                <w:rFonts w:ascii="Times New Roman" w:hAnsi="Times New Roman" w:cs="Times New Roman"/>
                <w:sz w:val="20"/>
                <w:szCs w:val="20"/>
              </w:rPr>
              <w:t>Pelao</w:t>
            </w:r>
            <w:proofErr w:type="spellEnd"/>
          </w:p>
        </w:tc>
        <w:tc>
          <w:tcPr>
            <w:tcW w:w="3124" w:type="dxa"/>
            <w:vAlign w:val="center"/>
          </w:tcPr>
          <w:p w14:paraId="6EC357CA" w14:textId="18FC802D"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8</w:t>
            </w:r>
            <w:r w:rsidR="001A672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2%</w:t>
            </w:r>
          </w:p>
        </w:tc>
        <w:tc>
          <w:tcPr>
            <w:tcW w:w="3233" w:type="dxa"/>
            <w:vAlign w:val="center"/>
          </w:tcPr>
          <w:p w14:paraId="570BC4B6" w14:textId="20CE8768"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4</w:t>
            </w:r>
            <w:r w:rsidR="00B97116" w:rsidRPr="00B176CC">
              <w:rPr>
                <w:rFonts w:ascii="Times New Roman" w:hAnsi="Times New Roman" w:cs="Times New Roman"/>
                <w:sz w:val="20"/>
                <w:szCs w:val="20"/>
              </w:rPr>
              <w:t>.</w:t>
            </w:r>
            <w:r w:rsidRPr="00B176CC">
              <w:rPr>
                <w:rFonts w:ascii="Times New Roman" w:hAnsi="Times New Roman" w:cs="Times New Roman"/>
                <w:sz w:val="20"/>
                <w:szCs w:val="20"/>
              </w:rPr>
              <w:t>9</w:t>
            </w:r>
            <w:r w:rsidR="00B97116" w:rsidRPr="00B176CC">
              <w:rPr>
                <w:rFonts w:ascii="Times New Roman" w:hAnsi="Times New Roman" w:cs="Times New Roman"/>
                <w:sz w:val="20"/>
                <w:szCs w:val="20"/>
              </w:rPr>
              <w:t>%</w:t>
            </w:r>
          </w:p>
        </w:tc>
      </w:tr>
      <w:tr w:rsidR="0073548E" w:rsidRPr="00B176CC" w14:paraId="06EFD28F" w14:textId="17E1AD25" w:rsidTr="0073548E">
        <w:trPr>
          <w:trHeight w:val="290"/>
        </w:trPr>
        <w:tc>
          <w:tcPr>
            <w:tcW w:w="1256" w:type="dxa"/>
            <w:vAlign w:val="center"/>
            <w:hideMark/>
          </w:tcPr>
          <w:p w14:paraId="1E217145"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1596" w:type="dxa"/>
            <w:vAlign w:val="center"/>
            <w:hideMark/>
          </w:tcPr>
          <w:p w14:paraId="04032003"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Data-</w:t>
            </w:r>
            <w:proofErr w:type="spellStart"/>
            <w:r w:rsidRPr="00B176CC">
              <w:rPr>
                <w:rFonts w:ascii="Times New Roman" w:hAnsi="Times New Roman" w:cs="Times New Roman"/>
                <w:sz w:val="20"/>
                <w:szCs w:val="20"/>
              </w:rPr>
              <w:t>Villamil</w:t>
            </w:r>
            <w:proofErr w:type="spellEnd"/>
          </w:p>
        </w:tc>
        <w:tc>
          <w:tcPr>
            <w:tcW w:w="3124" w:type="dxa"/>
            <w:vAlign w:val="center"/>
          </w:tcPr>
          <w:p w14:paraId="47BC1DD6" w14:textId="5C7840AF"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13</w:t>
            </w:r>
            <w:r w:rsidR="001A672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2%</w:t>
            </w:r>
          </w:p>
        </w:tc>
        <w:tc>
          <w:tcPr>
            <w:tcW w:w="3233" w:type="dxa"/>
            <w:vAlign w:val="center"/>
          </w:tcPr>
          <w:p w14:paraId="16D179D4" w14:textId="65519AFE"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9</w:t>
            </w:r>
            <w:r w:rsidR="00B97116" w:rsidRPr="00B176CC">
              <w:rPr>
                <w:rFonts w:ascii="Times New Roman" w:hAnsi="Times New Roman" w:cs="Times New Roman"/>
                <w:sz w:val="20"/>
                <w:szCs w:val="20"/>
              </w:rPr>
              <w:t>.</w:t>
            </w:r>
            <w:r w:rsidRPr="00B176CC">
              <w:rPr>
                <w:rFonts w:ascii="Times New Roman" w:hAnsi="Times New Roman" w:cs="Times New Roman"/>
                <w:sz w:val="20"/>
                <w:szCs w:val="20"/>
              </w:rPr>
              <w:t>9</w:t>
            </w:r>
            <w:r w:rsidR="00B97116" w:rsidRPr="00B176CC">
              <w:rPr>
                <w:rFonts w:ascii="Times New Roman" w:hAnsi="Times New Roman" w:cs="Times New Roman"/>
                <w:sz w:val="20"/>
                <w:szCs w:val="20"/>
              </w:rPr>
              <w:t>%</w:t>
            </w:r>
          </w:p>
        </w:tc>
      </w:tr>
      <w:tr w:rsidR="0073548E" w:rsidRPr="00B176CC" w14:paraId="513284E0" w14:textId="6505D8C7" w:rsidTr="0073548E">
        <w:trPr>
          <w:trHeight w:val="290"/>
        </w:trPr>
        <w:tc>
          <w:tcPr>
            <w:tcW w:w="1256" w:type="dxa"/>
            <w:vAlign w:val="center"/>
            <w:hideMark/>
          </w:tcPr>
          <w:p w14:paraId="396D65A8"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Perú</w:t>
            </w:r>
          </w:p>
        </w:tc>
        <w:tc>
          <w:tcPr>
            <w:tcW w:w="1596" w:type="dxa"/>
            <w:vAlign w:val="center"/>
            <w:hideMark/>
          </w:tcPr>
          <w:p w14:paraId="34E1B03B"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 xml:space="preserve">Los </w:t>
            </w:r>
            <w:proofErr w:type="spellStart"/>
            <w:r w:rsidRPr="00B176CC">
              <w:rPr>
                <w:rFonts w:ascii="Times New Roman" w:hAnsi="Times New Roman" w:cs="Times New Roman"/>
                <w:sz w:val="20"/>
                <w:szCs w:val="20"/>
              </w:rPr>
              <w:t>Órganos</w:t>
            </w:r>
            <w:proofErr w:type="spellEnd"/>
          </w:p>
        </w:tc>
        <w:tc>
          <w:tcPr>
            <w:tcW w:w="3124" w:type="dxa"/>
            <w:vAlign w:val="center"/>
          </w:tcPr>
          <w:p w14:paraId="2C5A331F" w14:textId="6B48A772"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4</w:t>
            </w:r>
            <w:r w:rsidR="001A672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1%</w:t>
            </w:r>
          </w:p>
        </w:tc>
        <w:tc>
          <w:tcPr>
            <w:tcW w:w="3233" w:type="dxa"/>
            <w:vAlign w:val="center"/>
          </w:tcPr>
          <w:p w14:paraId="1B67E429" w14:textId="27342631"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0</w:t>
            </w:r>
            <w:r w:rsidR="00B97116" w:rsidRPr="00B176CC">
              <w:rPr>
                <w:rFonts w:ascii="Times New Roman" w:hAnsi="Times New Roman" w:cs="Times New Roman"/>
                <w:sz w:val="20"/>
                <w:szCs w:val="20"/>
              </w:rPr>
              <w:t>.</w:t>
            </w:r>
            <w:r w:rsidRPr="00B176CC">
              <w:rPr>
                <w:rFonts w:ascii="Times New Roman" w:hAnsi="Times New Roman" w:cs="Times New Roman"/>
                <w:sz w:val="20"/>
                <w:szCs w:val="20"/>
              </w:rPr>
              <w:t>0</w:t>
            </w:r>
            <w:r w:rsidR="00B97116" w:rsidRPr="00B176CC">
              <w:rPr>
                <w:rFonts w:ascii="Times New Roman" w:hAnsi="Times New Roman" w:cs="Times New Roman"/>
                <w:sz w:val="20"/>
                <w:szCs w:val="20"/>
              </w:rPr>
              <w:t>%</w:t>
            </w:r>
          </w:p>
        </w:tc>
      </w:tr>
      <w:tr w:rsidR="0073548E" w:rsidRPr="00B176CC" w14:paraId="4CE0551E" w14:textId="0D5DBE42" w:rsidTr="0073548E">
        <w:trPr>
          <w:trHeight w:val="580"/>
        </w:trPr>
        <w:tc>
          <w:tcPr>
            <w:tcW w:w="1256" w:type="dxa"/>
            <w:vAlign w:val="center"/>
            <w:hideMark/>
          </w:tcPr>
          <w:p w14:paraId="1A205D1E"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Perú</w:t>
            </w:r>
          </w:p>
        </w:tc>
        <w:tc>
          <w:tcPr>
            <w:tcW w:w="1596" w:type="dxa"/>
            <w:vAlign w:val="center"/>
            <w:hideMark/>
          </w:tcPr>
          <w:p w14:paraId="66A11645"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 xml:space="preserve">San Pedro de </w:t>
            </w:r>
            <w:proofErr w:type="spellStart"/>
            <w:r w:rsidRPr="00B176CC">
              <w:rPr>
                <w:rFonts w:ascii="Times New Roman" w:hAnsi="Times New Roman" w:cs="Times New Roman"/>
                <w:sz w:val="20"/>
                <w:szCs w:val="20"/>
              </w:rPr>
              <w:t>Lurin</w:t>
            </w:r>
            <w:proofErr w:type="spellEnd"/>
          </w:p>
        </w:tc>
        <w:tc>
          <w:tcPr>
            <w:tcW w:w="3124" w:type="dxa"/>
            <w:vAlign w:val="center"/>
          </w:tcPr>
          <w:p w14:paraId="6058A5C5" w14:textId="64A2FDDA"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5</w:t>
            </w:r>
            <w:r w:rsidR="001A672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4%</w:t>
            </w:r>
          </w:p>
        </w:tc>
        <w:tc>
          <w:tcPr>
            <w:tcW w:w="3233" w:type="dxa"/>
            <w:vAlign w:val="center"/>
          </w:tcPr>
          <w:p w14:paraId="43DC4E75" w14:textId="6740193E"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0</w:t>
            </w:r>
            <w:r w:rsidR="00B97116" w:rsidRPr="00B176CC">
              <w:rPr>
                <w:rFonts w:ascii="Times New Roman" w:hAnsi="Times New Roman" w:cs="Times New Roman"/>
                <w:sz w:val="20"/>
                <w:szCs w:val="20"/>
              </w:rPr>
              <w:t>.</w:t>
            </w:r>
            <w:r w:rsidRPr="00B176CC">
              <w:rPr>
                <w:rFonts w:ascii="Times New Roman" w:hAnsi="Times New Roman" w:cs="Times New Roman"/>
                <w:sz w:val="20"/>
                <w:szCs w:val="20"/>
              </w:rPr>
              <w:t>1</w:t>
            </w:r>
            <w:r w:rsidR="00B97116" w:rsidRPr="00B176CC">
              <w:rPr>
                <w:rFonts w:ascii="Times New Roman" w:hAnsi="Times New Roman" w:cs="Times New Roman"/>
                <w:sz w:val="20"/>
                <w:szCs w:val="20"/>
              </w:rPr>
              <w:t>%</w:t>
            </w:r>
          </w:p>
        </w:tc>
      </w:tr>
      <w:tr w:rsidR="0073548E" w:rsidRPr="00B176CC" w14:paraId="16732D8C" w14:textId="1843E870" w:rsidTr="0073548E">
        <w:trPr>
          <w:trHeight w:val="290"/>
        </w:trPr>
        <w:tc>
          <w:tcPr>
            <w:tcW w:w="1256" w:type="dxa"/>
            <w:vAlign w:val="center"/>
            <w:hideMark/>
          </w:tcPr>
          <w:p w14:paraId="552E49FF" w14:textId="71B1FDF2"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Perú</w:t>
            </w:r>
          </w:p>
        </w:tc>
        <w:tc>
          <w:tcPr>
            <w:tcW w:w="1596" w:type="dxa"/>
            <w:vAlign w:val="center"/>
            <w:hideMark/>
          </w:tcPr>
          <w:p w14:paraId="6BD99D44" w14:textId="77777777" w:rsidR="0073548E" w:rsidRPr="00B176CC" w:rsidRDefault="0073548E"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Totoritas</w:t>
            </w:r>
            <w:proofErr w:type="spellEnd"/>
          </w:p>
        </w:tc>
        <w:tc>
          <w:tcPr>
            <w:tcW w:w="3124" w:type="dxa"/>
            <w:vAlign w:val="center"/>
          </w:tcPr>
          <w:p w14:paraId="0038CBE3" w14:textId="58A3FA9A"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7</w:t>
            </w:r>
            <w:r w:rsidR="001A672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2%</w:t>
            </w:r>
          </w:p>
        </w:tc>
        <w:tc>
          <w:tcPr>
            <w:tcW w:w="3233" w:type="dxa"/>
            <w:vAlign w:val="center"/>
          </w:tcPr>
          <w:p w14:paraId="1DF2639D" w14:textId="135DEBA1" w:rsidR="0073548E" w:rsidRPr="00B176CC" w:rsidRDefault="003831CF" w:rsidP="00D65787">
            <w:pPr>
              <w:rPr>
                <w:rFonts w:ascii="Times New Roman" w:hAnsi="Times New Roman" w:cs="Times New Roman"/>
                <w:sz w:val="20"/>
                <w:szCs w:val="20"/>
              </w:rPr>
            </w:pPr>
            <w:r>
              <w:rPr>
                <w:rFonts w:ascii="Times New Roman" w:hAnsi="Times New Roman" w:cs="Times New Roman"/>
                <w:sz w:val="20"/>
                <w:szCs w:val="20"/>
              </w:rPr>
              <w:t>ND</w:t>
            </w:r>
          </w:p>
        </w:tc>
      </w:tr>
      <w:tr w:rsidR="0073548E" w:rsidRPr="00B176CC" w14:paraId="223FBF75" w14:textId="5CB7E93D" w:rsidTr="0073548E">
        <w:trPr>
          <w:trHeight w:val="290"/>
        </w:trPr>
        <w:tc>
          <w:tcPr>
            <w:tcW w:w="1256" w:type="dxa"/>
            <w:vAlign w:val="center"/>
            <w:hideMark/>
          </w:tcPr>
          <w:p w14:paraId="5BA70071"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Perú</w:t>
            </w:r>
          </w:p>
        </w:tc>
        <w:tc>
          <w:tcPr>
            <w:tcW w:w="1596" w:type="dxa"/>
            <w:vAlign w:val="center"/>
            <w:hideMark/>
          </w:tcPr>
          <w:p w14:paraId="30C8CBD0" w14:textId="77777777" w:rsidR="0073548E" w:rsidRPr="00B176CC" w:rsidRDefault="0073548E"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Venecia</w:t>
            </w:r>
            <w:proofErr w:type="spellEnd"/>
          </w:p>
        </w:tc>
        <w:tc>
          <w:tcPr>
            <w:tcW w:w="3124" w:type="dxa"/>
            <w:vAlign w:val="center"/>
          </w:tcPr>
          <w:p w14:paraId="167B9E22" w14:textId="7EE1C3B5"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0</w:t>
            </w:r>
            <w:r w:rsidR="001A672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0%</w:t>
            </w:r>
          </w:p>
        </w:tc>
        <w:tc>
          <w:tcPr>
            <w:tcW w:w="3233" w:type="dxa"/>
            <w:vAlign w:val="center"/>
          </w:tcPr>
          <w:p w14:paraId="1F6E3115" w14:textId="0F44BBC0" w:rsidR="0073548E" w:rsidRPr="00B176CC" w:rsidRDefault="006322D3" w:rsidP="00D65787">
            <w:pPr>
              <w:rPr>
                <w:rFonts w:ascii="Times New Roman" w:hAnsi="Times New Roman" w:cs="Times New Roman"/>
                <w:sz w:val="20"/>
                <w:szCs w:val="20"/>
              </w:rPr>
            </w:pPr>
            <w:r w:rsidRPr="00B176CC">
              <w:rPr>
                <w:rFonts w:ascii="Times New Roman" w:hAnsi="Times New Roman" w:cs="Times New Roman"/>
                <w:sz w:val="20"/>
                <w:szCs w:val="20"/>
              </w:rPr>
              <w:t>0</w:t>
            </w:r>
            <w:r w:rsidR="00310863" w:rsidRPr="00B176CC">
              <w:rPr>
                <w:rFonts w:ascii="Times New Roman" w:hAnsi="Times New Roman" w:cs="Times New Roman"/>
                <w:sz w:val="20"/>
                <w:szCs w:val="20"/>
              </w:rPr>
              <w:t>.0%</w:t>
            </w:r>
          </w:p>
        </w:tc>
      </w:tr>
      <w:tr w:rsidR="0073548E" w:rsidRPr="00B176CC" w14:paraId="2E14DC3C" w14:textId="6B02B2B6" w:rsidTr="0073548E">
        <w:trPr>
          <w:trHeight w:val="290"/>
        </w:trPr>
        <w:tc>
          <w:tcPr>
            <w:tcW w:w="1256" w:type="dxa"/>
            <w:vAlign w:val="center"/>
            <w:hideMark/>
          </w:tcPr>
          <w:p w14:paraId="02A0BDA1" w14:textId="54682BB1"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Perú</w:t>
            </w:r>
          </w:p>
        </w:tc>
        <w:tc>
          <w:tcPr>
            <w:tcW w:w="1596" w:type="dxa"/>
            <w:vAlign w:val="center"/>
            <w:hideMark/>
          </w:tcPr>
          <w:p w14:paraId="6B977FF5"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 xml:space="preserve">Puerto </w:t>
            </w:r>
            <w:proofErr w:type="spellStart"/>
            <w:r w:rsidRPr="00B176CC">
              <w:rPr>
                <w:rFonts w:ascii="Times New Roman" w:hAnsi="Times New Roman" w:cs="Times New Roman"/>
                <w:sz w:val="20"/>
                <w:szCs w:val="20"/>
              </w:rPr>
              <w:t>Chancay</w:t>
            </w:r>
            <w:proofErr w:type="spellEnd"/>
          </w:p>
        </w:tc>
        <w:tc>
          <w:tcPr>
            <w:tcW w:w="3124" w:type="dxa"/>
            <w:vAlign w:val="center"/>
          </w:tcPr>
          <w:p w14:paraId="618EDF16" w14:textId="525B7269"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34</w:t>
            </w:r>
            <w:r w:rsidR="005F57FE"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0%</w:t>
            </w:r>
          </w:p>
        </w:tc>
        <w:tc>
          <w:tcPr>
            <w:tcW w:w="3233" w:type="dxa"/>
            <w:vAlign w:val="center"/>
          </w:tcPr>
          <w:p w14:paraId="41112948" w14:textId="51F55ED0" w:rsidR="0073548E" w:rsidRPr="00B176CC" w:rsidRDefault="003831CF" w:rsidP="00D65787">
            <w:pPr>
              <w:rPr>
                <w:rFonts w:ascii="Times New Roman" w:hAnsi="Times New Roman" w:cs="Times New Roman"/>
                <w:sz w:val="20"/>
                <w:szCs w:val="20"/>
              </w:rPr>
            </w:pPr>
            <w:r>
              <w:rPr>
                <w:rFonts w:ascii="Times New Roman" w:hAnsi="Times New Roman" w:cs="Times New Roman"/>
                <w:sz w:val="20"/>
                <w:szCs w:val="20"/>
              </w:rPr>
              <w:t>ND</w:t>
            </w:r>
          </w:p>
        </w:tc>
      </w:tr>
      <w:tr w:rsidR="0073548E" w:rsidRPr="00B176CC" w14:paraId="6281C26F" w14:textId="3AC250FA" w:rsidTr="0073548E">
        <w:trPr>
          <w:trHeight w:val="290"/>
        </w:trPr>
        <w:tc>
          <w:tcPr>
            <w:tcW w:w="1256" w:type="dxa"/>
            <w:vAlign w:val="center"/>
            <w:hideMark/>
          </w:tcPr>
          <w:p w14:paraId="7151A882"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Chile</w:t>
            </w:r>
          </w:p>
        </w:tc>
        <w:tc>
          <w:tcPr>
            <w:tcW w:w="1596" w:type="dxa"/>
            <w:vAlign w:val="center"/>
            <w:hideMark/>
          </w:tcPr>
          <w:p w14:paraId="64BA84B3"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Changa</w:t>
            </w:r>
          </w:p>
        </w:tc>
        <w:tc>
          <w:tcPr>
            <w:tcW w:w="3124" w:type="dxa"/>
            <w:vAlign w:val="center"/>
          </w:tcPr>
          <w:p w14:paraId="4BA963CE" w14:textId="6F6F63C8"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3</w:t>
            </w:r>
            <w:r w:rsidR="005F57FE"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0%</w:t>
            </w:r>
          </w:p>
        </w:tc>
        <w:tc>
          <w:tcPr>
            <w:tcW w:w="3233" w:type="dxa"/>
            <w:vAlign w:val="center"/>
          </w:tcPr>
          <w:p w14:paraId="3C66BFA3" w14:textId="246C2586" w:rsidR="0073548E" w:rsidRPr="00B176CC" w:rsidRDefault="003831CF" w:rsidP="00D65787">
            <w:pPr>
              <w:rPr>
                <w:rFonts w:ascii="Times New Roman" w:hAnsi="Times New Roman" w:cs="Times New Roman"/>
                <w:sz w:val="20"/>
                <w:szCs w:val="20"/>
              </w:rPr>
            </w:pPr>
            <w:r>
              <w:rPr>
                <w:rFonts w:ascii="Times New Roman" w:hAnsi="Times New Roman" w:cs="Times New Roman"/>
                <w:sz w:val="20"/>
                <w:szCs w:val="20"/>
              </w:rPr>
              <w:t>ND</w:t>
            </w:r>
          </w:p>
        </w:tc>
      </w:tr>
      <w:tr w:rsidR="0073548E" w:rsidRPr="00B176CC" w14:paraId="4CE92AC6" w14:textId="63838D2B" w:rsidTr="0073548E">
        <w:trPr>
          <w:trHeight w:val="580"/>
        </w:trPr>
        <w:tc>
          <w:tcPr>
            <w:tcW w:w="1256" w:type="dxa"/>
            <w:vAlign w:val="center"/>
            <w:hideMark/>
          </w:tcPr>
          <w:p w14:paraId="270CFC62"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Chile</w:t>
            </w:r>
          </w:p>
        </w:tc>
        <w:tc>
          <w:tcPr>
            <w:tcW w:w="1596" w:type="dxa"/>
            <w:vAlign w:val="center"/>
            <w:hideMark/>
          </w:tcPr>
          <w:p w14:paraId="383B1032"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 xml:space="preserve">Bahía </w:t>
            </w:r>
            <w:proofErr w:type="spellStart"/>
            <w:r w:rsidRPr="00B176CC">
              <w:rPr>
                <w:rFonts w:ascii="Times New Roman" w:hAnsi="Times New Roman" w:cs="Times New Roman"/>
                <w:sz w:val="20"/>
                <w:szCs w:val="20"/>
              </w:rPr>
              <w:t>Acantilado</w:t>
            </w:r>
            <w:proofErr w:type="spellEnd"/>
          </w:p>
        </w:tc>
        <w:tc>
          <w:tcPr>
            <w:tcW w:w="3124" w:type="dxa"/>
            <w:vAlign w:val="center"/>
          </w:tcPr>
          <w:p w14:paraId="48CB8788" w14:textId="723C9BA2"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0</w:t>
            </w:r>
            <w:r w:rsidR="005F57FE"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5%</w:t>
            </w:r>
          </w:p>
        </w:tc>
        <w:tc>
          <w:tcPr>
            <w:tcW w:w="3233" w:type="dxa"/>
            <w:vAlign w:val="center"/>
          </w:tcPr>
          <w:p w14:paraId="431B4F3D" w14:textId="313AB4B4"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0</w:t>
            </w:r>
            <w:r w:rsidR="00B97116" w:rsidRPr="00B176CC">
              <w:rPr>
                <w:rFonts w:ascii="Times New Roman" w:hAnsi="Times New Roman" w:cs="Times New Roman"/>
                <w:sz w:val="20"/>
                <w:szCs w:val="20"/>
              </w:rPr>
              <w:t>.</w:t>
            </w:r>
            <w:r w:rsidRPr="00B176CC">
              <w:rPr>
                <w:rFonts w:ascii="Times New Roman" w:hAnsi="Times New Roman" w:cs="Times New Roman"/>
                <w:sz w:val="20"/>
                <w:szCs w:val="20"/>
              </w:rPr>
              <w:t>2</w:t>
            </w:r>
            <w:r w:rsidR="00B97116" w:rsidRPr="00B176CC">
              <w:rPr>
                <w:rFonts w:ascii="Times New Roman" w:hAnsi="Times New Roman" w:cs="Times New Roman"/>
                <w:sz w:val="20"/>
                <w:szCs w:val="20"/>
              </w:rPr>
              <w:t>%</w:t>
            </w:r>
          </w:p>
        </w:tc>
      </w:tr>
      <w:tr w:rsidR="0073548E" w:rsidRPr="00B176CC" w14:paraId="7CD6631E" w14:textId="5A496B29" w:rsidTr="0073548E">
        <w:trPr>
          <w:trHeight w:val="290"/>
        </w:trPr>
        <w:tc>
          <w:tcPr>
            <w:tcW w:w="1256" w:type="dxa"/>
            <w:vAlign w:val="center"/>
            <w:hideMark/>
          </w:tcPr>
          <w:p w14:paraId="281ADB40"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Chile</w:t>
            </w:r>
          </w:p>
        </w:tc>
        <w:tc>
          <w:tcPr>
            <w:tcW w:w="1596" w:type="dxa"/>
            <w:vAlign w:val="center"/>
            <w:hideMark/>
          </w:tcPr>
          <w:p w14:paraId="295A009D"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Puerto Saavedra</w:t>
            </w:r>
          </w:p>
        </w:tc>
        <w:tc>
          <w:tcPr>
            <w:tcW w:w="3124" w:type="dxa"/>
            <w:vAlign w:val="center"/>
          </w:tcPr>
          <w:p w14:paraId="4DA0F569" w14:textId="1131B690"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0</w:t>
            </w:r>
            <w:r w:rsidR="005F57FE"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6%</w:t>
            </w:r>
          </w:p>
        </w:tc>
        <w:tc>
          <w:tcPr>
            <w:tcW w:w="3233" w:type="dxa"/>
            <w:vAlign w:val="center"/>
          </w:tcPr>
          <w:p w14:paraId="32F39E1A" w14:textId="6E22E442"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0</w:t>
            </w:r>
            <w:r w:rsidR="00B97116" w:rsidRPr="00B176CC">
              <w:rPr>
                <w:rFonts w:ascii="Times New Roman" w:hAnsi="Times New Roman" w:cs="Times New Roman"/>
                <w:sz w:val="20"/>
                <w:szCs w:val="20"/>
              </w:rPr>
              <w:t>.</w:t>
            </w:r>
            <w:r w:rsidRPr="00B176CC">
              <w:rPr>
                <w:rFonts w:ascii="Times New Roman" w:hAnsi="Times New Roman" w:cs="Times New Roman"/>
                <w:sz w:val="20"/>
                <w:szCs w:val="20"/>
              </w:rPr>
              <w:t>0</w:t>
            </w:r>
            <w:r w:rsidR="00B97116" w:rsidRPr="00B176CC">
              <w:rPr>
                <w:rFonts w:ascii="Times New Roman" w:hAnsi="Times New Roman" w:cs="Times New Roman"/>
                <w:sz w:val="20"/>
                <w:szCs w:val="20"/>
              </w:rPr>
              <w:t>%</w:t>
            </w:r>
          </w:p>
        </w:tc>
      </w:tr>
      <w:tr w:rsidR="0073548E" w:rsidRPr="00B176CC" w14:paraId="7D9D860E" w14:textId="1DE9D1CA" w:rsidTr="0073548E">
        <w:trPr>
          <w:trHeight w:val="290"/>
        </w:trPr>
        <w:tc>
          <w:tcPr>
            <w:tcW w:w="1256" w:type="dxa"/>
            <w:vAlign w:val="center"/>
            <w:hideMark/>
          </w:tcPr>
          <w:p w14:paraId="47A57F2B"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Chile</w:t>
            </w:r>
          </w:p>
        </w:tc>
        <w:tc>
          <w:tcPr>
            <w:tcW w:w="1596" w:type="dxa"/>
            <w:vAlign w:val="center"/>
            <w:hideMark/>
          </w:tcPr>
          <w:p w14:paraId="330C6578" w14:textId="77777777" w:rsidR="0073548E" w:rsidRPr="00B176CC" w:rsidRDefault="0073548E"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Lenga</w:t>
            </w:r>
            <w:proofErr w:type="spellEnd"/>
          </w:p>
        </w:tc>
        <w:tc>
          <w:tcPr>
            <w:tcW w:w="3124" w:type="dxa"/>
            <w:vAlign w:val="center"/>
          </w:tcPr>
          <w:p w14:paraId="2E21E27D" w14:textId="0C1E5615"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8</w:t>
            </w:r>
            <w:r w:rsidR="005F57FE"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6%</w:t>
            </w:r>
          </w:p>
        </w:tc>
        <w:tc>
          <w:tcPr>
            <w:tcW w:w="3233" w:type="dxa"/>
            <w:vAlign w:val="center"/>
          </w:tcPr>
          <w:p w14:paraId="64FAA069" w14:textId="61C56418" w:rsidR="0073548E" w:rsidRPr="00B176CC" w:rsidRDefault="003831CF" w:rsidP="00D65787">
            <w:pPr>
              <w:rPr>
                <w:rFonts w:ascii="Times New Roman" w:hAnsi="Times New Roman" w:cs="Times New Roman"/>
                <w:sz w:val="20"/>
                <w:szCs w:val="20"/>
              </w:rPr>
            </w:pPr>
            <w:r>
              <w:rPr>
                <w:rFonts w:ascii="Times New Roman" w:hAnsi="Times New Roman" w:cs="Times New Roman"/>
                <w:sz w:val="20"/>
                <w:szCs w:val="20"/>
              </w:rPr>
              <w:t>ND</w:t>
            </w:r>
          </w:p>
        </w:tc>
      </w:tr>
      <w:tr w:rsidR="0073548E" w:rsidRPr="00B176CC" w14:paraId="4C49E2A0" w14:textId="0CB69FC8" w:rsidTr="0073548E">
        <w:trPr>
          <w:trHeight w:val="290"/>
        </w:trPr>
        <w:tc>
          <w:tcPr>
            <w:tcW w:w="1256" w:type="dxa"/>
            <w:vAlign w:val="center"/>
            <w:hideMark/>
          </w:tcPr>
          <w:p w14:paraId="1F2CC2A5"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Chile</w:t>
            </w:r>
          </w:p>
        </w:tc>
        <w:tc>
          <w:tcPr>
            <w:tcW w:w="1596" w:type="dxa"/>
            <w:vAlign w:val="center"/>
            <w:hideMark/>
          </w:tcPr>
          <w:p w14:paraId="1333FBA7"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Trocadero</w:t>
            </w:r>
          </w:p>
        </w:tc>
        <w:tc>
          <w:tcPr>
            <w:tcW w:w="3124" w:type="dxa"/>
            <w:vAlign w:val="center"/>
          </w:tcPr>
          <w:p w14:paraId="551C6EC2" w14:textId="5DAB94BA"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0</w:t>
            </w:r>
            <w:r w:rsidR="005F57FE"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0%</w:t>
            </w:r>
          </w:p>
        </w:tc>
        <w:tc>
          <w:tcPr>
            <w:tcW w:w="3233" w:type="dxa"/>
            <w:vAlign w:val="center"/>
          </w:tcPr>
          <w:p w14:paraId="3ED1DDAC" w14:textId="1069CFBF" w:rsidR="0073548E" w:rsidRPr="00B176CC" w:rsidRDefault="00310863" w:rsidP="00D65787">
            <w:pPr>
              <w:rPr>
                <w:rFonts w:ascii="Times New Roman" w:hAnsi="Times New Roman" w:cs="Times New Roman"/>
                <w:sz w:val="20"/>
                <w:szCs w:val="20"/>
              </w:rPr>
            </w:pPr>
            <w:r w:rsidRPr="00B176CC">
              <w:rPr>
                <w:rFonts w:ascii="Times New Roman" w:hAnsi="Times New Roman" w:cs="Times New Roman"/>
                <w:sz w:val="20"/>
                <w:szCs w:val="20"/>
              </w:rPr>
              <w:t>0.0%</w:t>
            </w:r>
          </w:p>
        </w:tc>
      </w:tr>
      <w:tr w:rsidR="0073548E" w:rsidRPr="00B176CC" w14:paraId="58536FAE" w14:textId="115D829D" w:rsidTr="0073548E">
        <w:trPr>
          <w:trHeight w:val="290"/>
        </w:trPr>
        <w:tc>
          <w:tcPr>
            <w:tcW w:w="1256" w:type="dxa"/>
            <w:shd w:val="clear" w:color="auto" w:fill="D0CECE" w:themeFill="background2" w:themeFillShade="E6"/>
            <w:vAlign w:val="center"/>
            <w:hideMark/>
          </w:tcPr>
          <w:p w14:paraId="4987ED5D"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1596" w:type="dxa"/>
            <w:shd w:val="clear" w:color="auto" w:fill="D0CECE" w:themeFill="background2" w:themeFillShade="E6"/>
            <w:vAlign w:val="center"/>
            <w:hideMark/>
          </w:tcPr>
          <w:p w14:paraId="7EA9EF6F"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 xml:space="preserve">Los </w:t>
            </w:r>
            <w:proofErr w:type="spellStart"/>
            <w:r w:rsidRPr="00B176CC">
              <w:rPr>
                <w:rFonts w:ascii="Times New Roman" w:hAnsi="Times New Roman" w:cs="Times New Roman"/>
                <w:sz w:val="20"/>
                <w:szCs w:val="20"/>
              </w:rPr>
              <w:t>Millonarios</w:t>
            </w:r>
            <w:proofErr w:type="spellEnd"/>
          </w:p>
        </w:tc>
        <w:tc>
          <w:tcPr>
            <w:tcW w:w="3124" w:type="dxa"/>
            <w:shd w:val="clear" w:color="auto" w:fill="D0CECE" w:themeFill="background2" w:themeFillShade="E6"/>
            <w:vAlign w:val="center"/>
          </w:tcPr>
          <w:p w14:paraId="4B6880F3" w14:textId="2D5DF403"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22</w:t>
            </w:r>
            <w:r w:rsidR="005F57FE"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6%</w:t>
            </w:r>
          </w:p>
        </w:tc>
        <w:tc>
          <w:tcPr>
            <w:tcW w:w="3233" w:type="dxa"/>
            <w:shd w:val="clear" w:color="auto" w:fill="D0CECE" w:themeFill="background2" w:themeFillShade="E6"/>
            <w:vAlign w:val="center"/>
          </w:tcPr>
          <w:p w14:paraId="0327C1CC" w14:textId="7EA5CD49" w:rsidR="0073548E" w:rsidRPr="00B176CC" w:rsidRDefault="003831CF" w:rsidP="00D65787">
            <w:pPr>
              <w:rPr>
                <w:rFonts w:ascii="Times New Roman" w:hAnsi="Times New Roman" w:cs="Times New Roman"/>
                <w:sz w:val="20"/>
                <w:szCs w:val="20"/>
              </w:rPr>
            </w:pPr>
            <w:r>
              <w:rPr>
                <w:rFonts w:ascii="Times New Roman" w:hAnsi="Times New Roman" w:cs="Times New Roman"/>
                <w:sz w:val="20"/>
                <w:szCs w:val="20"/>
              </w:rPr>
              <w:t>ND</w:t>
            </w:r>
          </w:p>
        </w:tc>
      </w:tr>
      <w:tr w:rsidR="0073548E" w:rsidRPr="00B176CC" w14:paraId="62EAF94F" w14:textId="1DA7E0E8" w:rsidTr="0073548E">
        <w:trPr>
          <w:trHeight w:val="290"/>
        </w:trPr>
        <w:tc>
          <w:tcPr>
            <w:tcW w:w="1256" w:type="dxa"/>
            <w:shd w:val="clear" w:color="auto" w:fill="D0CECE" w:themeFill="background2" w:themeFillShade="E6"/>
            <w:vAlign w:val="center"/>
            <w:hideMark/>
          </w:tcPr>
          <w:p w14:paraId="13F057E1"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1596" w:type="dxa"/>
            <w:shd w:val="clear" w:color="auto" w:fill="D0CECE" w:themeFill="background2" w:themeFillShade="E6"/>
            <w:vAlign w:val="center"/>
            <w:hideMark/>
          </w:tcPr>
          <w:p w14:paraId="06681B46"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Tortuga Bay</w:t>
            </w:r>
          </w:p>
        </w:tc>
        <w:tc>
          <w:tcPr>
            <w:tcW w:w="3124" w:type="dxa"/>
            <w:shd w:val="clear" w:color="auto" w:fill="D0CECE" w:themeFill="background2" w:themeFillShade="E6"/>
            <w:vAlign w:val="center"/>
          </w:tcPr>
          <w:p w14:paraId="4C6BE10C" w14:textId="6EAEBDB8"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3</w:t>
            </w:r>
            <w:r w:rsidR="005F57FE"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5%</w:t>
            </w:r>
          </w:p>
        </w:tc>
        <w:tc>
          <w:tcPr>
            <w:tcW w:w="3233" w:type="dxa"/>
            <w:shd w:val="clear" w:color="auto" w:fill="D0CECE" w:themeFill="background2" w:themeFillShade="E6"/>
            <w:vAlign w:val="center"/>
          </w:tcPr>
          <w:p w14:paraId="61A56F1C" w14:textId="4CC52729" w:rsidR="0073548E" w:rsidRPr="00B176CC" w:rsidRDefault="003831CF" w:rsidP="00D65787">
            <w:pPr>
              <w:rPr>
                <w:rFonts w:ascii="Times New Roman" w:hAnsi="Times New Roman" w:cs="Times New Roman"/>
                <w:sz w:val="20"/>
                <w:szCs w:val="20"/>
              </w:rPr>
            </w:pPr>
            <w:r>
              <w:rPr>
                <w:rFonts w:ascii="Times New Roman" w:hAnsi="Times New Roman" w:cs="Times New Roman"/>
                <w:sz w:val="20"/>
                <w:szCs w:val="20"/>
              </w:rPr>
              <w:t>ND</w:t>
            </w:r>
          </w:p>
        </w:tc>
      </w:tr>
      <w:tr w:rsidR="0073548E" w:rsidRPr="00B176CC" w14:paraId="06ADE95E" w14:textId="2756D3D7" w:rsidTr="0073548E">
        <w:trPr>
          <w:trHeight w:val="290"/>
        </w:trPr>
        <w:tc>
          <w:tcPr>
            <w:tcW w:w="1256" w:type="dxa"/>
            <w:shd w:val="clear" w:color="auto" w:fill="D0CECE" w:themeFill="background2" w:themeFillShade="E6"/>
            <w:vAlign w:val="center"/>
            <w:hideMark/>
          </w:tcPr>
          <w:p w14:paraId="6B6B4455"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1596" w:type="dxa"/>
            <w:shd w:val="clear" w:color="auto" w:fill="D0CECE" w:themeFill="background2" w:themeFillShade="E6"/>
            <w:vAlign w:val="center"/>
            <w:hideMark/>
          </w:tcPr>
          <w:p w14:paraId="0D295BA8"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 xml:space="preserve">Los </w:t>
            </w:r>
            <w:proofErr w:type="spellStart"/>
            <w:r w:rsidRPr="00B176CC">
              <w:rPr>
                <w:rFonts w:ascii="Times New Roman" w:hAnsi="Times New Roman" w:cs="Times New Roman"/>
                <w:sz w:val="20"/>
                <w:szCs w:val="20"/>
              </w:rPr>
              <w:t>Alemanes</w:t>
            </w:r>
            <w:proofErr w:type="spellEnd"/>
          </w:p>
        </w:tc>
        <w:tc>
          <w:tcPr>
            <w:tcW w:w="3124" w:type="dxa"/>
            <w:shd w:val="clear" w:color="auto" w:fill="D0CECE" w:themeFill="background2" w:themeFillShade="E6"/>
            <w:vAlign w:val="center"/>
          </w:tcPr>
          <w:p w14:paraId="49099401" w14:textId="680944BF"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9</w:t>
            </w:r>
            <w:r w:rsidR="005F57FE"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3%</w:t>
            </w:r>
          </w:p>
        </w:tc>
        <w:tc>
          <w:tcPr>
            <w:tcW w:w="3233" w:type="dxa"/>
            <w:shd w:val="clear" w:color="auto" w:fill="D0CECE" w:themeFill="background2" w:themeFillShade="E6"/>
            <w:vAlign w:val="center"/>
          </w:tcPr>
          <w:p w14:paraId="0F7FCD59" w14:textId="2F938BE5" w:rsidR="0073548E" w:rsidRPr="00B176CC" w:rsidRDefault="003831CF" w:rsidP="00D65787">
            <w:pPr>
              <w:rPr>
                <w:rFonts w:ascii="Times New Roman" w:hAnsi="Times New Roman" w:cs="Times New Roman"/>
                <w:sz w:val="20"/>
                <w:szCs w:val="20"/>
              </w:rPr>
            </w:pPr>
            <w:r>
              <w:rPr>
                <w:rFonts w:ascii="Times New Roman" w:hAnsi="Times New Roman" w:cs="Times New Roman"/>
                <w:sz w:val="20"/>
                <w:szCs w:val="20"/>
              </w:rPr>
              <w:t>ND</w:t>
            </w:r>
          </w:p>
        </w:tc>
      </w:tr>
      <w:tr w:rsidR="0073548E" w:rsidRPr="00B176CC" w14:paraId="4C64C883" w14:textId="2E2EE95B" w:rsidTr="0073548E">
        <w:trPr>
          <w:trHeight w:val="290"/>
        </w:trPr>
        <w:tc>
          <w:tcPr>
            <w:tcW w:w="1256" w:type="dxa"/>
            <w:shd w:val="clear" w:color="auto" w:fill="D0CECE" w:themeFill="background2" w:themeFillShade="E6"/>
            <w:vAlign w:val="center"/>
            <w:hideMark/>
          </w:tcPr>
          <w:p w14:paraId="58DE6A80"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Chile</w:t>
            </w:r>
          </w:p>
        </w:tc>
        <w:tc>
          <w:tcPr>
            <w:tcW w:w="1596" w:type="dxa"/>
            <w:shd w:val="clear" w:color="auto" w:fill="D0CECE" w:themeFill="background2" w:themeFillShade="E6"/>
            <w:vAlign w:val="center"/>
            <w:hideMark/>
          </w:tcPr>
          <w:p w14:paraId="67A8A8E8" w14:textId="77777777" w:rsidR="0073548E" w:rsidRPr="00B176CC" w:rsidRDefault="0073548E"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Taharoa</w:t>
            </w:r>
            <w:proofErr w:type="spellEnd"/>
          </w:p>
        </w:tc>
        <w:tc>
          <w:tcPr>
            <w:tcW w:w="3124" w:type="dxa"/>
            <w:shd w:val="clear" w:color="auto" w:fill="D0CECE" w:themeFill="background2" w:themeFillShade="E6"/>
            <w:vAlign w:val="center"/>
          </w:tcPr>
          <w:p w14:paraId="58BB0C2B" w14:textId="654EA7F4"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30</w:t>
            </w:r>
            <w:r w:rsidR="005F57FE"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7%</w:t>
            </w:r>
          </w:p>
        </w:tc>
        <w:tc>
          <w:tcPr>
            <w:tcW w:w="3233" w:type="dxa"/>
            <w:shd w:val="clear" w:color="auto" w:fill="D0CECE" w:themeFill="background2" w:themeFillShade="E6"/>
            <w:vAlign w:val="center"/>
          </w:tcPr>
          <w:p w14:paraId="1ACEABBC" w14:textId="1EA021E0" w:rsidR="0073548E" w:rsidRPr="00B176CC" w:rsidRDefault="0010165D" w:rsidP="00D65787">
            <w:pPr>
              <w:rPr>
                <w:rFonts w:ascii="Times New Roman" w:hAnsi="Times New Roman" w:cs="Times New Roman"/>
                <w:sz w:val="20"/>
                <w:szCs w:val="20"/>
              </w:rPr>
            </w:pPr>
            <w:r w:rsidRPr="00B176CC">
              <w:rPr>
                <w:rFonts w:ascii="Times New Roman" w:hAnsi="Times New Roman" w:cs="Times New Roman"/>
                <w:sz w:val="20"/>
                <w:szCs w:val="20"/>
              </w:rPr>
              <w:t>28</w:t>
            </w:r>
            <w:r w:rsidR="00B97116" w:rsidRPr="00B176CC">
              <w:rPr>
                <w:rFonts w:ascii="Times New Roman" w:hAnsi="Times New Roman" w:cs="Times New Roman"/>
                <w:sz w:val="20"/>
                <w:szCs w:val="20"/>
              </w:rPr>
              <w:t>.</w:t>
            </w:r>
            <w:r w:rsidR="0073548E" w:rsidRPr="00B176CC">
              <w:rPr>
                <w:rFonts w:ascii="Times New Roman" w:hAnsi="Times New Roman" w:cs="Times New Roman"/>
                <w:sz w:val="20"/>
                <w:szCs w:val="20"/>
              </w:rPr>
              <w:t>7</w:t>
            </w:r>
            <w:r w:rsidR="00B97116" w:rsidRPr="00B176CC">
              <w:rPr>
                <w:rFonts w:ascii="Times New Roman" w:hAnsi="Times New Roman" w:cs="Times New Roman"/>
                <w:sz w:val="20"/>
                <w:szCs w:val="20"/>
              </w:rPr>
              <w:t>%</w:t>
            </w:r>
          </w:p>
        </w:tc>
      </w:tr>
    </w:tbl>
    <w:p w14:paraId="7F872D59" w14:textId="77777777" w:rsidR="00237E85" w:rsidRPr="0087333D" w:rsidRDefault="00237E85" w:rsidP="00D65787">
      <w:pPr>
        <w:rPr>
          <w:rFonts w:ascii="Times New Roman" w:hAnsi="Times New Roman" w:cs="Times New Roman"/>
          <w:b/>
          <w:bCs/>
          <w:sz w:val="24"/>
          <w:szCs w:val="24"/>
          <w:lang w:val="en-GB"/>
        </w:rPr>
      </w:pPr>
    </w:p>
    <w:p w14:paraId="769C295C" w14:textId="55C2FA9E" w:rsidR="000022DE" w:rsidRPr="00B832CF" w:rsidRDefault="00F959C2" w:rsidP="00D65787">
      <w:pPr>
        <w:rPr>
          <w:rFonts w:ascii="Times New Roman" w:hAnsi="Times New Roman" w:cs="Times New Roman"/>
          <w:b/>
          <w:bCs/>
          <w:sz w:val="24"/>
          <w:szCs w:val="24"/>
          <w:lang w:val="en-GB"/>
        </w:rPr>
      </w:pPr>
      <w:r w:rsidRPr="00B832CF">
        <w:rPr>
          <w:rFonts w:ascii="Times New Roman" w:hAnsi="Times New Roman" w:cs="Times New Roman"/>
          <w:b/>
          <w:bCs/>
          <w:sz w:val="24"/>
          <w:szCs w:val="24"/>
          <w:lang w:val="en-GB"/>
        </w:rPr>
        <w:t>2.9</w:t>
      </w:r>
      <w:r w:rsidR="000022DE" w:rsidRPr="00B832CF">
        <w:rPr>
          <w:rFonts w:ascii="Times New Roman" w:hAnsi="Times New Roman" w:cs="Times New Roman"/>
          <w:b/>
          <w:bCs/>
          <w:sz w:val="24"/>
          <w:szCs w:val="24"/>
          <w:lang w:val="en-GB"/>
        </w:rPr>
        <w:t xml:space="preserve">. </w:t>
      </w:r>
      <w:r w:rsidR="00BD7154" w:rsidRPr="00B832CF">
        <w:rPr>
          <w:rFonts w:ascii="Times New Roman" w:hAnsi="Times New Roman" w:cs="Times New Roman"/>
          <w:b/>
          <w:bCs/>
          <w:sz w:val="24"/>
          <w:szCs w:val="24"/>
          <w:lang w:val="en-GB"/>
        </w:rPr>
        <w:t>Data select</w:t>
      </w:r>
      <w:r w:rsidR="00BD5BA0" w:rsidRPr="00B832CF">
        <w:rPr>
          <w:rFonts w:ascii="Times New Roman" w:hAnsi="Times New Roman" w:cs="Times New Roman"/>
          <w:b/>
          <w:bCs/>
          <w:sz w:val="24"/>
          <w:szCs w:val="24"/>
          <w:lang w:val="en-GB"/>
        </w:rPr>
        <w:t xml:space="preserve">ed </w:t>
      </w:r>
      <w:r w:rsidR="0061678E" w:rsidRPr="00B832CF">
        <w:rPr>
          <w:rFonts w:ascii="Times New Roman" w:hAnsi="Times New Roman" w:cs="Times New Roman"/>
          <w:b/>
          <w:bCs/>
          <w:sz w:val="24"/>
          <w:szCs w:val="24"/>
          <w:lang w:val="en-GB"/>
        </w:rPr>
        <w:t>to contrast field observations with oceanographic model</w:t>
      </w:r>
      <w:r w:rsidR="00B176CC" w:rsidRPr="00B832CF">
        <w:rPr>
          <w:rFonts w:ascii="Times New Roman" w:hAnsi="Times New Roman" w:cs="Times New Roman"/>
          <w:b/>
          <w:bCs/>
          <w:sz w:val="24"/>
          <w:szCs w:val="24"/>
          <w:lang w:val="en-GB"/>
        </w:rPr>
        <w:t xml:space="preserve"> predictions</w:t>
      </w:r>
    </w:p>
    <w:p w14:paraId="402997DD" w14:textId="575C7368" w:rsidR="00BD5BA0" w:rsidRPr="0087333D" w:rsidRDefault="00B176CC" w:rsidP="00D65787">
      <w:pPr>
        <w:rPr>
          <w:rFonts w:ascii="Times New Roman" w:hAnsi="Times New Roman" w:cs="Times New Roman"/>
          <w:sz w:val="24"/>
          <w:szCs w:val="24"/>
          <w:lang w:val="en-GB"/>
        </w:rPr>
      </w:pPr>
      <w:r w:rsidRPr="00B832CF">
        <w:rPr>
          <w:rFonts w:ascii="Times New Roman" w:hAnsi="Times New Roman" w:cs="Times New Roman"/>
          <w:sz w:val="24"/>
          <w:szCs w:val="24"/>
          <w:lang w:val="en-GB"/>
        </w:rPr>
        <w:lastRenderedPageBreak/>
        <w:t>Of</w:t>
      </w:r>
      <w:r w:rsidR="0011357E" w:rsidRPr="00B832CF">
        <w:rPr>
          <w:rFonts w:ascii="Times New Roman" w:hAnsi="Times New Roman" w:cs="Times New Roman"/>
          <w:sz w:val="24"/>
          <w:szCs w:val="24"/>
          <w:lang w:val="en-GB"/>
        </w:rPr>
        <w:t xml:space="preserve"> the 47 surveyed beaches, 31 could be validated for the percentage of floating litter that could have arrived with currents</w:t>
      </w:r>
      <w:r w:rsidR="00E268FE" w:rsidRPr="00B832CF">
        <w:rPr>
          <w:rFonts w:ascii="Times New Roman" w:hAnsi="Times New Roman" w:cs="Times New Roman"/>
          <w:sz w:val="24"/>
          <w:szCs w:val="24"/>
          <w:lang w:val="en-GB"/>
        </w:rPr>
        <w:t xml:space="preserve"> with high </w:t>
      </w:r>
      <w:r w:rsidR="005A070D" w:rsidRPr="00B832CF">
        <w:rPr>
          <w:rFonts w:ascii="Times New Roman" w:hAnsi="Times New Roman" w:cs="Times New Roman"/>
          <w:sz w:val="24"/>
          <w:szCs w:val="24"/>
          <w:lang w:val="en-GB"/>
        </w:rPr>
        <w:t xml:space="preserve">confidence because </w:t>
      </w:r>
      <w:r w:rsidR="00A95860" w:rsidRPr="00B832CF">
        <w:rPr>
          <w:rFonts w:ascii="Times New Roman" w:hAnsi="Times New Roman" w:cs="Times New Roman"/>
          <w:sz w:val="24"/>
          <w:szCs w:val="24"/>
          <w:lang w:val="en-GB"/>
        </w:rPr>
        <w:t xml:space="preserve">the </w:t>
      </w:r>
      <w:r w:rsidR="008458DC">
        <w:rPr>
          <w:rFonts w:ascii="Times New Roman" w:hAnsi="Times New Roman" w:cs="Times New Roman"/>
          <w:sz w:val="24"/>
          <w:szCs w:val="24"/>
          <w:lang w:val="en-GB"/>
        </w:rPr>
        <w:t xml:space="preserve">data quality assurance </w:t>
      </w:r>
      <w:r w:rsidR="00A16E4B">
        <w:rPr>
          <w:rFonts w:ascii="Times New Roman" w:hAnsi="Times New Roman" w:cs="Times New Roman"/>
          <w:sz w:val="24"/>
          <w:szCs w:val="24"/>
          <w:lang w:val="en-GB"/>
        </w:rPr>
        <w:t>procedure</w:t>
      </w:r>
      <w:r w:rsidR="00A16E4B" w:rsidRPr="00B832CF">
        <w:rPr>
          <w:rFonts w:ascii="Times New Roman" w:hAnsi="Times New Roman" w:cs="Times New Roman"/>
          <w:sz w:val="24"/>
          <w:szCs w:val="24"/>
          <w:lang w:val="en-GB"/>
        </w:rPr>
        <w:t xml:space="preserve"> </w:t>
      </w:r>
      <w:r w:rsidR="00A95860" w:rsidRPr="00B832CF">
        <w:rPr>
          <w:rFonts w:ascii="Times New Roman" w:hAnsi="Times New Roman" w:cs="Times New Roman"/>
          <w:sz w:val="24"/>
          <w:szCs w:val="24"/>
          <w:lang w:val="en-GB"/>
        </w:rPr>
        <w:t xml:space="preserve">could completely </w:t>
      </w:r>
      <w:r w:rsidR="009B780E" w:rsidRPr="00B832CF">
        <w:rPr>
          <w:rFonts w:ascii="Times New Roman" w:hAnsi="Times New Roman" w:cs="Times New Roman"/>
          <w:sz w:val="24"/>
          <w:szCs w:val="24"/>
          <w:lang w:val="en-GB"/>
        </w:rPr>
        <w:t>apply</w:t>
      </w:r>
      <w:r w:rsidR="00A95860" w:rsidRPr="00B832CF">
        <w:rPr>
          <w:rFonts w:ascii="Times New Roman" w:hAnsi="Times New Roman" w:cs="Times New Roman"/>
          <w:sz w:val="24"/>
          <w:szCs w:val="24"/>
          <w:lang w:val="en-GB"/>
        </w:rPr>
        <w:t xml:space="preserve"> to correct estimations. For </w:t>
      </w:r>
      <w:r w:rsidR="00C11EDB" w:rsidRPr="00B832CF">
        <w:rPr>
          <w:rFonts w:ascii="Times New Roman" w:hAnsi="Times New Roman" w:cs="Times New Roman"/>
          <w:sz w:val="24"/>
          <w:szCs w:val="24"/>
          <w:lang w:val="en-GB"/>
        </w:rPr>
        <w:t xml:space="preserve">13 </w:t>
      </w:r>
      <w:r w:rsidR="00A95860" w:rsidRPr="00B832CF">
        <w:rPr>
          <w:rFonts w:ascii="Times New Roman" w:hAnsi="Times New Roman" w:cs="Times New Roman"/>
          <w:sz w:val="24"/>
          <w:szCs w:val="24"/>
          <w:lang w:val="en-GB"/>
        </w:rPr>
        <w:t>beaches</w:t>
      </w:r>
      <w:r w:rsidR="00C11EDB" w:rsidRPr="00B832CF">
        <w:rPr>
          <w:rFonts w:ascii="Times New Roman" w:hAnsi="Times New Roman" w:cs="Times New Roman"/>
          <w:sz w:val="24"/>
          <w:szCs w:val="24"/>
          <w:lang w:val="en-GB"/>
        </w:rPr>
        <w:t xml:space="preserve">, </w:t>
      </w:r>
      <w:r w:rsidR="0091334F" w:rsidRPr="00B832CF">
        <w:rPr>
          <w:rFonts w:ascii="Times New Roman" w:hAnsi="Times New Roman" w:cs="Times New Roman"/>
          <w:sz w:val="24"/>
          <w:szCs w:val="24"/>
          <w:lang w:val="en-GB"/>
        </w:rPr>
        <w:t xml:space="preserve">only </w:t>
      </w:r>
      <w:r w:rsidR="00F44C13" w:rsidRPr="00B832CF">
        <w:rPr>
          <w:rFonts w:ascii="Times New Roman" w:hAnsi="Times New Roman" w:cs="Times New Roman"/>
          <w:sz w:val="24"/>
          <w:szCs w:val="24"/>
          <w:lang w:val="en-GB"/>
        </w:rPr>
        <w:t xml:space="preserve">the </w:t>
      </w:r>
      <w:r w:rsidR="0091334F" w:rsidRPr="00B832CF">
        <w:rPr>
          <w:rFonts w:ascii="Times New Roman" w:hAnsi="Times New Roman" w:cs="Times New Roman"/>
          <w:sz w:val="24"/>
          <w:szCs w:val="24"/>
          <w:lang w:val="en-GB"/>
        </w:rPr>
        <w:t xml:space="preserve">first </w:t>
      </w:r>
      <w:r w:rsidR="00F44C13" w:rsidRPr="00B832CF">
        <w:rPr>
          <w:rFonts w:ascii="Times New Roman" w:hAnsi="Times New Roman" w:cs="Times New Roman"/>
          <w:sz w:val="24"/>
          <w:szCs w:val="24"/>
          <w:lang w:val="en-GB"/>
        </w:rPr>
        <w:t>steps</w:t>
      </w:r>
      <w:r w:rsidR="008458DC">
        <w:rPr>
          <w:rFonts w:ascii="Times New Roman" w:hAnsi="Times New Roman" w:cs="Times New Roman"/>
          <w:sz w:val="24"/>
          <w:szCs w:val="24"/>
          <w:lang w:val="en-GB"/>
        </w:rPr>
        <w:t xml:space="preserve"> of this protocol</w:t>
      </w:r>
      <w:r w:rsidR="00F44C13" w:rsidRPr="00B832CF">
        <w:rPr>
          <w:rFonts w:ascii="Times New Roman" w:hAnsi="Times New Roman" w:cs="Times New Roman"/>
          <w:sz w:val="24"/>
          <w:szCs w:val="24"/>
          <w:lang w:val="en-GB"/>
        </w:rPr>
        <w:t xml:space="preserve"> (Module 1) could be done, because no samples or images of the samples </w:t>
      </w:r>
      <w:r w:rsidR="0091334F" w:rsidRPr="00B832CF">
        <w:rPr>
          <w:rFonts w:ascii="Times New Roman" w:hAnsi="Times New Roman" w:cs="Times New Roman"/>
          <w:sz w:val="24"/>
          <w:szCs w:val="24"/>
          <w:lang w:val="en-GB"/>
        </w:rPr>
        <w:t>w</w:t>
      </w:r>
      <w:r w:rsidR="00F44C13" w:rsidRPr="00B832CF">
        <w:rPr>
          <w:rFonts w:ascii="Times New Roman" w:hAnsi="Times New Roman" w:cs="Times New Roman"/>
          <w:sz w:val="24"/>
          <w:szCs w:val="24"/>
          <w:lang w:val="en-GB"/>
        </w:rPr>
        <w:t>ere</w:t>
      </w:r>
      <w:r w:rsidR="0091334F" w:rsidRPr="00B832CF">
        <w:rPr>
          <w:rFonts w:ascii="Times New Roman" w:hAnsi="Times New Roman" w:cs="Times New Roman"/>
          <w:sz w:val="24"/>
          <w:szCs w:val="24"/>
          <w:lang w:val="en-GB"/>
        </w:rPr>
        <w:t xml:space="preserve"> </w:t>
      </w:r>
      <w:r w:rsidR="003937E6" w:rsidRPr="00B832CF">
        <w:rPr>
          <w:rFonts w:ascii="Times New Roman" w:hAnsi="Times New Roman" w:cs="Times New Roman"/>
          <w:sz w:val="24"/>
          <w:szCs w:val="24"/>
          <w:lang w:val="en-GB"/>
        </w:rPr>
        <w:t>available</w:t>
      </w:r>
      <w:r w:rsidR="00F44C13" w:rsidRPr="00B832CF">
        <w:rPr>
          <w:rFonts w:ascii="Times New Roman" w:hAnsi="Times New Roman" w:cs="Times New Roman"/>
          <w:sz w:val="24"/>
          <w:szCs w:val="24"/>
          <w:lang w:val="en-GB"/>
        </w:rPr>
        <w:t xml:space="preserve"> for the other steps (Modules 2 &amp; 3)</w:t>
      </w:r>
      <w:r w:rsidR="003937E6" w:rsidRPr="00B832CF">
        <w:rPr>
          <w:rFonts w:ascii="Times New Roman" w:hAnsi="Times New Roman" w:cs="Times New Roman"/>
          <w:sz w:val="24"/>
          <w:szCs w:val="24"/>
          <w:lang w:val="en-GB"/>
        </w:rPr>
        <w:t>. In these cases,</w:t>
      </w:r>
      <w:r w:rsidR="00C11EDB" w:rsidRPr="00B832CF">
        <w:rPr>
          <w:rFonts w:ascii="Times New Roman" w:hAnsi="Times New Roman" w:cs="Times New Roman"/>
          <w:sz w:val="24"/>
          <w:szCs w:val="24"/>
          <w:lang w:val="en-GB"/>
        </w:rPr>
        <w:t xml:space="preserve"> we </w:t>
      </w:r>
      <w:r w:rsidR="00F44C13" w:rsidRPr="00B832CF">
        <w:rPr>
          <w:rFonts w:ascii="Times New Roman" w:hAnsi="Times New Roman" w:cs="Times New Roman"/>
          <w:sz w:val="24"/>
          <w:szCs w:val="24"/>
          <w:lang w:val="en-GB"/>
        </w:rPr>
        <w:t>used the number</w:t>
      </w:r>
      <w:r w:rsidR="00A80248">
        <w:rPr>
          <w:rFonts w:ascii="Times New Roman" w:hAnsi="Times New Roman" w:cs="Times New Roman"/>
          <w:sz w:val="24"/>
          <w:szCs w:val="24"/>
          <w:lang w:val="en-GB"/>
        </w:rPr>
        <w:t xml:space="preserve"> of</w:t>
      </w:r>
      <w:r w:rsidR="00F44C13" w:rsidRPr="00B832CF">
        <w:rPr>
          <w:rFonts w:ascii="Times New Roman" w:hAnsi="Times New Roman" w:cs="Times New Roman"/>
          <w:sz w:val="24"/>
          <w:szCs w:val="24"/>
          <w:lang w:val="en-GB"/>
        </w:rPr>
        <w:t xml:space="preserve"> items that schoolchildren identified </w:t>
      </w:r>
      <w:r w:rsidR="00737AAD">
        <w:rPr>
          <w:rFonts w:ascii="Times New Roman" w:hAnsi="Times New Roman" w:cs="Times New Roman"/>
          <w:sz w:val="24"/>
          <w:szCs w:val="24"/>
          <w:lang w:val="en-GB"/>
        </w:rPr>
        <w:t>to have</w:t>
      </w:r>
      <w:r w:rsidR="00F44C13" w:rsidRPr="00B832CF">
        <w:rPr>
          <w:rFonts w:ascii="Times New Roman" w:hAnsi="Times New Roman" w:cs="Times New Roman"/>
          <w:sz w:val="24"/>
          <w:szCs w:val="24"/>
          <w:lang w:val="en-GB"/>
        </w:rPr>
        <w:t xml:space="preserve"> interactions to calculate</w:t>
      </w:r>
      <w:r w:rsidR="00C11EDB" w:rsidRPr="00B832CF">
        <w:rPr>
          <w:rFonts w:ascii="Times New Roman" w:hAnsi="Times New Roman" w:cs="Times New Roman"/>
          <w:sz w:val="24"/>
          <w:szCs w:val="24"/>
          <w:lang w:val="en-GB"/>
        </w:rPr>
        <w:t xml:space="preserve"> the per</w:t>
      </w:r>
      <w:r w:rsidR="00070063" w:rsidRPr="00B832CF">
        <w:rPr>
          <w:rFonts w:ascii="Times New Roman" w:hAnsi="Times New Roman" w:cs="Times New Roman"/>
          <w:sz w:val="24"/>
          <w:szCs w:val="24"/>
          <w:lang w:val="en-GB"/>
        </w:rPr>
        <w:t>centage of</w:t>
      </w:r>
      <w:r w:rsidR="00C11EDB" w:rsidRPr="00B832CF">
        <w:rPr>
          <w:rFonts w:ascii="Times New Roman" w:hAnsi="Times New Roman" w:cs="Times New Roman"/>
          <w:sz w:val="24"/>
          <w:szCs w:val="24"/>
          <w:lang w:val="en-GB"/>
        </w:rPr>
        <w:t xml:space="preserve"> items that could have arrived </w:t>
      </w:r>
      <w:r w:rsidR="00070063" w:rsidRPr="00B832CF">
        <w:rPr>
          <w:rFonts w:ascii="Times New Roman" w:hAnsi="Times New Roman" w:cs="Times New Roman"/>
          <w:sz w:val="24"/>
          <w:szCs w:val="24"/>
          <w:lang w:val="en-GB"/>
        </w:rPr>
        <w:t>with currents</w:t>
      </w:r>
      <w:r w:rsidR="0061678E" w:rsidRPr="00B832CF">
        <w:rPr>
          <w:rFonts w:ascii="Times New Roman" w:hAnsi="Times New Roman" w:cs="Times New Roman"/>
          <w:sz w:val="24"/>
          <w:szCs w:val="24"/>
          <w:lang w:val="en-GB"/>
        </w:rPr>
        <w:t>; consequently</w:t>
      </w:r>
      <w:r w:rsidR="003375FF">
        <w:rPr>
          <w:rFonts w:ascii="Times New Roman" w:hAnsi="Times New Roman" w:cs="Times New Roman"/>
          <w:sz w:val="24"/>
          <w:szCs w:val="24"/>
          <w:lang w:val="en-GB"/>
        </w:rPr>
        <w:t>,</w:t>
      </w:r>
      <w:r w:rsidR="0061678E" w:rsidRPr="00B832CF">
        <w:rPr>
          <w:rFonts w:ascii="Times New Roman" w:hAnsi="Times New Roman" w:cs="Times New Roman"/>
          <w:sz w:val="24"/>
          <w:szCs w:val="24"/>
          <w:lang w:val="en-GB"/>
        </w:rPr>
        <w:t xml:space="preserve"> t</w:t>
      </w:r>
      <w:r w:rsidR="003937E6" w:rsidRPr="00B832CF">
        <w:rPr>
          <w:rFonts w:ascii="Times New Roman" w:hAnsi="Times New Roman" w:cs="Times New Roman"/>
          <w:sz w:val="24"/>
          <w:szCs w:val="24"/>
          <w:lang w:val="en-GB"/>
        </w:rPr>
        <w:t xml:space="preserve">hese values have very low </w:t>
      </w:r>
      <w:r w:rsidR="0061678E" w:rsidRPr="00B832CF">
        <w:rPr>
          <w:rFonts w:ascii="Times New Roman" w:hAnsi="Times New Roman" w:cs="Times New Roman"/>
          <w:sz w:val="24"/>
          <w:szCs w:val="24"/>
          <w:lang w:val="en-GB"/>
        </w:rPr>
        <w:t xml:space="preserve">levels of </w:t>
      </w:r>
      <w:r w:rsidR="003937E6" w:rsidRPr="00B832CF">
        <w:rPr>
          <w:rFonts w:ascii="Times New Roman" w:hAnsi="Times New Roman" w:cs="Times New Roman"/>
          <w:sz w:val="24"/>
          <w:szCs w:val="24"/>
          <w:lang w:val="en-GB"/>
        </w:rPr>
        <w:t xml:space="preserve">confidence and must be interpreted with caution. </w:t>
      </w:r>
      <w:r w:rsidR="0061678E" w:rsidRPr="00B832CF">
        <w:rPr>
          <w:rFonts w:ascii="Times New Roman" w:hAnsi="Times New Roman" w:cs="Times New Roman"/>
          <w:sz w:val="24"/>
          <w:szCs w:val="24"/>
          <w:lang w:val="en-GB"/>
        </w:rPr>
        <w:t>In order to contrast predictions of the oceanographic model with field observations</w:t>
      </w:r>
      <w:r w:rsidR="005562F2" w:rsidRPr="00B832CF">
        <w:rPr>
          <w:rFonts w:ascii="Times New Roman" w:hAnsi="Times New Roman" w:cs="Times New Roman"/>
          <w:sz w:val="24"/>
          <w:szCs w:val="24"/>
          <w:lang w:val="en-GB"/>
        </w:rPr>
        <w:t xml:space="preserve">, </w:t>
      </w:r>
      <w:r w:rsidR="00197C90">
        <w:rPr>
          <w:rFonts w:ascii="Times New Roman" w:hAnsi="Times New Roman" w:cs="Times New Roman"/>
          <w:sz w:val="24"/>
          <w:szCs w:val="24"/>
          <w:lang w:val="en-GB"/>
        </w:rPr>
        <w:t xml:space="preserve">from these 13 beaches </w:t>
      </w:r>
      <w:r w:rsidR="00365A21" w:rsidRPr="00B832CF">
        <w:rPr>
          <w:rFonts w:ascii="Times New Roman" w:hAnsi="Times New Roman" w:cs="Times New Roman"/>
          <w:sz w:val="24"/>
          <w:szCs w:val="24"/>
          <w:lang w:val="en-GB"/>
        </w:rPr>
        <w:t xml:space="preserve">we </w:t>
      </w:r>
      <w:r w:rsidR="0061678E" w:rsidRPr="00B832CF">
        <w:rPr>
          <w:rFonts w:ascii="Times New Roman" w:hAnsi="Times New Roman" w:cs="Times New Roman"/>
          <w:sz w:val="24"/>
          <w:szCs w:val="24"/>
          <w:lang w:val="en-GB"/>
        </w:rPr>
        <w:t xml:space="preserve">only </w:t>
      </w:r>
      <w:r w:rsidR="00365A21" w:rsidRPr="00B832CF">
        <w:rPr>
          <w:rFonts w:ascii="Times New Roman" w:hAnsi="Times New Roman" w:cs="Times New Roman"/>
          <w:sz w:val="24"/>
          <w:szCs w:val="24"/>
          <w:lang w:val="en-GB"/>
        </w:rPr>
        <w:t xml:space="preserve">considered those beaches that </w:t>
      </w:r>
      <w:r w:rsidR="0061678E" w:rsidRPr="00B832CF">
        <w:rPr>
          <w:rFonts w:ascii="Times New Roman" w:hAnsi="Times New Roman" w:cs="Times New Roman"/>
          <w:sz w:val="24"/>
          <w:szCs w:val="24"/>
          <w:lang w:val="en-GB"/>
        </w:rPr>
        <w:t>had at least</w:t>
      </w:r>
      <w:r w:rsidR="00365A21" w:rsidRPr="00B832CF">
        <w:rPr>
          <w:rFonts w:ascii="Times New Roman" w:hAnsi="Times New Roman" w:cs="Times New Roman"/>
          <w:sz w:val="24"/>
          <w:szCs w:val="24"/>
          <w:lang w:val="en-GB"/>
        </w:rPr>
        <w:t xml:space="preserve"> 100 items collected on the beach </w:t>
      </w:r>
      <w:r w:rsidR="006D7867" w:rsidRPr="00B832CF">
        <w:rPr>
          <w:rFonts w:ascii="Times New Roman" w:hAnsi="Times New Roman" w:cs="Times New Roman"/>
          <w:sz w:val="24"/>
          <w:szCs w:val="24"/>
          <w:lang w:val="en-GB"/>
        </w:rPr>
        <w:t>(Table 7)</w:t>
      </w:r>
      <w:r w:rsidR="00A17EC4" w:rsidRPr="00B832CF">
        <w:rPr>
          <w:rFonts w:ascii="Times New Roman" w:hAnsi="Times New Roman" w:cs="Times New Roman"/>
          <w:sz w:val="24"/>
          <w:szCs w:val="24"/>
          <w:lang w:val="en-GB"/>
        </w:rPr>
        <w:t>.</w:t>
      </w:r>
      <w:r w:rsidR="00EB0521" w:rsidRPr="00B832CF">
        <w:rPr>
          <w:rFonts w:ascii="Times New Roman" w:hAnsi="Times New Roman" w:cs="Times New Roman"/>
          <w:sz w:val="24"/>
          <w:szCs w:val="24"/>
          <w:lang w:val="en-GB"/>
        </w:rPr>
        <w:t xml:space="preserve"> Finally, a total of 3</w:t>
      </w:r>
      <w:r w:rsidR="0061678E" w:rsidRPr="00B832CF">
        <w:rPr>
          <w:rFonts w:ascii="Times New Roman" w:hAnsi="Times New Roman" w:cs="Times New Roman"/>
          <w:sz w:val="24"/>
          <w:szCs w:val="24"/>
          <w:lang w:val="en-GB"/>
        </w:rPr>
        <w:t>8</w:t>
      </w:r>
      <w:r w:rsidR="00EB0521" w:rsidRPr="00B832CF">
        <w:rPr>
          <w:rFonts w:ascii="Times New Roman" w:hAnsi="Times New Roman" w:cs="Times New Roman"/>
          <w:sz w:val="24"/>
          <w:szCs w:val="24"/>
          <w:lang w:val="en-GB"/>
        </w:rPr>
        <w:t xml:space="preserve"> sampling sites </w:t>
      </w:r>
      <w:r w:rsidR="0061678E" w:rsidRPr="00B832CF">
        <w:rPr>
          <w:rFonts w:ascii="Times New Roman" w:hAnsi="Times New Roman" w:cs="Times New Roman"/>
          <w:sz w:val="24"/>
          <w:szCs w:val="24"/>
          <w:lang w:val="en-GB"/>
        </w:rPr>
        <w:t xml:space="preserve">from the continental coasts of the East Pacific </w:t>
      </w:r>
      <w:r w:rsidR="00EB0521" w:rsidRPr="00B832CF">
        <w:rPr>
          <w:rFonts w:ascii="Times New Roman" w:hAnsi="Times New Roman" w:cs="Times New Roman"/>
          <w:sz w:val="24"/>
          <w:szCs w:val="24"/>
          <w:lang w:val="en-GB"/>
        </w:rPr>
        <w:t xml:space="preserve">could be considered for </w:t>
      </w:r>
      <w:r w:rsidR="0061678E" w:rsidRPr="00B832CF">
        <w:rPr>
          <w:rFonts w:ascii="Times New Roman" w:hAnsi="Times New Roman" w:cs="Times New Roman"/>
          <w:sz w:val="24"/>
          <w:szCs w:val="24"/>
          <w:lang w:val="en-GB"/>
        </w:rPr>
        <w:t xml:space="preserve">this contrast; data from one beach of Rapa Nui are presented for comparative reasons. </w:t>
      </w:r>
    </w:p>
    <w:p w14:paraId="38323685" w14:textId="77777777" w:rsidR="00EB0521" w:rsidRPr="0087333D" w:rsidRDefault="00EB0521" w:rsidP="00D65787">
      <w:pPr>
        <w:rPr>
          <w:rFonts w:ascii="Times New Roman" w:hAnsi="Times New Roman" w:cs="Times New Roman"/>
          <w:sz w:val="24"/>
          <w:szCs w:val="24"/>
          <w:lang w:val="en-GB"/>
        </w:rPr>
      </w:pPr>
    </w:p>
    <w:p w14:paraId="488BDF6B" w14:textId="78257C36" w:rsidR="00AA4DC8" w:rsidRPr="00B176CC" w:rsidRDefault="00AA4DC8" w:rsidP="00A72AF1">
      <w:pPr>
        <w:spacing w:line="240" w:lineRule="auto"/>
        <w:rPr>
          <w:rFonts w:ascii="Times New Roman" w:hAnsi="Times New Roman" w:cs="Times New Roman"/>
          <w:sz w:val="20"/>
          <w:szCs w:val="20"/>
        </w:rPr>
      </w:pPr>
      <w:r w:rsidRPr="00B176CC">
        <w:rPr>
          <w:rFonts w:ascii="Times New Roman" w:hAnsi="Times New Roman" w:cs="Times New Roman"/>
          <w:sz w:val="20"/>
          <w:szCs w:val="20"/>
        </w:rPr>
        <w:t xml:space="preserve">Table 7. </w:t>
      </w:r>
      <w:commentRangeStart w:id="6"/>
      <w:r w:rsidRPr="00B176CC">
        <w:rPr>
          <w:rFonts w:ascii="Times New Roman" w:hAnsi="Times New Roman" w:cs="Times New Roman"/>
          <w:sz w:val="20"/>
          <w:szCs w:val="20"/>
        </w:rPr>
        <w:t>Last column present</w:t>
      </w:r>
      <w:r w:rsidR="008B3FEB" w:rsidRPr="00B176CC">
        <w:rPr>
          <w:rFonts w:ascii="Times New Roman" w:hAnsi="Times New Roman" w:cs="Times New Roman"/>
          <w:sz w:val="20"/>
          <w:szCs w:val="20"/>
        </w:rPr>
        <w:t>s</w:t>
      </w:r>
      <w:r w:rsidRPr="00B176CC">
        <w:rPr>
          <w:rFonts w:ascii="Times New Roman" w:hAnsi="Times New Roman" w:cs="Times New Roman"/>
          <w:sz w:val="20"/>
          <w:szCs w:val="20"/>
        </w:rPr>
        <w:t xml:space="preserve"> the final values </w:t>
      </w:r>
      <w:r w:rsidR="008B3FEB" w:rsidRPr="00B176CC">
        <w:rPr>
          <w:rFonts w:ascii="Times New Roman" w:hAnsi="Times New Roman" w:cs="Times New Roman"/>
          <w:sz w:val="20"/>
          <w:szCs w:val="20"/>
        </w:rPr>
        <w:t xml:space="preserve">selected </w:t>
      </w:r>
      <w:r w:rsidRPr="00B176CC">
        <w:rPr>
          <w:rFonts w:ascii="Times New Roman" w:hAnsi="Times New Roman" w:cs="Times New Roman"/>
          <w:sz w:val="20"/>
          <w:szCs w:val="20"/>
        </w:rPr>
        <w:t>for</w:t>
      </w:r>
      <w:r w:rsidR="008B3FEB" w:rsidRPr="00B176CC">
        <w:rPr>
          <w:rFonts w:ascii="Times New Roman" w:hAnsi="Times New Roman" w:cs="Times New Roman"/>
          <w:sz w:val="20"/>
          <w:szCs w:val="20"/>
        </w:rPr>
        <w:t xml:space="preserve"> the following</w:t>
      </w:r>
      <w:r w:rsidRPr="00B176CC">
        <w:rPr>
          <w:rFonts w:ascii="Times New Roman" w:hAnsi="Times New Roman" w:cs="Times New Roman"/>
          <w:sz w:val="20"/>
          <w:szCs w:val="20"/>
        </w:rPr>
        <w:t xml:space="preserve"> model validation, </w:t>
      </w:r>
      <w:r w:rsidR="00AA6BFB" w:rsidRPr="00B176CC">
        <w:rPr>
          <w:rFonts w:ascii="Times New Roman" w:hAnsi="Times New Roman" w:cs="Times New Roman"/>
          <w:sz w:val="20"/>
          <w:szCs w:val="20"/>
        </w:rPr>
        <w:t>colored by confidence level. Green cel</w:t>
      </w:r>
      <w:r w:rsidR="00174946" w:rsidRPr="00B176CC">
        <w:rPr>
          <w:rFonts w:ascii="Times New Roman" w:hAnsi="Times New Roman" w:cs="Times New Roman"/>
          <w:sz w:val="20"/>
          <w:szCs w:val="20"/>
        </w:rPr>
        <w:t>ls are estimations with high confidence</w:t>
      </w:r>
      <w:r w:rsidR="00FB5C57" w:rsidRPr="00B176CC">
        <w:rPr>
          <w:rFonts w:ascii="Times New Roman" w:hAnsi="Times New Roman" w:cs="Times New Roman"/>
          <w:sz w:val="20"/>
          <w:szCs w:val="20"/>
        </w:rPr>
        <w:t xml:space="preserve"> (n=31)</w:t>
      </w:r>
      <w:r w:rsidR="00174946" w:rsidRPr="00B176CC">
        <w:rPr>
          <w:rFonts w:ascii="Times New Roman" w:hAnsi="Times New Roman" w:cs="Times New Roman"/>
          <w:sz w:val="20"/>
          <w:szCs w:val="20"/>
        </w:rPr>
        <w:t>, orange cells have low confidence</w:t>
      </w:r>
      <w:r w:rsidR="00FB5C57" w:rsidRPr="00B176CC">
        <w:rPr>
          <w:rFonts w:ascii="Times New Roman" w:hAnsi="Times New Roman" w:cs="Times New Roman"/>
          <w:sz w:val="20"/>
          <w:szCs w:val="20"/>
        </w:rPr>
        <w:t xml:space="preserve"> (n=8</w:t>
      </w:r>
      <w:r w:rsidR="00BB6A46">
        <w:rPr>
          <w:rFonts w:ascii="Times New Roman" w:hAnsi="Times New Roman" w:cs="Times New Roman"/>
          <w:sz w:val="20"/>
          <w:szCs w:val="20"/>
        </w:rPr>
        <w:t xml:space="preserve"> </w:t>
      </w:r>
      <w:r w:rsidR="00BB6A46" w:rsidRPr="00B176CC">
        <w:rPr>
          <w:rFonts w:ascii="Times New Roman" w:hAnsi="Times New Roman" w:cs="Times New Roman"/>
          <w:sz w:val="20"/>
          <w:szCs w:val="20"/>
        </w:rPr>
        <w:t xml:space="preserve">beaches that </w:t>
      </w:r>
      <w:r w:rsidR="00BB6A46">
        <w:rPr>
          <w:rFonts w:ascii="Times New Roman" w:hAnsi="Times New Roman" w:cs="Times New Roman"/>
          <w:sz w:val="20"/>
          <w:szCs w:val="20"/>
        </w:rPr>
        <w:t>did not have a subsample to complete the data quality assurance procedure until the last step, but where more than</w:t>
      </w:r>
      <w:r w:rsidR="00BB6A46" w:rsidRPr="00B176CC">
        <w:rPr>
          <w:rFonts w:ascii="Times New Roman" w:hAnsi="Times New Roman" w:cs="Times New Roman"/>
          <w:sz w:val="20"/>
          <w:szCs w:val="20"/>
        </w:rPr>
        <w:t xml:space="preserve"> 100 items </w:t>
      </w:r>
      <w:r w:rsidR="00BB6A46">
        <w:rPr>
          <w:rFonts w:ascii="Times New Roman" w:hAnsi="Times New Roman" w:cs="Times New Roman"/>
          <w:sz w:val="20"/>
          <w:szCs w:val="20"/>
        </w:rPr>
        <w:t>were collected during the beach sampling</w:t>
      </w:r>
      <w:r w:rsidR="00FB5C57" w:rsidRPr="00B176CC">
        <w:rPr>
          <w:rFonts w:ascii="Times New Roman" w:hAnsi="Times New Roman" w:cs="Times New Roman"/>
          <w:sz w:val="20"/>
          <w:szCs w:val="20"/>
        </w:rPr>
        <w:t>),</w:t>
      </w:r>
      <w:r w:rsidR="00174946" w:rsidRPr="00B176CC">
        <w:rPr>
          <w:rFonts w:ascii="Times New Roman" w:hAnsi="Times New Roman" w:cs="Times New Roman"/>
          <w:sz w:val="20"/>
          <w:szCs w:val="20"/>
        </w:rPr>
        <w:t xml:space="preserve"> and red cells are excluded values</w:t>
      </w:r>
      <w:r w:rsidR="008B3FEB" w:rsidRPr="00B176CC">
        <w:rPr>
          <w:rFonts w:ascii="Times New Roman" w:hAnsi="Times New Roman" w:cs="Times New Roman"/>
          <w:sz w:val="20"/>
          <w:szCs w:val="20"/>
        </w:rPr>
        <w:t xml:space="preserve"> (</w:t>
      </w:r>
      <w:r w:rsidR="00FB5C57" w:rsidRPr="00B176CC">
        <w:rPr>
          <w:rFonts w:ascii="Times New Roman" w:hAnsi="Times New Roman" w:cs="Times New Roman"/>
          <w:sz w:val="20"/>
          <w:szCs w:val="20"/>
        </w:rPr>
        <w:t>n</w:t>
      </w:r>
      <w:r w:rsidR="00BB6A46">
        <w:rPr>
          <w:rFonts w:ascii="Times New Roman" w:hAnsi="Times New Roman" w:cs="Times New Roman"/>
          <w:sz w:val="20"/>
          <w:szCs w:val="20"/>
        </w:rPr>
        <w:t xml:space="preserve"> = 5</w:t>
      </w:r>
      <w:r w:rsidR="00FB5C57" w:rsidRPr="00B176CC">
        <w:rPr>
          <w:rFonts w:ascii="Times New Roman" w:hAnsi="Times New Roman" w:cs="Times New Roman"/>
          <w:sz w:val="20"/>
          <w:szCs w:val="20"/>
        </w:rPr>
        <w:t xml:space="preserve"> </w:t>
      </w:r>
      <w:r w:rsidR="008B3FEB" w:rsidRPr="00B176CC">
        <w:rPr>
          <w:rFonts w:ascii="Times New Roman" w:hAnsi="Times New Roman" w:cs="Times New Roman"/>
          <w:sz w:val="20"/>
          <w:szCs w:val="20"/>
        </w:rPr>
        <w:t xml:space="preserve">beaches that </w:t>
      </w:r>
      <w:r w:rsidR="00086C78">
        <w:rPr>
          <w:rFonts w:ascii="Times New Roman" w:hAnsi="Times New Roman" w:cs="Times New Roman"/>
          <w:sz w:val="20"/>
          <w:szCs w:val="20"/>
        </w:rPr>
        <w:t>did not have a subsample</w:t>
      </w:r>
      <w:r w:rsidR="008356BF">
        <w:rPr>
          <w:rFonts w:ascii="Times New Roman" w:hAnsi="Times New Roman" w:cs="Times New Roman"/>
          <w:sz w:val="20"/>
          <w:szCs w:val="20"/>
        </w:rPr>
        <w:t xml:space="preserve"> to complete the data quality assurance </w:t>
      </w:r>
      <w:r w:rsidR="00A16E4B">
        <w:rPr>
          <w:rFonts w:ascii="Times New Roman" w:hAnsi="Times New Roman" w:cs="Times New Roman"/>
          <w:sz w:val="20"/>
          <w:szCs w:val="20"/>
        </w:rPr>
        <w:t>procedure</w:t>
      </w:r>
      <w:r w:rsidR="008356BF">
        <w:rPr>
          <w:rFonts w:ascii="Times New Roman" w:hAnsi="Times New Roman" w:cs="Times New Roman"/>
          <w:sz w:val="20"/>
          <w:szCs w:val="20"/>
        </w:rPr>
        <w:t xml:space="preserve"> until the last step,</w:t>
      </w:r>
      <w:r w:rsidR="00086C78">
        <w:rPr>
          <w:rFonts w:ascii="Times New Roman" w:hAnsi="Times New Roman" w:cs="Times New Roman"/>
          <w:sz w:val="20"/>
          <w:szCs w:val="20"/>
        </w:rPr>
        <w:t xml:space="preserve"> and </w:t>
      </w:r>
      <w:r w:rsidR="00AF1334">
        <w:rPr>
          <w:rFonts w:ascii="Times New Roman" w:hAnsi="Times New Roman" w:cs="Times New Roman"/>
          <w:sz w:val="20"/>
          <w:szCs w:val="20"/>
        </w:rPr>
        <w:t xml:space="preserve">where </w:t>
      </w:r>
      <w:r w:rsidR="008B3FEB" w:rsidRPr="00B176CC">
        <w:rPr>
          <w:rFonts w:ascii="Times New Roman" w:hAnsi="Times New Roman" w:cs="Times New Roman"/>
          <w:sz w:val="20"/>
          <w:szCs w:val="20"/>
        </w:rPr>
        <w:t xml:space="preserve">less than 100 items </w:t>
      </w:r>
      <w:r w:rsidR="00AF1334">
        <w:rPr>
          <w:rFonts w:ascii="Times New Roman" w:hAnsi="Times New Roman" w:cs="Times New Roman"/>
          <w:sz w:val="20"/>
          <w:szCs w:val="20"/>
        </w:rPr>
        <w:t>were collected</w:t>
      </w:r>
      <w:r w:rsidR="004C2908">
        <w:rPr>
          <w:rFonts w:ascii="Times New Roman" w:hAnsi="Times New Roman" w:cs="Times New Roman"/>
          <w:sz w:val="20"/>
          <w:szCs w:val="20"/>
        </w:rPr>
        <w:t xml:space="preserve"> </w:t>
      </w:r>
      <w:r w:rsidR="00BB6A46">
        <w:rPr>
          <w:rFonts w:ascii="Times New Roman" w:hAnsi="Times New Roman" w:cs="Times New Roman"/>
          <w:sz w:val="20"/>
          <w:szCs w:val="20"/>
        </w:rPr>
        <w:t>during the beach sampling</w:t>
      </w:r>
      <w:r w:rsidR="008B3FEB" w:rsidRPr="00B176CC">
        <w:rPr>
          <w:rFonts w:ascii="Times New Roman" w:hAnsi="Times New Roman" w:cs="Times New Roman"/>
          <w:sz w:val="20"/>
          <w:szCs w:val="20"/>
        </w:rPr>
        <w:t xml:space="preserve">). </w:t>
      </w:r>
      <w:commentRangeEnd w:id="6"/>
      <w:r w:rsidR="002F02F4">
        <w:rPr>
          <w:rStyle w:val="CommentReference"/>
        </w:rPr>
        <w:commentReference w:id="6"/>
      </w:r>
    </w:p>
    <w:tbl>
      <w:tblPr>
        <w:tblStyle w:val="TableGrid"/>
        <w:tblW w:w="0" w:type="auto"/>
        <w:jc w:val="center"/>
        <w:tblLook w:val="04A0" w:firstRow="1" w:lastRow="0" w:firstColumn="1" w:lastColumn="0" w:noHBand="0" w:noVBand="1"/>
      </w:tblPr>
      <w:tblGrid>
        <w:gridCol w:w="1253"/>
        <w:gridCol w:w="1333"/>
        <w:gridCol w:w="1605"/>
        <w:gridCol w:w="1481"/>
        <w:gridCol w:w="1728"/>
        <w:gridCol w:w="1428"/>
      </w:tblGrid>
      <w:tr w:rsidR="00914890" w:rsidRPr="00B176CC" w14:paraId="2A93C3DE" w14:textId="77777777" w:rsidTr="00AA4DC8">
        <w:trPr>
          <w:trHeight w:val="290"/>
          <w:jc w:val="center"/>
        </w:trPr>
        <w:tc>
          <w:tcPr>
            <w:tcW w:w="1253" w:type="dxa"/>
            <w:vAlign w:val="center"/>
          </w:tcPr>
          <w:p w14:paraId="501C49E5" w14:textId="1E277108"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Country</w:t>
            </w:r>
          </w:p>
        </w:tc>
        <w:tc>
          <w:tcPr>
            <w:tcW w:w="1333" w:type="dxa"/>
            <w:noWrap/>
            <w:vAlign w:val="center"/>
          </w:tcPr>
          <w:p w14:paraId="684BAADC" w14:textId="6C386C35"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Beach</w:t>
            </w:r>
          </w:p>
        </w:tc>
        <w:tc>
          <w:tcPr>
            <w:tcW w:w="1605" w:type="dxa"/>
            <w:noWrap/>
            <w:vAlign w:val="center"/>
          </w:tcPr>
          <w:p w14:paraId="39E69D81" w14:textId="771F36FB"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Total items on the beach (validated)</w:t>
            </w:r>
          </w:p>
        </w:tc>
        <w:tc>
          <w:tcPr>
            <w:tcW w:w="1481" w:type="dxa"/>
            <w:noWrap/>
            <w:vAlign w:val="center"/>
          </w:tcPr>
          <w:p w14:paraId="5F3520B3" w14:textId="6CAD7F14" w:rsidR="00914890" w:rsidRPr="00B176CC" w:rsidRDefault="00B217A3" w:rsidP="00D65787">
            <w:pPr>
              <w:rPr>
                <w:rFonts w:ascii="Times New Roman" w:hAnsi="Times New Roman" w:cs="Times New Roman"/>
                <w:sz w:val="20"/>
                <w:szCs w:val="20"/>
              </w:rPr>
            </w:pPr>
            <w:r w:rsidRPr="00B176CC">
              <w:rPr>
                <w:rFonts w:ascii="Times New Roman" w:hAnsi="Times New Roman" w:cs="Times New Roman"/>
                <w:sz w:val="20"/>
                <w:szCs w:val="20"/>
              </w:rPr>
              <w:t>1</w:t>
            </w:r>
            <w:r w:rsidRPr="00B176CC">
              <w:rPr>
                <w:rFonts w:ascii="Times New Roman" w:hAnsi="Times New Roman" w:cs="Times New Roman"/>
                <w:sz w:val="20"/>
                <w:szCs w:val="20"/>
                <w:vertAlign w:val="superscript"/>
              </w:rPr>
              <w:t>st</w:t>
            </w:r>
            <w:r w:rsidRPr="00B176CC">
              <w:rPr>
                <w:rFonts w:ascii="Times New Roman" w:hAnsi="Times New Roman" w:cs="Times New Roman"/>
                <w:sz w:val="20"/>
                <w:szCs w:val="20"/>
              </w:rPr>
              <w:t xml:space="preserve"> Estimation of the percentage of items with interactions</w:t>
            </w:r>
          </w:p>
        </w:tc>
        <w:tc>
          <w:tcPr>
            <w:tcW w:w="1728" w:type="dxa"/>
            <w:noWrap/>
            <w:vAlign w:val="center"/>
          </w:tcPr>
          <w:p w14:paraId="14344DC5" w14:textId="7256D6CD" w:rsidR="00914890" w:rsidRPr="00B176CC" w:rsidRDefault="009A51D7" w:rsidP="00D65787">
            <w:pPr>
              <w:rPr>
                <w:rFonts w:ascii="Times New Roman" w:hAnsi="Times New Roman" w:cs="Times New Roman"/>
                <w:sz w:val="20"/>
                <w:szCs w:val="20"/>
              </w:rPr>
            </w:pPr>
            <w:r>
              <w:rPr>
                <w:rFonts w:ascii="Times New Roman" w:hAnsi="Times New Roman" w:cs="Times New Roman"/>
                <w:sz w:val="20"/>
                <w:szCs w:val="20"/>
              </w:rPr>
              <w:t xml:space="preserve">Final </w:t>
            </w:r>
            <w:r w:rsidR="00A30095">
              <w:rPr>
                <w:rFonts w:ascii="Times New Roman" w:hAnsi="Times New Roman" w:cs="Times New Roman"/>
                <w:sz w:val="20"/>
                <w:szCs w:val="20"/>
              </w:rPr>
              <w:t>estimation of the p</w:t>
            </w:r>
            <w:r w:rsidR="00697596" w:rsidRPr="00B176CC">
              <w:rPr>
                <w:rFonts w:ascii="Times New Roman" w:hAnsi="Times New Roman" w:cs="Times New Roman"/>
                <w:sz w:val="20"/>
                <w:szCs w:val="20"/>
              </w:rPr>
              <w:t xml:space="preserve">ercentage of items that could have come with currents </w:t>
            </w:r>
          </w:p>
        </w:tc>
        <w:tc>
          <w:tcPr>
            <w:tcW w:w="1428" w:type="dxa"/>
            <w:shd w:val="clear" w:color="auto" w:fill="auto"/>
            <w:noWrap/>
            <w:vAlign w:val="center"/>
          </w:tcPr>
          <w:p w14:paraId="359830C5" w14:textId="79A438A8" w:rsidR="00914890" w:rsidRPr="00B176CC" w:rsidRDefault="00A237EC" w:rsidP="00D65787">
            <w:pPr>
              <w:rPr>
                <w:rFonts w:ascii="Times New Roman" w:hAnsi="Times New Roman" w:cs="Times New Roman"/>
                <w:sz w:val="20"/>
                <w:szCs w:val="20"/>
              </w:rPr>
            </w:pPr>
            <w:r w:rsidRPr="00B176CC">
              <w:rPr>
                <w:rFonts w:ascii="Times New Roman" w:hAnsi="Times New Roman" w:cs="Times New Roman"/>
                <w:sz w:val="20"/>
                <w:szCs w:val="20"/>
              </w:rPr>
              <w:t>Data selected for model validation</w:t>
            </w:r>
          </w:p>
        </w:tc>
      </w:tr>
      <w:tr w:rsidR="00AA4DC8" w:rsidRPr="00B176CC" w14:paraId="1DCE8248" w14:textId="77777777" w:rsidTr="00AA4DC8">
        <w:trPr>
          <w:trHeight w:val="290"/>
          <w:jc w:val="center"/>
        </w:trPr>
        <w:tc>
          <w:tcPr>
            <w:tcW w:w="1253" w:type="dxa"/>
            <w:vAlign w:val="center"/>
            <w:hideMark/>
          </w:tcPr>
          <w:p w14:paraId="7D9F3CC6" w14:textId="77777777"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México</w:t>
            </w:r>
          </w:p>
        </w:tc>
        <w:tc>
          <w:tcPr>
            <w:tcW w:w="1333" w:type="dxa"/>
            <w:noWrap/>
            <w:vAlign w:val="center"/>
            <w:hideMark/>
          </w:tcPr>
          <w:p w14:paraId="60EB6B18" w14:textId="77777777"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Hermosa</w:t>
            </w:r>
          </w:p>
        </w:tc>
        <w:tc>
          <w:tcPr>
            <w:tcW w:w="1605" w:type="dxa"/>
            <w:noWrap/>
            <w:vAlign w:val="center"/>
            <w:hideMark/>
          </w:tcPr>
          <w:p w14:paraId="4278589A" w14:textId="77777777"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71</w:t>
            </w:r>
          </w:p>
        </w:tc>
        <w:tc>
          <w:tcPr>
            <w:tcW w:w="1481" w:type="dxa"/>
            <w:noWrap/>
            <w:vAlign w:val="center"/>
            <w:hideMark/>
          </w:tcPr>
          <w:p w14:paraId="1DEBE078" w14:textId="60AD4055"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35.2%</w:t>
            </w:r>
          </w:p>
        </w:tc>
        <w:tc>
          <w:tcPr>
            <w:tcW w:w="1728" w:type="dxa"/>
            <w:noWrap/>
            <w:vAlign w:val="center"/>
            <w:hideMark/>
          </w:tcPr>
          <w:p w14:paraId="7D0F0ADF" w14:textId="378E3A11"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4.6%</w:t>
            </w:r>
          </w:p>
        </w:tc>
        <w:tc>
          <w:tcPr>
            <w:tcW w:w="1428" w:type="dxa"/>
            <w:shd w:val="clear" w:color="auto" w:fill="92D050"/>
            <w:noWrap/>
            <w:vAlign w:val="center"/>
            <w:hideMark/>
          </w:tcPr>
          <w:p w14:paraId="4520FE74" w14:textId="26AFF478"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4.6%</w:t>
            </w:r>
          </w:p>
        </w:tc>
      </w:tr>
      <w:tr w:rsidR="00A237EC" w:rsidRPr="00B176CC" w14:paraId="62C1BF6D" w14:textId="77777777" w:rsidTr="00AA4DC8">
        <w:trPr>
          <w:trHeight w:val="290"/>
          <w:jc w:val="center"/>
        </w:trPr>
        <w:tc>
          <w:tcPr>
            <w:tcW w:w="1253" w:type="dxa"/>
            <w:vAlign w:val="center"/>
            <w:hideMark/>
          </w:tcPr>
          <w:p w14:paraId="1668CB57" w14:textId="77777777"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México</w:t>
            </w:r>
          </w:p>
        </w:tc>
        <w:tc>
          <w:tcPr>
            <w:tcW w:w="1333" w:type="dxa"/>
            <w:noWrap/>
            <w:vAlign w:val="center"/>
            <w:hideMark/>
          </w:tcPr>
          <w:p w14:paraId="4D4D9183" w14:textId="77777777"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Bahía Kino</w:t>
            </w:r>
          </w:p>
        </w:tc>
        <w:tc>
          <w:tcPr>
            <w:tcW w:w="1605" w:type="dxa"/>
            <w:noWrap/>
            <w:vAlign w:val="center"/>
            <w:hideMark/>
          </w:tcPr>
          <w:p w14:paraId="33D41E51" w14:textId="77777777"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531</w:t>
            </w:r>
          </w:p>
        </w:tc>
        <w:tc>
          <w:tcPr>
            <w:tcW w:w="1481" w:type="dxa"/>
            <w:vAlign w:val="center"/>
            <w:hideMark/>
          </w:tcPr>
          <w:p w14:paraId="6B9BC717" w14:textId="52A937FE"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13.9%</w:t>
            </w:r>
          </w:p>
        </w:tc>
        <w:tc>
          <w:tcPr>
            <w:tcW w:w="1728" w:type="dxa"/>
            <w:noWrap/>
            <w:vAlign w:val="center"/>
            <w:hideMark/>
          </w:tcPr>
          <w:p w14:paraId="5231AA00" w14:textId="368C56AE"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9.3%</w:t>
            </w:r>
          </w:p>
        </w:tc>
        <w:tc>
          <w:tcPr>
            <w:tcW w:w="1428" w:type="dxa"/>
            <w:shd w:val="clear" w:color="auto" w:fill="92D050"/>
            <w:noWrap/>
            <w:vAlign w:val="center"/>
            <w:hideMark/>
          </w:tcPr>
          <w:p w14:paraId="5653AA86" w14:textId="47425431"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9.3%</w:t>
            </w:r>
          </w:p>
        </w:tc>
      </w:tr>
      <w:tr w:rsidR="00A237EC" w:rsidRPr="00B176CC" w14:paraId="21FC1F04" w14:textId="77777777" w:rsidTr="00AA4DC8">
        <w:trPr>
          <w:trHeight w:val="290"/>
          <w:jc w:val="center"/>
        </w:trPr>
        <w:tc>
          <w:tcPr>
            <w:tcW w:w="1253" w:type="dxa"/>
            <w:vAlign w:val="center"/>
            <w:hideMark/>
          </w:tcPr>
          <w:p w14:paraId="3DD9B641" w14:textId="77777777"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México</w:t>
            </w:r>
          </w:p>
        </w:tc>
        <w:tc>
          <w:tcPr>
            <w:tcW w:w="1333" w:type="dxa"/>
            <w:noWrap/>
            <w:vAlign w:val="center"/>
            <w:hideMark/>
          </w:tcPr>
          <w:p w14:paraId="6431A68A" w14:textId="77777777" w:rsidR="00155BE2" w:rsidRPr="00B176CC" w:rsidRDefault="00155BE2"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Salinitas</w:t>
            </w:r>
            <w:proofErr w:type="spellEnd"/>
          </w:p>
        </w:tc>
        <w:tc>
          <w:tcPr>
            <w:tcW w:w="1605" w:type="dxa"/>
            <w:noWrap/>
            <w:vAlign w:val="center"/>
            <w:hideMark/>
          </w:tcPr>
          <w:p w14:paraId="5FCEEE8C" w14:textId="77777777"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464</w:t>
            </w:r>
          </w:p>
        </w:tc>
        <w:tc>
          <w:tcPr>
            <w:tcW w:w="1481" w:type="dxa"/>
            <w:vAlign w:val="center"/>
            <w:hideMark/>
          </w:tcPr>
          <w:p w14:paraId="20A258B6" w14:textId="7017DAC2"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1.7%</w:t>
            </w:r>
          </w:p>
        </w:tc>
        <w:tc>
          <w:tcPr>
            <w:tcW w:w="1728" w:type="dxa"/>
            <w:noWrap/>
            <w:vAlign w:val="center"/>
            <w:hideMark/>
          </w:tcPr>
          <w:p w14:paraId="0F320E85" w14:textId="1A78FD52"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0.1%</w:t>
            </w:r>
          </w:p>
        </w:tc>
        <w:tc>
          <w:tcPr>
            <w:tcW w:w="1428" w:type="dxa"/>
            <w:shd w:val="clear" w:color="auto" w:fill="92D050"/>
            <w:noWrap/>
            <w:vAlign w:val="center"/>
            <w:hideMark/>
          </w:tcPr>
          <w:p w14:paraId="0E63B3F9" w14:textId="56A4C945"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0.1%</w:t>
            </w:r>
          </w:p>
        </w:tc>
      </w:tr>
      <w:tr w:rsidR="00A237EC" w:rsidRPr="00B176CC" w14:paraId="3DEB9B25" w14:textId="77777777" w:rsidTr="00AA4DC8">
        <w:trPr>
          <w:trHeight w:val="290"/>
          <w:jc w:val="center"/>
        </w:trPr>
        <w:tc>
          <w:tcPr>
            <w:tcW w:w="1253" w:type="dxa"/>
            <w:vAlign w:val="center"/>
            <w:hideMark/>
          </w:tcPr>
          <w:p w14:paraId="603EA1D6" w14:textId="77777777"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México</w:t>
            </w:r>
          </w:p>
        </w:tc>
        <w:tc>
          <w:tcPr>
            <w:tcW w:w="1333" w:type="dxa"/>
            <w:noWrap/>
            <w:vAlign w:val="center"/>
            <w:hideMark/>
          </w:tcPr>
          <w:p w14:paraId="5DD37039" w14:textId="77777777" w:rsidR="00155BE2" w:rsidRPr="00B176CC" w:rsidRDefault="00155BE2"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Salahua</w:t>
            </w:r>
            <w:proofErr w:type="spellEnd"/>
          </w:p>
        </w:tc>
        <w:tc>
          <w:tcPr>
            <w:tcW w:w="1605" w:type="dxa"/>
            <w:noWrap/>
            <w:vAlign w:val="center"/>
            <w:hideMark/>
          </w:tcPr>
          <w:p w14:paraId="1385209D" w14:textId="77777777"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188</w:t>
            </w:r>
          </w:p>
        </w:tc>
        <w:tc>
          <w:tcPr>
            <w:tcW w:w="1481" w:type="dxa"/>
            <w:vAlign w:val="center"/>
            <w:hideMark/>
          </w:tcPr>
          <w:p w14:paraId="7540DBB5" w14:textId="12A727DB"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3.2%</w:t>
            </w:r>
          </w:p>
        </w:tc>
        <w:tc>
          <w:tcPr>
            <w:tcW w:w="1728" w:type="dxa"/>
            <w:noWrap/>
            <w:vAlign w:val="center"/>
            <w:hideMark/>
          </w:tcPr>
          <w:p w14:paraId="5439A331" w14:textId="014828B4"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428" w:type="dxa"/>
            <w:shd w:val="clear" w:color="auto" w:fill="F4B083" w:themeFill="accent2" w:themeFillTint="99"/>
            <w:noWrap/>
            <w:vAlign w:val="center"/>
            <w:hideMark/>
          </w:tcPr>
          <w:p w14:paraId="42367321" w14:textId="66566907"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3.2%</w:t>
            </w:r>
          </w:p>
        </w:tc>
      </w:tr>
      <w:tr w:rsidR="00A237EC" w:rsidRPr="00B176CC" w14:paraId="66EE52E9" w14:textId="77777777" w:rsidTr="00AA4DC8">
        <w:trPr>
          <w:trHeight w:val="290"/>
          <w:jc w:val="center"/>
        </w:trPr>
        <w:tc>
          <w:tcPr>
            <w:tcW w:w="1253" w:type="dxa"/>
            <w:vAlign w:val="center"/>
            <w:hideMark/>
          </w:tcPr>
          <w:p w14:paraId="12ABB256"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Guatemala</w:t>
            </w:r>
          </w:p>
        </w:tc>
        <w:tc>
          <w:tcPr>
            <w:tcW w:w="1333" w:type="dxa"/>
            <w:noWrap/>
            <w:vAlign w:val="center"/>
            <w:hideMark/>
          </w:tcPr>
          <w:p w14:paraId="5FE54330"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San José-Rama Blanca</w:t>
            </w:r>
          </w:p>
        </w:tc>
        <w:tc>
          <w:tcPr>
            <w:tcW w:w="1605" w:type="dxa"/>
            <w:noWrap/>
            <w:vAlign w:val="center"/>
            <w:hideMark/>
          </w:tcPr>
          <w:p w14:paraId="794F803F"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199</w:t>
            </w:r>
          </w:p>
        </w:tc>
        <w:tc>
          <w:tcPr>
            <w:tcW w:w="1481" w:type="dxa"/>
            <w:vAlign w:val="center"/>
            <w:hideMark/>
          </w:tcPr>
          <w:p w14:paraId="79F7DBBB" w14:textId="08B6A1CD"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11.1%</w:t>
            </w:r>
          </w:p>
        </w:tc>
        <w:tc>
          <w:tcPr>
            <w:tcW w:w="1728" w:type="dxa"/>
            <w:noWrap/>
            <w:vAlign w:val="center"/>
            <w:hideMark/>
          </w:tcPr>
          <w:p w14:paraId="34B59609" w14:textId="3AFB70C0"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5.2%</w:t>
            </w:r>
          </w:p>
        </w:tc>
        <w:tc>
          <w:tcPr>
            <w:tcW w:w="1428" w:type="dxa"/>
            <w:shd w:val="clear" w:color="auto" w:fill="92D050"/>
            <w:noWrap/>
            <w:vAlign w:val="center"/>
            <w:hideMark/>
          </w:tcPr>
          <w:p w14:paraId="3549AFE9" w14:textId="10FE9054"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5.2%</w:t>
            </w:r>
          </w:p>
        </w:tc>
      </w:tr>
      <w:tr w:rsidR="00A237EC" w:rsidRPr="00B176CC" w14:paraId="0FC06A46" w14:textId="77777777" w:rsidTr="00AA4DC8">
        <w:trPr>
          <w:trHeight w:val="290"/>
          <w:jc w:val="center"/>
        </w:trPr>
        <w:tc>
          <w:tcPr>
            <w:tcW w:w="1253" w:type="dxa"/>
            <w:vAlign w:val="center"/>
            <w:hideMark/>
          </w:tcPr>
          <w:p w14:paraId="5FEFA99B"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Guatemala</w:t>
            </w:r>
          </w:p>
        </w:tc>
        <w:tc>
          <w:tcPr>
            <w:tcW w:w="1333" w:type="dxa"/>
            <w:noWrap/>
            <w:vAlign w:val="center"/>
            <w:hideMark/>
          </w:tcPr>
          <w:p w14:paraId="084A8DE8"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 xml:space="preserve">El </w:t>
            </w:r>
            <w:proofErr w:type="spellStart"/>
            <w:r w:rsidRPr="00B176CC">
              <w:rPr>
                <w:rFonts w:ascii="Times New Roman" w:hAnsi="Times New Roman" w:cs="Times New Roman"/>
                <w:sz w:val="20"/>
                <w:szCs w:val="20"/>
              </w:rPr>
              <w:t>Paredón</w:t>
            </w:r>
            <w:proofErr w:type="spellEnd"/>
          </w:p>
        </w:tc>
        <w:tc>
          <w:tcPr>
            <w:tcW w:w="1605" w:type="dxa"/>
            <w:noWrap/>
            <w:vAlign w:val="center"/>
            <w:hideMark/>
          </w:tcPr>
          <w:p w14:paraId="2F32B4A8"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167</w:t>
            </w:r>
          </w:p>
        </w:tc>
        <w:tc>
          <w:tcPr>
            <w:tcW w:w="1481" w:type="dxa"/>
            <w:vAlign w:val="center"/>
            <w:hideMark/>
          </w:tcPr>
          <w:p w14:paraId="47494D6C" w14:textId="65FDE526"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22.2%</w:t>
            </w:r>
          </w:p>
        </w:tc>
        <w:tc>
          <w:tcPr>
            <w:tcW w:w="1728" w:type="dxa"/>
            <w:noWrap/>
            <w:vAlign w:val="center"/>
            <w:hideMark/>
          </w:tcPr>
          <w:p w14:paraId="622C1182" w14:textId="42357D60"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15.1%</w:t>
            </w:r>
          </w:p>
        </w:tc>
        <w:tc>
          <w:tcPr>
            <w:tcW w:w="1428" w:type="dxa"/>
            <w:shd w:val="clear" w:color="auto" w:fill="92D050"/>
            <w:noWrap/>
            <w:vAlign w:val="center"/>
            <w:hideMark/>
          </w:tcPr>
          <w:p w14:paraId="4FA889EF" w14:textId="10F3B245"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15.1%</w:t>
            </w:r>
          </w:p>
        </w:tc>
      </w:tr>
      <w:tr w:rsidR="00A237EC" w:rsidRPr="00B176CC" w14:paraId="79C629F6" w14:textId="77777777" w:rsidTr="00AA4DC8">
        <w:trPr>
          <w:trHeight w:val="290"/>
          <w:jc w:val="center"/>
        </w:trPr>
        <w:tc>
          <w:tcPr>
            <w:tcW w:w="1253" w:type="dxa"/>
            <w:vAlign w:val="center"/>
            <w:hideMark/>
          </w:tcPr>
          <w:p w14:paraId="63B9A7BD" w14:textId="040801B0"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El Salvador</w:t>
            </w:r>
          </w:p>
        </w:tc>
        <w:tc>
          <w:tcPr>
            <w:tcW w:w="1333" w:type="dxa"/>
            <w:noWrap/>
            <w:vAlign w:val="center"/>
            <w:hideMark/>
          </w:tcPr>
          <w:p w14:paraId="6464F339" w14:textId="77777777" w:rsidR="00257594" w:rsidRPr="00B176CC" w:rsidRDefault="00257594"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Chiquirín</w:t>
            </w:r>
            <w:proofErr w:type="spellEnd"/>
          </w:p>
        </w:tc>
        <w:tc>
          <w:tcPr>
            <w:tcW w:w="1605" w:type="dxa"/>
            <w:noWrap/>
            <w:vAlign w:val="center"/>
            <w:hideMark/>
          </w:tcPr>
          <w:p w14:paraId="0FD3AB53"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200</w:t>
            </w:r>
          </w:p>
        </w:tc>
        <w:tc>
          <w:tcPr>
            <w:tcW w:w="1481" w:type="dxa"/>
            <w:vAlign w:val="center"/>
            <w:hideMark/>
          </w:tcPr>
          <w:p w14:paraId="46604BEB" w14:textId="6580947D"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14.0%</w:t>
            </w:r>
          </w:p>
        </w:tc>
        <w:tc>
          <w:tcPr>
            <w:tcW w:w="1728" w:type="dxa"/>
            <w:noWrap/>
            <w:vAlign w:val="center"/>
            <w:hideMark/>
          </w:tcPr>
          <w:p w14:paraId="774D5C1F" w14:textId="6EEAFA18"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11.3%</w:t>
            </w:r>
          </w:p>
        </w:tc>
        <w:tc>
          <w:tcPr>
            <w:tcW w:w="1428" w:type="dxa"/>
            <w:shd w:val="clear" w:color="auto" w:fill="92D050"/>
            <w:noWrap/>
            <w:vAlign w:val="center"/>
            <w:hideMark/>
          </w:tcPr>
          <w:p w14:paraId="6DD404B9" w14:textId="700ACD0B"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11.3%</w:t>
            </w:r>
          </w:p>
        </w:tc>
      </w:tr>
      <w:tr w:rsidR="00A237EC" w:rsidRPr="00B176CC" w14:paraId="4B5F3E9E" w14:textId="77777777" w:rsidTr="00AA4DC8">
        <w:trPr>
          <w:trHeight w:val="290"/>
          <w:jc w:val="center"/>
        </w:trPr>
        <w:tc>
          <w:tcPr>
            <w:tcW w:w="1253" w:type="dxa"/>
            <w:vAlign w:val="center"/>
            <w:hideMark/>
          </w:tcPr>
          <w:p w14:paraId="4244ACD7"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Honduras</w:t>
            </w:r>
          </w:p>
        </w:tc>
        <w:tc>
          <w:tcPr>
            <w:tcW w:w="1333" w:type="dxa"/>
            <w:noWrap/>
            <w:vAlign w:val="center"/>
            <w:hideMark/>
          </w:tcPr>
          <w:p w14:paraId="5FA7924A"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Cedeño</w:t>
            </w:r>
          </w:p>
        </w:tc>
        <w:tc>
          <w:tcPr>
            <w:tcW w:w="1605" w:type="dxa"/>
            <w:noWrap/>
            <w:vAlign w:val="center"/>
            <w:hideMark/>
          </w:tcPr>
          <w:p w14:paraId="3AA40716"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310</w:t>
            </w:r>
          </w:p>
        </w:tc>
        <w:tc>
          <w:tcPr>
            <w:tcW w:w="1481" w:type="dxa"/>
            <w:vAlign w:val="center"/>
            <w:hideMark/>
          </w:tcPr>
          <w:p w14:paraId="41B0A78A" w14:textId="17413E41"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16.1%</w:t>
            </w:r>
          </w:p>
        </w:tc>
        <w:tc>
          <w:tcPr>
            <w:tcW w:w="1728" w:type="dxa"/>
            <w:noWrap/>
            <w:vAlign w:val="center"/>
            <w:hideMark/>
          </w:tcPr>
          <w:p w14:paraId="31183D17" w14:textId="4F1FDC91"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428" w:type="dxa"/>
            <w:shd w:val="clear" w:color="auto" w:fill="F4B083" w:themeFill="accent2" w:themeFillTint="99"/>
            <w:noWrap/>
            <w:vAlign w:val="center"/>
            <w:hideMark/>
          </w:tcPr>
          <w:p w14:paraId="09EC5AAC" w14:textId="73EEA9B5"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16.1%</w:t>
            </w:r>
          </w:p>
        </w:tc>
      </w:tr>
      <w:tr w:rsidR="00A237EC" w:rsidRPr="00B176CC" w14:paraId="4A91C44F" w14:textId="77777777" w:rsidTr="00AA4DC8">
        <w:trPr>
          <w:trHeight w:val="290"/>
          <w:jc w:val="center"/>
        </w:trPr>
        <w:tc>
          <w:tcPr>
            <w:tcW w:w="1253" w:type="dxa"/>
            <w:vAlign w:val="center"/>
            <w:hideMark/>
          </w:tcPr>
          <w:p w14:paraId="1FF20DD7"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lastRenderedPageBreak/>
              <w:t>Nicaragua</w:t>
            </w:r>
          </w:p>
        </w:tc>
        <w:tc>
          <w:tcPr>
            <w:tcW w:w="1333" w:type="dxa"/>
            <w:noWrap/>
            <w:vAlign w:val="center"/>
            <w:hideMark/>
          </w:tcPr>
          <w:p w14:paraId="2409ADCD" w14:textId="77777777" w:rsidR="00257594" w:rsidRPr="00B176CC" w:rsidRDefault="00257594"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Posa</w:t>
            </w:r>
            <w:proofErr w:type="spellEnd"/>
            <w:r w:rsidRPr="00B176CC">
              <w:rPr>
                <w:rFonts w:ascii="Times New Roman" w:hAnsi="Times New Roman" w:cs="Times New Roman"/>
                <w:sz w:val="20"/>
                <w:szCs w:val="20"/>
              </w:rPr>
              <w:t xml:space="preserve"> del Padre</w:t>
            </w:r>
          </w:p>
        </w:tc>
        <w:tc>
          <w:tcPr>
            <w:tcW w:w="1605" w:type="dxa"/>
            <w:noWrap/>
            <w:vAlign w:val="center"/>
            <w:hideMark/>
          </w:tcPr>
          <w:p w14:paraId="225D49E5"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78</w:t>
            </w:r>
          </w:p>
        </w:tc>
        <w:tc>
          <w:tcPr>
            <w:tcW w:w="1481" w:type="dxa"/>
            <w:vAlign w:val="center"/>
            <w:hideMark/>
          </w:tcPr>
          <w:p w14:paraId="6FE8A769" w14:textId="4DA04B3B"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47.4%</w:t>
            </w:r>
          </w:p>
        </w:tc>
        <w:tc>
          <w:tcPr>
            <w:tcW w:w="1728" w:type="dxa"/>
            <w:noWrap/>
            <w:vAlign w:val="center"/>
            <w:hideMark/>
          </w:tcPr>
          <w:p w14:paraId="4B6B6373" w14:textId="5C578A83"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3.9%</w:t>
            </w:r>
          </w:p>
        </w:tc>
        <w:tc>
          <w:tcPr>
            <w:tcW w:w="1428" w:type="dxa"/>
            <w:shd w:val="clear" w:color="auto" w:fill="92D050"/>
            <w:noWrap/>
            <w:vAlign w:val="center"/>
            <w:hideMark/>
          </w:tcPr>
          <w:p w14:paraId="71D319CD" w14:textId="13FE12A9"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3.9%</w:t>
            </w:r>
          </w:p>
        </w:tc>
      </w:tr>
      <w:tr w:rsidR="00A237EC" w:rsidRPr="00B176CC" w14:paraId="51608084" w14:textId="77777777" w:rsidTr="00AA4DC8">
        <w:trPr>
          <w:trHeight w:val="290"/>
          <w:jc w:val="center"/>
        </w:trPr>
        <w:tc>
          <w:tcPr>
            <w:tcW w:w="1253" w:type="dxa"/>
            <w:vAlign w:val="center"/>
            <w:hideMark/>
          </w:tcPr>
          <w:p w14:paraId="5524E7D6"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1333" w:type="dxa"/>
            <w:noWrap/>
            <w:vAlign w:val="center"/>
            <w:hideMark/>
          </w:tcPr>
          <w:p w14:paraId="03DECE1E"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Potrero</w:t>
            </w:r>
          </w:p>
        </w:tc>
        <w:tc>
          <w:tcPr>
            <w:tcW w:w="1605" w:type="dxa"/>
            <w:noWrap/>
            <w:vAlign w:val="center"/>
            <w:hideMark/>
          </w:tcPr>
          <w:p w14:paraId="1596126B"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75</w:t>
            </w:r>
          </w:p>
        </w:tc>
        <w:tc>
          <w:tcPr>
            <w:tcW w:w="1481" w:type="dxa"/>
            <w:vAlign w:val="center"/>
            <w:hideMark/>
          </w:tcPr>
          <w:p w14:paraId="394D4B38" w14:textId="30B42798"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18.7%</w:t>
            </w:r>
          </w:p>
        </w:tc>
        <w:tc>
          <w:tcPr>
            <w:tcW w:w="1728" w:type="dxa"/>
            <w:noWrap/>
            <w:vAlign w:val="center"/>
            <w:hideMark/>
          </w:tcPr>
          <w:p w14:paraId="654B6D99" w14:textId="4FF33EAA"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428" w:type="dxa"/>
            <w:shd w:val="clear" w:color="auto" w:fill="FF0000"/>
            <w:noWrap/>
            <w:vAlign w:val="center"/>
            <w:hideMark/>
          </w:tcPr>
          <w:p w14:paraId="19B860A6"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Excluded</w:t>
            </w:r>
          </w:p>
        </w:tc>
      </w:tr>
      <w:tr w:rsidR="00A237EC" w:rsidRPr="00B176CC" w14:paraId="18EA6150" w14:textId="77777777" w:rsidTr="00AA4DC8">
        <w:trPr>
          <w:trHeight w:val="290"/>
          <w:jc w:val="center"/>
        </w:trPr>
        <w:tc>
          <w:tcPr>
            <w:tcW w:w="1253" w:type="dxa"/>
            <w:vAlign w:val="center"/>
            <w:hideMark/>
          </w:tcPr>
          <w:p w14:paraId="7E2F3B57"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1333" w:type="dxa"/>
            <w:noWrap/>
            <w:vAlign w:val="center"/>
            <w:hideMark/>
          </w:tcPr>
          <w:p w14:paraId="75046E51"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Puerto Viejo</w:t>
            </w:r>
          </w:p>
        </w:tc>
        <w:tc>
          <w:tcPr>
            <w:tcW w:w="1605" w:type="dxa"/>
            <w:noWrap/>
            <w:vAlign w:val="center"/>
            <w:hideMark/>
          </w:tcPr>
          <w:p w14:paraId="4609010D"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31</w:t>
            </w:r>
          </w:p>
        </w:tc>
        <w:tc>
          <w:tcPr>
            <w:tcW w:w="1481" w:type="dxa"/>
            <w:vAlign w:val="center"/>
            <w:hideMark/>
          </w:tcPr>
          <w:p w14:paraId="627A31A7" w14:textId="38F0F13F"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25.8%</w:t>
            </w:r>
          </w:p>
        </w:tc>
        <w:tc>
          <w:tcPr>
            <w:tcW w:w="1728" w:type="dxa"/>
            <w:noWrap/>
            <w:vAlign w:val="center"/>
            <w:hideMark/>
          </w:tcPr>
          <w:p w14:paraId="04CFBD05" w14:textId="6D7A9CFB"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25.8%</w:t>
            </w:r>
          </w:p>
        </w:tc>
        <w:tc>
          <w:tcPr>
            <w:tcW w:w="1428" w:type="dxa"/>
            <w:shd w:val="clear" w:color="auto" w:fill="92D050"/>
            <w:noWrap/>
            <w:vAlign w:val="center"/>
            <w:hideMark/>
          </w:tcPr>
          <w:p w14:paraId="30932B21" w14:textId="05EB6DD9"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25.8%</w:t>
            </w:r>
          </w:p>
        </w:tc>
      </w:tr>
      <w:tr w:rsidR="00A237EC" w:rsidRPr="00B176CC" w14:paraId="6A9D424C" w14:textId="77777777" w:rsidTr="00AA4DC8">
        <w:trPr>
          <w:trHeight w:val="290"/>
          <w:jc w:val="center"/>
        </w:trPr>
        <w:tc>
          <w:tcPr>
            <w:tcW w:w="1253" w:type="dxa"/>
            <w:vAlign w:val="center"/>
            <w:hideMark/>
          </w:tcPr>
          <w:p w14:paraId="72A4091C"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1333" w:type="dxa"/>
            <w:noWrap/>
            <w:vAlign w:val="center"/>
            <w:hideMark/>
          </w:tcPr>
          <w:p w14:paraId="19FE6937"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Grande</w:t>
            </w:r>
          </w:p>
        </w:tc>
        <w:tc>
          <w:tcPr>
            <w:tcW w:w="1605" w:type="dxa"/>
            <w:noWrap/>
            <w:vAlign w:val="center"/>
            <w:hideMark/>
          </w:tcPr>
          <w:p w14:paraId="50172823"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106</w:t>
            </w:r>
          </w:p>
        </w:tc>
        <w:tc>
          <w:tcPr>
            <w:tcW w:w="1481" w:type="dxa"/>
            <w:vAlign w:val="center"/>
            <w:hideMark/>
          </w:tcPr>
          <w:p w14:paraId="236BB9A8" w14:textId="0BE2A2D6"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30.2%</w:t>
            </w:r>
          </w:p>
        </w:tc>
        <w:tc>
          <w:tcPr>
            <w:tcW w:w="1728" w:type="dxa"/>
            <w:noWrap/>
            <w:vAlign w:val="center"/>
            <w:hideMark/>
          </w:tcPr>
          <w:p w14:paraId="76BE2DEE" w14:textId="4DB57CBD"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428" w:type="dxa"/>
            <w:shd w:val="clear" w:color="auto" w:fill="F4B083" w:themeFill="accent2" w:themeFillTint="99"/>
            <w:noWrap/>
            <w:vAlign w:val="center"/>
            <w:hideMark/>
          </w:tcPr>
          <w:p w14:paraId="78F503BC" w14:textId="33E1D0EF"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30.2%</w:t>
            </w:r>
          </w:p>
        </w:tc>
      </w:tr>
      <w:tr w:rsidR="00A237EC" w:rsidRPr="00B176CC" w14:paraId="2AC52871" w14:textId="77777777" w:rsidTr="00AA4DC8">
        <w:trPr>
          <w:trHeight w:val="290"/>
          <w:jc w:val="center"/>
        </w:trPr>
        <w:tc>
          <w:tcPr>
            <w:tcW w:w="1253" w:type="dxa"/>
            <w:vAlign w:val="center"/>
            <w:hideMark/>
          </w:tcPr>
          <w:p w14:paraId="2E055951"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1333" w:type="dxa"/>
            <w:noWrap/>
            <w:vAlign w:val="center"/>
            <w:hideMark/>
          </w:tcPr>
          <w:p w14:paraId="1E404DFF"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Cabuya</w:t>
            </w:r>
          </w:p>
        </w:tc>
        <w:tc>
          <w:tcPr>
            <w:tcW w:w="1605" w:type="dxa"/>
            <w:noWrap/>
            <w:vAlign w:val="center"/>
            <w:hideMark/>
          </w:tcPr>
          <w:p w14:paraId="23FCF3C0"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373</w:t>
            </w:r>
          </w:p>
        </w:tc>
        <w:tc>
          <w:tcPr>
            <w:tcW w:w="1481" w:type="dxa"/>
            <w:vAlign w:val="center"/>
            <w:hideMark/>
          </w:tcPr>
          <w:p w14:paraId="3A1FC47F" w14:textId="22A9816A"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18.2%</w:t>
            </w:r>
          </w:p>
        </w:tc>
        <w:tc>
          <w:tcPr>
            <w:tcW w:w="1728" w:type="dxa"/>
            <w:noWrap/>
            <w:vAlign w:val="center"/>
            <w:hideMark/>
          </w:tcPr>
          <w:p w14:paraId="6FC21B5E" w14:textId="14C6377F"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17.3%</w:t>
            </w:r>
          </w:p>
        </w:tc>
        <w:tc>
          <w:tcPr>
            <w:tcW w:w="1428" w:type="dxa"/>
            <w:shd w:val="clear" w:color="auto" w:fill="92D050"/>
            <w:noWrap/>
            <w:vAlign w:val="center"/>
            <w:hideMark/>
          </w:tcPr>
          <w:p w14:paraId="04A0E02F" w14:textId="37D2929E"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17.3%</w:t>
            </w:r>
          </w:p>
        </w:tc>
      </w:tr>
      <w:tr w:rsidR="00A237EC" w:rsidRPr="00B176CC" w14:paraId="401E5BD2" w14:textId="77777777" w:rsidTr="00AA4DC8">
        <w:trPr>
          <w:trHeight w:val="290"/>
          <w:jc w:val="center"/>
        </w:trPr>
        <w:tc>
          <w:tcPr>
            <w:tcW w:w="1253" w:type="dxa"/>
            <w:vAlign w:val="center"/>
            <w:hideMark/>
          </w:tcPr>
          <w:p w14:paraId="68AD47D2"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1333" w:type="dxa"/>
            <w:noWrap/>
            <w:vAlign w:val="center"/>
            <w:hideMark/>
          </w:tcPr>
          <w:p w14:paraId="5AA93C26"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Puntarenas</w:t>
            </w:r>
          </w:p>
        </w:tc>
        <w:tc>
          <w:tcPr>
            <w:tcW w:w="1605" w:type="dxa"/>
            <w:noWrap/>
            <w:vAlign w:val="center"/>
            <w:hideMark/>
          </w:tcPr>
          <w:p w14:paraId="2975571F"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309</w:t>
            </w:r>
          </w:p>
        </w:tc>
        <w:tc>
          <w:tcPr>
            <w:tcW w:w="1481" w:type="dxa"/>
            <w:vAlign w:val="center"/>
            <w:hideMark/>
          </w:tcPr>
          <w:p w14:paraId="159C0785" w14:textId="762FFB7F"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11.3%</w:t>
            </w:r>
          </w:p>
        </w:tc>
        <w:tc>
          <w:tcPr>
            <w:tcW w:w="1728" w:type="dxa"/>
            <w:noWrap/>
            <w:vAlign w:val="center"/>
            <w:hideMark/>
          </w:tcPr>
          <w:p w14:paraId="1DD94931" w14:textId="5D7ABB5C"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9.8%</w:t>
            </w:r>
          </w:p>
        </w:tc>
        <w:tc>
          <w:tcPr>
            <w:tcW w:w="1428" w:type="dxa"/>
            <w:shd w:val="clear" w:color="auto" w:fill="92D050"/>
            <w:noWrap/>
            <w:vAlign w:val="center"/>
            <w:hideMark/>
          </w:tcPr>
          <w:p w14:paraId="33D9A868" w14:textId="244F81CE"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9.8%</w:t>
            </w:r>
          </w:p>
        </w:tc>
      </w:tr>
      <w:tr w:rsidR="00A237EC" w:rsidRPr="00B176CC" w14:paraId="022273FB" w14:textId="77777777" w:rsidTr="00AA4DC8">
        <w:trPr>
          <w:trHeight w:val="290"/>
          <w:jc w:val="center"/>
        </w:trPr>
        <w:tc>
          <w:tcPr>
            <w:tcW w:w="1253" w:type="dxa"/>
            <w:vAlign w:val="center"/>
            <w:hideMark/>
          </w:tcPr>
          <w:p w14:paraId="67B57069"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1333" w:type="dxa"/>
            <w:noWrap/>
            <w:vAlign w:val="center"/>
            <w:hideMark/>
          </w:tcPr>
          <w:p w14:paraId="36A66647"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Azul</w:t>
            </w:r>
          </w:p>
        </w:tc>
        <w:tc>
          <w:tcPr>
            <w:tcW w:w="1605" w:type="dxa"/>
            <w:noWrap/>
            <w:vAlign w:val="center"/>
            <w:hideMark/>
          </w:tcPr>
          <w:p w14:paraId="28AE8E7B"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253</w:t>
            </w:r>
          </w:p>
        </w:tc>
        <w:tc>
          <w:tcPr>
            <w:tcW w:w="1481" w:type="dxa"/>
            <w:vAlign w:val="center"/>
            <w:hideMark/>
          </w:tcPr>
          <w:p w14:paraId="4B9CD29C" w14:textId="07D483D5"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2.8%</w:t>
            </w:r>
          </w:p>
        </w:tc>
        <w:tc>
          <w:tcPr>
            <w:tcW w:w="1728" w:type="dxa"/>
            <w:noWrap/>
            <w:vAlign w:val="center"/>
            <w:hideMark/>
          </w:tcPr>
          <w:p w14:paraId="5A4880EA" w14:textId="3BAB179D"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0.5%</w:t>
            </w:r>
          </w:p>
        </w:tc>
        <w:tc>
          <w:tcPr>
            <w:tcW w:w="1428" w:type="dxa"/>
            <w:shd w:val="clear" w:color="auto" w:fill="92D050"/>
            <w:noWrap/>
            <w:vAlign w:val="center"/>
            <w:hideMark/>
          </w:tcPr>
          <w:p w14:paraId="2A866D79" w14:textId="19337D7A"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0.5%</w:t>
            </w:r>
          </w:p>
        </w:tc>
      </w:tr>
      <w:tr w:rsidR="00A237EC" w:rsidRPr="00B176CC" w14:paraId="4AC1C01A" w14:textId="77777777" w:rsidTr="00AA4DC8">
        <w:trPr>
          <w:trHeight w:val="290"/>
          <w:jc w:val="center"/>
        </w:trPr>
        <w:tc>
          <w:tcPr>
            <w:tcW w:w="1253" w:type="dxa"/>
            <w:vAlign w:val="center"/>
            <w:hideMark/>
          </w:tcPr>
          <w:p w14:paraId="7EC8206C"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1333" w:type="dxa"/>
            <w:noWrap/>
            <w:vAlign w:val="center"/>
            <w:hideMark/>
          </w:tcPr>
          <w:p w14:paraId="5E90D0F0" w14:textId="77777777" w:rsidR="00257594" w:rsidRPr="00B176CC" w:rsidRDefault="00257594"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Jacó</w:t>
            </w:r>
            <w:proofErr w:type="spellEnd"/>
          </w:p>
        </w:tc>
        <w:tc>
          <w:tcPr>
            <w:tcW w:w="1605" w:type="dxa"/>
            <w:noWrap/>
            <w:vAlign w:val="center"/>
            <w:hideMark/>
          </w:tcPr>
          <w:p w14:paraId="74AC61C6"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332</w:t>
            </w:r>
          </w:p>
        </w:tc>
        <w:tc>
          <w:tcPr>
            <w:tcW w:w="1481" w:type="dxa"/>
            <w:vAlign w:val="center"/>
            <w:hideMark/>
          </w:tcPr>
          <w:p w14:paraId="142FD9ED" w14:textId="7AA043D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6.6%</w:t>
            </w:r>
          </w:p>
        </w:tc>
        <w:tc>
          <w:tcPr>
            <w:tcW w:w="1728" w:type="dxa"/>
            <w:noWrap/>
            <w:vAlign w:val="center"/>
            <w:hideMark/>
          </w:tcPr>
          <w:p w14:paraId="0AC80948" w14:textId="1875B9C2"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4.0%</w:t>
            </w:r>
          </w:p>
        </w:tc>
        <w:tc>
          <w:tcPr>
            <w:tcW w:w="1428" w:type="dxa"/>
            <w:shd w:val="clear" w:color="auto" w:fill="92D050"/>
            <w:noWrap/>
            <w:vAlign w:val="center"/>
            <w:hideMark/>
          </w:tcPr>
          <w:p w14:paraId="3718BAC4" w14:textId="6761694A"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4.0%</w:t>
            </w:r>
          </w:p>
        </w:tc>
      </w:tr>
      <w:tr w:rsidR="00A237EC" w:rsidRPr="00B176CC" w14:paraId="49A63BF1" w14:textId="77777777" w:rsidTr="00AA4DC8">
        <w:trPr>
          <w:trHeight w:val="290"/>
          <w:jc w:val="center"/>
        </w:trPr>
        <w:tc>
          <w:tcPr>
            <w:tcW w:w="1253" w:type="dxa"/>
            <w:vAlign w:val="center"/>
            <w:hideMark/>
          </w:tcPr>
          <w:p w14:paraId="05F3898E"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1333" w:type="dxa"/>
            <w:noWrap/>
            <w:vAlign w:val="center"/>
            <w:hideMark/>
          </w:tcPr>
          <w:p w14:paraId="6AF0B379"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Hermosa</w:t>
            </w:r>
          </w:p>
        </w:tc>
        <w:tc>
          <w:tcPr>
            <w:tcW w:w="1605" w:type="dxa"/>
            <w:noWrap/>
            <w:vAlign w:val="center"/>
            <w:hideMark/>
          </w:tcPr>
          <w:p w14:paraId="2F220D36"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105</w:t>
            </w:r>
          </w:p>
        </w:tc>
        <w:tc>
          <w:tcPr>
            <w:tcW w:w="1481" w:type="dxa"/>
            <w:vAlign w:val="center"/>
            <w:hideMark/>
          </w:tcPr>
          <w:p w14:paraId="4861ABF4" w14:textId="6BA979B2"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23.8%</w:t>
            </w:r>
          </w:p>
        </w:tc>
        <w:tc>
          <w:tcPr>
            <w:tcW w:w="1728" w:type="dxa"/>
            <w:noWrap/>
            <w:vAlign w:val="center"/>
            <w:hideMark/>
          </w:tcPr>
          <w:p w14:paraId="660E9996" w14:textId="0513227F"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7.5%</w:t>
            </w:r>
          </w:p>
        </w:tc>
        <w:tc>
          <w:tcPr>
            <w:tcW w:w="1428" w:type="dxa"/>
            <w:shd w:val="clear" w:color="auto" w:fill="92D050"/>
            <w:noWrap/>
            <w:vAlign w:val="center"/>
            <w:hideMark/>
          </w:tcPr>
          <w:p w14:paraId="5927098D" w14:textId="1F113006"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7.5%</w:t>
            </w:r>
          </w:p>
        </w:tc>
      </w:tr>
      <w:tr w:rsidR="00A237EC" w:rsidRPr="00B176CC" w14:paraId="2C221F1E" w14:textId="77777777" w:rsidTr="00AA4DC8">
        <w:trPr>
          <w:trHeight w:val="290"/>
          <w:jc w:val="center"/>
        </w:trPr>
        <w:tc>
          <w:tcPr>
            <w:tcW w:w="1253" w:type="dxa"/>
            <w:vAlign w:val="center"/>
            <w:hideMark/>
          </w:tcPr>
          <w:p w14:paraId="09565E9A"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Panamá</w:t>
            </w:r>
          </w:p>
        </w:tc>
        <w:tc>
          <w:tcPr>
            <w:tcW w:w="1333" w:type="dxa"/>
            <w:noWrap/>
            <w:vAlign w:val="center"/>
            <w:hideMark/>
          </w:tcPr>
          <w:p w14:paraId="5177E973"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 xml:space="preserve">Las </w:t>
            </w:r>
            <w:proofErr w:type="spellStart"/>
            <w:r w:rsidRPr="00B176CC">
              <w:rPr>
                <w:rFonts w:ascii="Times New Roman" w:hAnsi="Times New Roman" w:cs="Times New Roman"/>
                <w:sz w:val="20"/>
                <w:szCs w:val="20"/>
              </w:rPr>
              <w:t>Lajas</w:t>
            </w:r>
            <w:proofErr w:type="spellEnd"/>
          </w:p>
        </w:tc>
        <w:tc>
          <w:tcPr>
            <w:tcW w:w="1605" w:type="dxa"/>
            <w:noWrap/>
            <w:vAlign w:val="center"/>
            <w:hideMark/>
          </w:tcPr>
          <w:p w14:paraId="0043C0C4"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542</w:t>
            </w:r>
          </w:p>
        </w:tc>
        <w:tc>
          <w:tcPr>
            <w:tcW w:w="1481" w:type="dxa"/>
            <w:vAlign w:val="center"/>
            <w:hideMark/>
          </w:tcPr>
          <w:p w14:paraId="4246C677" w14:textId="613595A4"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18.5%</w:t>
            </w:r>
          </w:p>
        </w:tc>
        <w:tc>
          <w:tcPr>
            <w:tcW w:w="1728" w:type="dxa"/>
            <w:noWrap/>
            <w:vAlign w:val="center"/>
            <w:hideMark/>
          </w:tcPr>
          <w:p w14:paraId="3038A3F7" w14:textId="5902CEDB"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12.4%</w:t>
            </w:r>
          </w:p>
        </w:tc>
        <w:tc>
          <w:tcPr>
            <w:tcW w:w="1428" w:type="dxa"/>
            <w:shd w:val="clear" w:color="auto" w:fill="92D050"/>
            <w:noWrap/>
            <w:vAlign w:val="center"/>
            <w:hideMark/>
          </w:tcPr>
          <w:p w14:paraId="07F70FB4" w14:textId="716C1E7C"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12.4%</w:t>
            </w:r>
          </w:p>
        </w:tc>
      </w:tr>
      <w:tr w:rsidR="00A237EC" w:rsidRPr="00B176CC" w14:paraId="158E2BDE" w14:textId="77777777" w:rsidTr="00AA4DC8">
        <w:trPr>
          <w:trHeight w:val="290"/>
          <w:jc w:val="center"/>
        </w:trPr>
        <w:tc>
          <w:tcPr>
            <w:tcW w:w="1253" w:type="dxa"/>
            <w:vAlign w:val="center"/>
            <w:hideMark/>
          </w:tcPr>
          <w:p w14:paraId="34109A9D"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Panamá</w:t>
            </w:r>
          </w:p>
        </w:tc>
        <w:tc>
          <w:tcPr>
            <w:tcW w:w="1333" w:type="dxa"/>
            <w:noWrap/>
            <w:vAlign w:val="center"/>
            <w:hideMark/>
          </w:tcPr>
          <w:p w14:paraId="7C085545" w14:textId="77777777" w:rsidR="00257594" w:rsidRPr="00B176CC" w:rsidRDefault="00257594"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Torio</w:t>
            </w:r>
            <w:proofErr w:type="spellEnd"/>
          </w:p>
        </w:tc>
        <w:tc>
          <w:tcPr>
            <w:tcW w:w="1605" w:type="dxa"/>
            <w:noWrap/>
            <w:vAlign w:val="center"/>
            <w:hideMark/>
          </w:tcPr>
          <w:p w14:paraId="66BC28E8"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219</w:t>
            </w:r>
          </w:p>
        </w:tc>
        <w:tc>
          <w:tcPr>
            <w:tcW w:w="1481" w:type="dxa"/>
            <w:vAlign w:val="center"/>
            <w:hideMark/>
          </w:tcPr>
          <w:p w14:paraId="5B7A3B66" w14:textId="0F3C5B8C"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5.9%</w:t>
            </w:r>
          </w:p>
        </w:tc>
        <w:tc>
          <w:tcPr>
            <w:tcW w:w="1728" w:type="dxa"/>
            <w:noWrap/>
            <w:vAlign w:val="center"/>
            <w:hideMark/>
          </w:tcPr>
          <w:p w14:paraId="7B45A034" w14:textId="1EBA20A6"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1.7%</w:t>
            </w:r>
          </w:p>
        </w:tc>
        <w:tc>
          <w:tcPr>
            <w:tcW w:w="1428" w:type="dxa"/>
            <w:shd w:val="clear" w:color="auto" w:fill="92D050"/>
            <w:noWrap/>
            <w:vAlign w:val="center"/>
            <w:hideMark/>
          </w:tcPr>
          <w:p w14:paraId="391FD72A" w14:textId="5BDA5FC0"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1.7%</w:t>
            </w:r>
          </w:p>
        </w:tc>
      </w:tr>
      <w:tr w:rsidR="00A237EC" w:rsidRPr="00B176CC" w14:paraId="675AC537" w14:textId="77777777" w:rsidTr="00AA4DC8">
        <w:trPr>
          <w:trHeight w:val="290"/>
          <w:jc w:val="center"/>
        </w:trPr>
        <w:tc>
          <w:tcPr>
            <w:tcW w:w="1253" w:type="dxa"/>
            <w:vAlign w:val="center"/>
            <w:hideMark/>
          </w:tcPr>
          <w:p w14:paraId="0A35B3AD"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Panamá</w:t>
            </w:r>
          </w:p>
        </w:tc>
        <w:tc>
          <w:tcPr>
            <w:tcW w:w="1333" w:type="dxa"/>
            <w:noWrap/>
            <w:vAlign w:val="center"/>
            <w:hideMark/>
          </w:tcPr>
          <w:p w14:paraId="493AA706" w14:textId="77777777" w:rsidR="00257594" w:rsidRPr="00B176CC" w:rsidRDefault="00257594"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Mataoscura</w:t>
            </w:r>
            <w:proofErr w:type="spellEnd"/>
          </w:p>
        </w:tc>
        <w:tc>
          <w:tcPr>
            <w:tcW w:w="1605" w:type="dxa"/>
            <w:noWrap/>
            <w:vAlign w:val="center"/>
            <w:hideMark/>
          </w:tcPr>
          <w:p w14:paraId="6A266D57"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195</w:t>
            </w:r>
          </w:p>
        </w:tc>
        <w:tc>
          <w:tcPr>
            <w:tcW w:w="1481" w:type="dxa"/>
            <w:vAlign w:val="center"/>
            <w:hideMark/>
          </w:tcPr>
          <w:p w14:paraId="5F3D8C7A" w14:textId="203E0EBA"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30.3%</w:t>
            </w:r>
          </w:p>
        </w:tc>
        <w:tc>
          <w:tcPr>
            <w:tcW w:w="1728" w:type="dxa"/>
            <w:noWrap/>
            <w:vAlign w:val="center"/>
            <w:hideMark/>
          </w:tcPr>
          <w:p w14:paraId="57431769" w14:textId="3E8FAFD6"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16.4%</w:t>
            </w:r>
          </w:p>
        </w:tc>
        <w:tc>
          <w:tcPr>
            <w:tcW w:w="1428" w:type="dxa"/>
            <w:shd w:val="clear" w:color="auto" w:fill="92D050"/>
            <w:noWrap/>
            <w:vAlign w:val="center"/>
            <w:hideMark/>
          </w:tcPr>
          <w:p w14:paraId="43E5F0FC" w14:textId="63982762"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16.4%</w:t>
            </w:r>
          </w:p>
        </w:tc>
      </w:tr>
      <w:tr w:rsidR="00A237EC" w:rsidRPr="00B176CC" w14:paraId="7097F2E8" w14:textId="77777777" w:rsidTr="00AA4DC8">
        <w:trPr>
          <w:trHeight w:val="290"/>
          <w:jc w:val="center"/>
        </w:trPr>
        <w:tc>
          <w:tcPr>
            <w:tcW w:w="1253" w:type="dxa"/>
            <w:vAlign w:val="center"/>
            <w:hideMark/>
          </w:tcPr>
          <w:p w14:paraId="204CCEBC"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Colombia</w:t>
            </w:r>
          </w:p>
        </w:tc>
        <w:tc>
          <w:tcPr>
            <w:tcW w:w="1333" w:type="dxa"/>
            <w:noWrap/>
            <w:vAlign w:val="center"/>
            <w:hideMark/>
          </w:tcPr>
          <w:p w14:paraId="3DA3D086"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El Bajo-Punta Bonita</w:t>
            </w:r>
          </w:p>
        </w:tc>
        <w:tc>
          <w:tcPr>
            <w:tcW w:w="1605" w:type="dxa"/>
            <w:noWrap/>
            <w:vAlign w:val="center"/>
            <w:hideMark/>
          </w:tcPr>
          <w:p w14:paraId="5083706E"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348</w:t>
            </w:r>
          </w:p>
        </w:tc>
        <w:tc>
          <w:tcPr>
            <w:tcW w:w="1481" w:type="dxa"/>
            <w:vAlign w:val="center"/>
            <w:hideMark/>
          </w:tcPr>
          <w:p w14:paraId="5D7D1E4D" w14:textId="4C50ABD9"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6.9%</w:t>
            </w:r>
          </w:p>
        </w:tc>
        <w:tc>
          <w:tcPr>
            <w:tcW w:w="1728" w:type="dxa"/>
            <w:noWrap/>
            <w:vAlign w:val="center"/>
            <w:hideMark/>
          </w:tcPr>
          <w:p w14:paraId="240050DB" w14:textId="6D1FEB92"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4.8%</w:t>
            </w:r>
          </w:p>
        </w:tc>
        <w:tc>
          <w:tcPr>
            <w:tcW w:w="1428" w:type="dxa"/>
            <w:shd w:val="clear" w:color="auto" w:fill="92D050"/>
            <w:noWrap/>
            <w:vAlign w:val="center"/>
            <w:hideMark/>
          </w:tcPr>
          <w:p w14:paraId="3B2AB614" w14:textId="5F2BC440"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4.8%</w:t>
            </w:r>
          </w:p>
        </w:tc>
      </w:tr>
      <w:tr w:rsidR="00A237EC" w:rsidRPr="00B176CC" w14:paraId="6FCDE3A1" w14:textId="77777777" w:rsidTr="00AA4DC8">
        <w:trPr>
          <w:trHeight w:val="290"/>
          <w:jc w:val="center"/>
        </w:trPr>
        <w:tc>
          <w:tcPr>
            <w:tcW w:w="1253" w:type="dxa"/>
            <w:vAlign w:val="center"/>
            <w:hideMark/>
          </w:tcPr>
          <w:p w14:paraId="104E9FBA"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Colombia</w:t>
            </w:r>
          </w:p>
        </w:tc>
        <w:tc>
          <w:tcPr>
            <w:tcW w:w="1333" w:type="dxa"/>
            <w:noWrap/>
            <w:vAlign w:val="center"/>
            <w:hideMark/>
          </w:tcPr>
          <w:p w14:paraId="33525659"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 xml:space="preserve">Ciudad </w:t>
            </w:r>
            <w:proofErr w:type="spellStart"/>
            <w:r w:rsidRPr="00B176CC">
              <w:rPr>
                <w:rFonts w:ascii="Times New Roman" w:hAnsi="Times New Roman" w:cs="Times New Roman"/>
                <w:sz w:val="20"/>
                <w:szCs w:val="20"/>
              </w:rPr>
              <w:t>Mutis</w:t>
            </w:r>
            <w:proofErr w:type="spellEnd"/>
          </w:p>
        </w:tc>
        <w:tc>
          <w:tcPr>
            <w:tcW w:w="1605" w:type="dxa"/>
            <w:noWrap/>
            <w:vAlign w:val="center"/>
            <w:hideMark/>
          </w:tcPr>
          <w:p w14:paraId="78C75B83"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454</w:t>
            </w:r>
          </w:p>
        </w:tc>
        <w:tc>
          <w:tcPr>
            <w:tcW w:w="1481" w:type="dxa"/>
            <w:vAlign w:val="center"/>
            <w:hideMark/>
          </w:tcPr>
          <w:p w14:paraId="130E9FDD" w14:textId="66865450"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11.0%</w:t>
            </w:r>
          </w:p>
        </w:tc>
        <w:tc>
          <w:tcPr>
            <w:tcW w:w="1728" w:type="dxa"/>
            <w:noWrap/>
            <w:vAlign w:val="center"/>
            <w:hideMark/>
          </w:tcPr>
          <w:p w14:paraId="33178AB9" w14:textId="6677838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1.3%</w:t>
            </w:r>
          </w:p>
        </w:tc>
        <w:tc>
          <w:tcPr>
            <w:tcW w:w="1428" w:type="dxa"/>
            <w:shd w:val="clear" w:color="auto" w:fill="92D050"/>
            <w:noWrap/>
            <w:vAlign w:val="center"/>
            <w:hideMark/>
          </w:tcPr>
          <w:p w14:paraId="29319FD8" w14:textId="2D14A970"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1.3%</w:t>
            </w:r>
          </w:p>
        </w:tc>
      </w:tr>
      <w:tr w:rsidR="00A237EC" w:rsidRPr="00B176CC" w14:paraId="4E563DFF" w14:textId="77777777" w:rsidTr="00AA4DC8">
        <w:trPr>
          <w:trHeight w:val="290"/>
          <w:jc w:val="center"/>
        </w:trPr>
        <w:tc>
          <w:tcPr>
            <w:tcW w:w="1253" w:type="dxa"/>
            <w:vAlign w:val="center"/>
            <w:hideMark/>
          </w:tcPr>
          <w:p w14:paraId="48A2803D"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Colombia</w:t>
            </w:r>
          </w:p>
        </w:tc>
        <w:tc>
          <w:tcPr>
            <w:tcW w:w="1333" w:type="dxa"/>
            <w:noWrap/>
            <w:vAlign w:val="center"/>
            <w:hideMark/>
          </w:tcPr>
          <w:p w14:paraId="1D1E7B9B"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 xml:space="preserve">La </w:t>
            </w:r>
            <w:proofErr w:type="spellStart"/>
            <w:r w:rsidRPr="00B176CC">
              <w:rPr>
                <w:rFonts w:ascii="Times New Roman" w:hAnsi="Times New Roman" w:cs="Times New Roman"/>
                <w:sz w:val="20"/>
                <w:szCs w:val="20"/>
              </w:rPr>
              <w:t>Bocana</w:t>
            </w:r>
            <w:proofErr w:type="spellEnd"/>
          </w:p>
        </w:tc>
        <w:tc>
          <w:tcPr>
            <w:tcW w:w="1605" w:type="dxa"/>
            <w:noWrap/>
            <w:vAlign w:val="center"/>
            <w:hideMark/>
          </w:tcPr>
          <w:p w14:paraId="35789BD0"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281</w:t>
            </w:r>
          </w:p>
        </w:tc>
        <w:tc>
          <w:tcPr>
            <w:tcW w:w="1481" w:type="dxa"/>
            <w:vAlign w:val="center"/>
            <w:hideMark/>
          </w:tcPr>
          <w:p w14:paraId="6EFE3E5F" w14:textId="215AF72A"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3.2%</w:t>
            </w:r>
          </w:p>
        </w:tc>
        <w:tc>
          <w:tcPr>
            <w:tcW w:w="1728" w:type="dxa"/>
            <w:noWrap/>
            <w:vAlign w:val="center"/>
            <w:hideMark/>
          </w:tcPr>
          <w:p w14:paraId="2AABAB1D" w14:textId="2EB070A1"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2.8%</w:t>
            </w:r>
          </w:p>
        </w:tc>
        <w:tc>
          <w:tcPr>
            <w:tcW w:w="1428" w:type="dxa"/>
            <w:shd w:val="clear" w:color="auto" w:fill="92D050"/>
            <w:noWrap/>
            <w:vAlign w:val="center"/>
            <w:hideMark/>
          </w:tcPr>
          <w:p w14:paraId="16D040E5" w14:textId="0CB4ED88"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2.8%</w:t>
            </w:r>
          </w:p>
        </w:tc>
      </w:tr>
      <w:tr w:rsidR="00A237EC" w:rsidRPr="00B176CC" w14:paraId="06445627" w14:textId="77777777" w:rsidTr="00AA4DC8">
        <w:trPr>
          <w:trHeight w:val="290"/>
          <w:jc w:val="center"/>
        </w:trPr>
        <w:tc>
          <w:tcPr>
            <w:tcW w:w="1253" w:type="dxa"/>
            <w:vAlign w:val="center"/>
            <w:hideMark/>
          </w:tcPr>
          <w:p w14:paraId="5D95514D"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Colombia</w:t>
            </w:r>
          </w:p>
        </w:tc>
        <w:tc>
          <w:tcPr>
            <w:tcW w:w="1333" w:type="dxa"/>
            <w:noWrap/>
            <w:vAlign w:val="center"/>
            <w:hideMark/>
          </w:tcPr>
          <w:p w14:paraId="445CE5DE"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 xml:space="preserve">El </w:t>
            </w:r>
            <w:proofErr w:type="spellStart"/>
            <w:r w:rsidRPr="00B176CC">
              <w:rPr>
                <w:rFonts w:ascii="Times New Roman" w:hAnsi="Times New Roman" w:cs="Times New Roman"/>
                <w:sz w:val="20"/>
                <w:szCs w:val="20"/>
              </w:rPr>
              <w:t>Almejal</w:t>
            </w:r>
            <w:proofErr w:type="spellEnd"/>
          </w:p>
        </w:tc>
        <w:tc>
          <w:tcPr>
            <w:tcW w:w="1605" w:type="dxa"/>
            <w:noWrap/>
            <w:vAlign w:val="center"/>
            <w:hideMark/>
          </w:tcPr>
          <w:p w14:paraId="3AEB48E5"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481</w:t>
            </w:r>
          </w:p>
        </w:tc>
        <w:tc>
          <w:tcPr>
            <w:tcW w:w="1481" w:type="dxa"/>
            <w:vAlign w:val="center"/>
            <w:hideMark/>
          </w:tcPr>
          <w:p w14:paraId="6F584B76" w14:textId="76A569E0"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0.0%</w:t>
            </w:r>
          </w:p>
        </w:tc>
        <w:tc>
          <w:tcPr>
            <w:tcW w:w="1728" w:type="dxa"/>
            <w:noWrap/>
            <w:vAlign w:val="center"/>
            <w:hideMark/>
          </w:tcPr>
          <w:p w14:paraId="2953D8A4" w14:textId="245272D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0.0%</w:t>
            </w:r>
          </w:p>
        </w:tc>
        <w:tc>
          <w:tcPr>
            <w:tcW w:w="1428" w:type="dxa"/>
            <w:shd w:val="clear" w:color="auto" w:fill="92D050"/>
            <w:noWrap/>
            <w:vAlign w:val="center"/>
            <w:hideMark/>
          </w:tcPr>
          <w:p w14:paraId="10AADF47" w14:textId="14092498"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0.0%</w:t>
            </w:r>
          </w:p>
        </w:tc>
      </w:tr>
      <w:tr w:rsidR="00A237EC" w:rsidRPr="00B176CC" w14:paraId="0488B94D" w14:textId="77777777" w:rsidTr="00AA4DC8">
        <w:trPr>
          <w:trHeight w:val="290"/>
          <w:jc w:val="center"/>
        </w:trPr>
        <w:tc>
          <w:tcPr>
            <w:tcW w:w="1253" w:type="dxa"/>
            <w:vAlign w:val="center"/>
            <w:hideMark/>
          </w:tcPr>
          <w:p w14:paraId="06A9C1DB"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1333" w:type="dxa"/>
            <w:noWrap/>
            <w:vAlign w:val="center"/>
            <w:hideMark/>
          </w:tcPr>
          <w:p w14:paraId="397E9E10" w14:textId="77777777" w:rsidR="00257594" w:rsidRPr="00B176CC" w:rsidRDefault="00257594"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Briceño</w:t>
            </w:r>
            <w:proofErr w:type="spellEnd"/>
            <w:r w:rsidRPr="00B176CC">
              <w:rPr>
                <w:rFonts w:ascii="Times New Roman" w:hAnsi="Times New Roman" w:cs="Times New Roman"/>
                <w:sz w:val="20"/>
                <w:szCs w:val="20"/>
              </w:rPr>
              <w:t>-San Vicente</w:t>
            </w:r>
          </w:p>
        </w:tc>
        <w:tc>
          <w:tcPr>
            <w:tcW w:w="1605" w:type="dxa"/>
            <w:noWrap/>
            <w:vAlign w:val="center"/>
            <w:hideMark/>
          </w:tcPr>
          <w:p w14:paraId="4982ABCC"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236</w:t>
            </w:r>
          </w:p>
        </w:tc>
        <w:tc>
          <w:tcPr>
            <w:tcW w:w="1481" w:type="dxa"/>
            <w:vAlign w:val="center"/>
            <w:hideMark/>
          </w:tcPr>
          <w:p w14:paraId="35057EBC" w14:textId="3AE953E4"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5.1%</w:t>
            </w:r>
          </w:p>
        </w:tc>
        <w:tc>
          <w:tcPr>
            <w:tcW w:w="1728" w:type="dxa"/>
            <w:noWrap/>
            <w:vAlign w:val="center"/>
            <w:hideMark/>
          </w:tcPr>
          <w:p w14:paraId="2EDBD308" w14:textId="7EEEF4FF"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428" w:type="dxa"/>
            <w:shd w:val="clear" w:color="auto" w:fill="F4B083" w:themeFill="accent2" w:themeFillTint="99"/>
            <w:noWrap/>
            <w:vAlign w:val="center"/>
            <w:hideMark/>
          </w:tcPr>
          <w:p w14:paraId="423BA07D" w14:textId="527B38D0"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5.1%</w:t>
            </w:r>
          </w:p>
        </w:tc>
      </w:tr>
      <w:tr w:rsidR="00A237EC" w:rsidRPr="00B176CC" w14:paraId="1E645C82" w14:textId="77777777" w:rsidTr="00AA4DC8">
        <w:trPr>
          <w:trHeight w:val="290"/>
          <w:jc w:val="center"/>
        </w:trPr>
        <w:tc>
          <w:tcPr>
            <w:tcW w:w="1253" w:type="dxa"/>
            <w:vAlign w:val="center"/>
            <w:hideMark/>
          </w:tcPr>
          <w:p w14:paraId="0C3962F1"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1333" w:type="dxa"/>
            <w:noWrap/>
            <w:vAlign w:val="center"/>
            <w:hideMark/>
          </w:tcPr>
          <w:p w14:paraId="10957239"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San José-Manta</w:t>
            </w:r>
          </w:p>
        </w:tc>
        <w:tc>
          <w:tcPr>
            <w:tcW w:w="1605" w:type="dxa"/>
            <w:noWrap/>
            <w:vAlign w:val="center"/>
            <w:hideMark/>
          </w:tcPr>
          <w:p w14:paraId="504BB0CD"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248</w:t>
            </w:r>
          </w:p>
        </w:tc>
        <w:tc>
          <w:tcPr>
            <w:tcW w:w="1481" w:type="dxa"/>
            <w:vAlign w:val="center"/>
            <w:hideMark/>
          </w:tcPr>
          <w:p w14:paraId="02CA75E1" w14:textId="17D2B696"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4.8%</w:t>
            </w:r>
          </w:p>
        </w:tc>
        <w:tc>
          <w:tcPr>
            <w:tcW w:w="1728" w:type="dxa"/>
            <w:noWrap/>
            <w:vAlign w:val="center"/>
            <w:hideMark/>
          </w:tcPr>
          <w:p w14:paraId="2C18DE34" w14:textId="459BB7C3"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428" w:type="dxa"/>
            <w:shd w:val="clear" w:color="auto" w:fill="F4B083" w:themeFill="accent2" w:themeFillTint="99"/>
            <w:noWrap/>
            <w:vAlign w:val="center"/>
            <w:hideMark/>
          </w:tcPr>
          <w:p w14:paraId="511143D6" w14:textId="460E12AE"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4.8%</w:t>
            </w:r>
          </w:p>
        </w:tc>
      </w:tr>
      <w:tr w:rsidR="00A237EC" w:rsidRPr="00B176CC" w14:paraId="63655605" w14:textId="77777777" w:rsidTr="00AA4DC8">
        <w:trPr>
          <w:trHeight w:val="290"/>
          <w:jc w:val="center"/>
        </w:trPr>
        <w:tc>
          <w:tcPr>
            <w:tcW w:w="1253" w:type="dxa"/>
            <w:vAlign w:val="center"/>
            <w:hideMark/>
          </w:tcPr>
          <w:p w14:paraId="0B3DB30F"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1333" w:type="dxa"/>
            <w:noWrap/>
            <w:vAlign w:val="center"/>
            <w:hideMark/>
          </w:tcPr>
          <w:p w14:paraId="590AF308" w14:textId="77777777" w:rsidR="00257594" w:rsidRPr="00B176CC" w:rsidRDefault="00257594"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Ligüiqui</w:t>
            </w:r>
            <w:proofErr w:type="spellEnd"/>
          </w:p>
        </w:tc>
        <w:tc>
          <w:tcPr>
            <w:tcW w:w="1605" w:type="dxa"/>
            <w:noWrap/>
            <w:vAlign w:val="center"/>
            <w:hideMark/>
          </w:tcPr>
          <w:p w14:paraId="141A56AC"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126</w:t>
            </w:r>
          </w:p>
        </w:tc>
        <w:tc>
          <w:tcPr>
            <w:tcW w:w="1481" w:type="dxa"/>
            <w:vAlign w:val="center"/>
            <w:hideMark/>
          </w:tcPr>
          <w:p w14:paraId="517BB304" w14:textId="5FF60838"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7.9%</w:t>
            </w:r>
          </w:p>
        </w:tc>
        <w:tc>
          <w:tcPr>
            <w:tcW w:w="1728" w:type="dxa"/>
            <w:noWrap/>
            <w:vAlign w:val="center"/>
            <w:hideMark/>
          </w:tcPr>
          <w:p w14:paraId="118F7294" w14:textId="250ACF5D"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1.4%</w:t>
            </w:r>
          </w:p>
        </w:tc>
        <w:tc>
          <w:tcPr>
            <w:tcW w:w="1428" w:type="dxa"/>
            <w:shd w:val="clear" w:color="auto" w:fill="92D050"/>
            <w:noWrap/>
            <w:vAlign w:val="center"/>
            <w:hideMark/>
          </w:tcPr>
          <w:p w14:paraId="472B4E3D" w14:textId="1B78FAA2"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1.4%</w:t>
            </w:r>
          </w:p>
        </w:tc>
      </w:tr>
      <w:tr w:rsidR="00A237EC" w:rsidRPr="00B176CC" w14:paraId="341F9E89" w14:textId="77777777" w:rsidTr="00AA4DC8">
        <w:trPr>
          <w:trHeight w:val="290"/>
          <w:jc w:val="center"/>
        </w:trPr>
        <w:tc>
          <w:tcPr>
            <w:tcW w:w="1253" w:type="dxa"/>
            <w:vAlign w:val="center"/>
            <w:hideMark/>
          </w:tcPr>
          <w:p w14:paraId="41A1F22E"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1333" w:type="dxa"/>
            <w:noWrap/>
            <w:vAlign w:val="center"/>
            <w:hideMark/>
          </w:tcPr>
          <w:p w14:paraId="7CD4ABEB"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Valdivia</w:t>
            </w:r>
          </w:p>
        </w:tc>
        <w:tc>
          <w:tcPr>
            <w:tcW w:w="1605" w:type="dxa"/>
            <w:noWrap/>
            <w:vAlign w:val="center"/>
            <w:hideMark/>
          </w:tcPr>
          <w:p w14:paraId="05D45514"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508</w:t>
            </w:r>
          </w:p>
        </w:tc>
        <w:tc>
          <w:tcPr>
            <w:tcW w:w="1481" w:type="dxa"/>
            <w:vAlign w:val="center"/>
            <w:hideMark/>
          </w:tcPr>
          <w:p w14:paraId="3DD099BC" w14:textId="18F1A356"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1.8%</w:t>
            </w:r>
          </w:p>
        </w:tc>
        <w:tc>
          <w:tcPr>
            <w:tcW w:w="1728" w:type="dxa"/>
            <w:noWrap/>
            <w:vAlign w:val="center"/>
            <w:hideMark/>
          </w:tcPr>
          <w:p w14:paraId="06A6A75A" w14:textId="6094EF0D"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0.6%</w:t>
            </w:r>
          </w:p>
        </w:tc>
        <w:tc>
          <w:tcPr>
            <w:tcW w:w="1428" w:type="dxa"/>
            <w:shd w:val="clear" w:color="auto" w:fill="92D050"/>
            <w:noWrap/>
            <w:vAlign w:val="center"/>
            <w:hideMark/>
          </w:tcPr>
          <w:p w14:paraId="426EEA4F" w14:textId="0B33D339"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0.6%</w:t>
            </w:r>
          </w:p>
        </w:tc>
      </w:tr>
      <w:tr w:rsidR="00A237EC" w:rsidRPr="00B176CC" w14:paraId="7E490E41" w14:textId="77777777" w:rsidTr="00AA4DC8">
        <w:trPr>
          <w:trHeight w:val="290"/>
          <w:jc w:val="center"/>
        </w:trPr>
        <w:tc>
          <w:tcPr>
            <w:tcW w:w="1253" w:type="dxa"/>
            <w:vAlign w:val="center"/>
            <w:hideMark/>
          </w:tcPr>
          <w:p w14:paraId="3C11AC56"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1333" w:type="dxa"/>
            <w:noWrap/>
            <w:vAlign w:val="center"/>
            <w:hideMark/>
          </w:tcPr>
          <w:p w14:paraId="0D0D2C6C"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 xml:space="preserve">El </w:t>
            </w:r>
            <w:proofErr w:type="spellStart"/>
            <w:r w:rsidRPr="00B176CC">
              <w:rPr>
                <w:rFonts w:ascii="Times New Roman" w:hAnsi="Times New Roman" w:cs="Times New Roman"/>
                <w:sz w:val="20"/>
                <w:szCs w:val="20"/>
              </w:rPr>
              <w:t>Pelao</w:t>
            </w:r>
            <w:proofErr w:type="spellEnd"/>
          </w:p>
        </w:tc>
        <w:tc>
          <w:tcPr>
            <w:tcW w:w="1605" w:type="dxa"/>
            <w:noWrap/>
            <w:vAlign w:val="center"/>
            <w:hideMark/>
          </w:tcPr>
          <w:p w14:paraId="4D6DE228"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379</w:t>
            </w:r>
          </w:p>
        </w:tc>
        <w:tc>
          <w:tcPr>
            <w:tcW w:w="1481" w:type="dxa"/>
            <w:vAlign w:val="center"/>
            <w:hideMark/>
          </w:tcPr>
          <w:p w14:paraId="0B89F7D8" w14:textId="0913EA32"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8.2%</w:t>
            </w:r>
          </w:p>
        </w:tc>
        <w:tc>
          <w:tcPr>
            <w:tcW w:w="1728" w:type="dxa"/>
            <w:noWrap/>
            <w:vAlign w:val="center"/>
            <w:hideMark/>
          </w:tcPr>
          <w:p w14:paraId="46F5CEBE" w14:textId="22DF256D"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4.9%</w:t>
            </w:r>
          </w:p>
        </w:tc>
        <w:tc>
          <w:tcPr>
            <w:tcW w:w="1428" w:type="dxa"/>
            <w:shd w:val="clear" w:color="auto" w:fill="92D050"/>
            <w:noWrap/>
            <w:vAlign w:val="center"/>
            <w:hideMark/>
          </w:tcPr>
          <w:p w14:paraId="5F092E7B" w14:textId="5E3AF84A"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4.9%</w:t>
            </w:r>
          </w:p>
        </w:tc>
      </w:tr>
      <w:tr w:rsidR="00A237EC" w:rsidRPr="00B176CC" w14:paraId="08544241" w14:textId="77777777" w:rsidTr="00AA4DC8">
        <w:trPr>
          <w:trHeight w:val="290"/>
          <w:jc w:val="center"/>
        </w:trPr>
        <w:tc>
          <w:tcPr>
            <w:tcW w:w="1253" w:type="dxa"/>
            <w:vAlign w:val="center"/>
            <w:hideMark/>
          </w:tcPr>
          <w:p w14:paraId="53B4D131"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1333" w:type="dxa"/>
            <w:noWrap/>
            <w:vAlign w:val="center"/>
            <w:hideMark/>
          </w:tcPr>
          <w:p w14:paraId="5ACA2F1F"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Data-</w:t>
            </w:r>
            <w:proofErr w:type="spellStart"/>
            <w:r w:rsidRPr="00B176CC">
              <w:rPr>
                <w:rFonts w:ascii="Times New Roman" w:hAnsi="Times New Roman" w:cs="Times New Roman"/>
                <w:sz w:val="20"/>
                <w:szCs w:val="20"/>
              </w:rPr>
              <w:t>Villamil</w:t>
            </w:r>
            <w:proofErr w:type="spellEnd"/>
          </w:p>
        </w:tc>
        <w:tc>
          <w:tcPr>
            <w:tcW w:w="1605" w:type="dxa"/>
            <w:noWrap/>
            <w:vAlign w:val="center"/>
            <w:hideMark/>
          </w:tcPr>
          <w:p w14:paraId="197EAECD"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687</w:t>
            </w:r>
          </w:p>
        </w:tc>
        <w:tc>
          <w:tcPr>
            <w:tcW w:w="1481" w:type="dxa"/>
            <w:vAlign w:val="center"/>
            <w:hideMark/>
          </w:tcPr>
          <w:p w14:paraId="2C04AF96" w14:textId="10370D40"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13.2%</w:t>
            </w:r>
          </w:p>
        </w:tc>
        <w:tc>
          <w:tcPr>
            <w:tcW w:w="1728" w:type="dxa"/>
            <w:noWrap/>
            <w:vAlign w:val="center"/>
            <w:hideMark/>
          </w:tcPr>
          <w:p w14:paraId="4AD0E169" w14:textId="3FB21BFA"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9.9%</w:t>
            </w:r>
          </w:p>
        </w:tc>
        <w:tc>
          <w:tcPr>
            <w:tcW w:w="1428" w:type="dxa"/>
            <w:shd w:val="clear" w:color="auto" w:fill="92D050"/>
            <w:noWrap/>
            <w:vAlign w:val="center"/>
            <w:hideMark/>
          </w:tcPr>
          <w:p w14:paraId="4A6463C4" w14:textId="17540CC5"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9.9%</w:t>
            </w:r>
          </w:p>
        </w:tc>
      </w:tr>
      <w:tr w:rsidR="00A237EC" w:rsidRPr="00B176CC" w14:paraId="0C0CA7A0" w14:textId="77777777" w:rsidTr="00AA4DC8">
        <w:trPr>
          <w:trHeight w:val="290"/>
          <w:jc w:val="center"/>
        </w:trPr>
        <w:tc>
          <w:tcPr>
            <w:tcW w:w="1253" w:type="dxa"/>
            <w:vAlign w:val="center"/>
            <w:hideMark/>
          </w:tcPr>
          <w:p w14:paraId="237E683E"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Perú</w:t>
            </w:r>
          </w:p>
        </w:tc>
        <w:tc>
          <w:tcPr>
            <w:tcW w:w="1333" w:type="dxa"/>
            <w:noWrap/>
            <w:vAlign w:val="center"/>
            <w:hideMark/>
          </w:tcPr>
          <w:p w14:paraId="4371E7F1"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 xml:space="preserve">Los </w:t>
            </w:r>
            <w:proofErr w:type="spellStart"/>
            <w:r w:rsidRPr="00B176CC">
              <w:rPr>
                <w:rFonts w:ascii="Times New Roman" w:hAnsi="Times New Roman" w:cs="Times New Roman"/>
                <w:sz w:val="20"/>
                <w:szCs w:val="20"/>
              </w:rPr>
              <w:t>Órganos</w:t>
            </w:r>
            <w:proofErr w:type="spellEnd"/>
          </w:p>
        </w:tc>
        <w:tc>
          <w:tcPr>
            <w:tcW w:w="1605" w:type="dxa"/>
            <w:noWrap/>
            <w:vAlign w:val="center"/>
            <w:hideMark/>
          </w:tcPr>
          <w:p w14:paraId="03DBE517"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342</w:t>
            </w:r>
          </w:p>
        </w:tc>
        <w:tc>
          <w:tcPr>
            <w:tcW w:w="1481" w:type="dxa"/>
            <w:vAlign w:val="center"/>
            <w:hideMark/>
          </w:tcPr>
          <w:p w14:paraId="25F06359" w14:textId="594CD9E8"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4.1%</w:t>
            </w:r>
          </w:p>
        </w:tc>
        <w:tc>
          <w:tcPr>
            <w:tcW w:w="1728" w:type="dxa"/>
            <w:noWrap/>
            <w:vAlign w:val="center"/>
            <w:hideMark/>
          </w:tcPr>
          <w:p w14:paraId="12200575" w14:textId="51A1241A"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0.0%</w:t>
            </w:r>
          </w:p>
        </w:tc>
        <w:tc>
          <w:tcPr>
            <w:tcW w:w="1428" w:type="dxa"/>
            <w:shd w:val="clear" w:color="auto" w:fill="92D050"/>
            <w:noWrap/>
            <w:vAlign w:val="center"/>
            <w:hideMark/>
          </w:tcPr>
          <w:p w14:paraId="717E0EDA" w14:textId="0E7AABE6"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0.0%</w:t>
            </w:r>
          </w:p>
        </w:tc>
      </w:tr>
      <w:tr w:rsidR="00A237EC" w:rsidRPr="00B176CC" w14:paraId="6DAEE787" w14:textId="77777777" w:rsidTr="00AA4DC8">
        <w:trPr>
          <w:trHeight w:val="290"/>
          <w:jc w:val="center"/>
        </w:trPr>
        <w:tc>
          <w:tcPr>
            <w:tcW w:w="1253" w:type="dxa"/>
            <w:vAlign w:val="center"/>
            <w:hideMark/>
          </w:tcPr>
          <w:p w14:paraId="5C87644A"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Perú</w:t>
            </w:r>
          </w:p>
        </w:tc>
        <w:tc>
          <w:tcPr>
            <w:tcW w:w="1333" w:type="dxa"/>
            <w:noWrap/>
            <w:vAlign w:val="center"/>
            <w:hideMark/>
          </w:tcPr>
          <w:p w14:paraId="511F4971"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 xml:space="preserve">San Pedro de </w:t>
            </w:r>
            <w:proofErr w:type="spellStart"/>
            <w:r w:rsidRPr="00B176CC">
              <w:rPr>
                <w:rFonts w:ascii="Times New Roman" w:hAnsi="Times New Roman" w:cs="Times New Roman"/>
                <w:sz w:val="20"/>
                <w:szCs w:val="20"/>
              </w:rPr>
              <w:t>Lurin</w:t>
            </w:r>
            <w:proofErr w:type="spellEnd"/>
          </w:p>
        </w:tc>
        <w:tc>
          <w:tcPr>
            <w:tcW w:w="1605" w:type="dxa"/>
            <w:noWrap/>
            <w:vAlign w:val="center"/>
            <w:hideMark/>
          </w:tcPr>
          <w:p w14:paraId="385156BB"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411</w:t>
            </w:r>
          </w:p>
        </w:tc>
        <w:tc>
          <w:tcPr>
            <w:tcW w:w="1481" w:type="dxa"/>
            <w:vAlign w:val="center"/>
            <w:hideMark/>
          </w:tcPr>
          <w:p w14:paraId="2379263E" w14:textId="321A8C40"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5.4%</w:t>
            </w:r>
          </w:p>
        </w:tc>
        <w:tc>
          <w:tcPr>
            <w:tcW w:w="1728" w:type="dxa"/>
            <w:noWrap/>
            <w:vAlign w:val="center"/>
            <w:hideMark/>
          </w:tcPr>
          <w:p w14:paraId="79BCD7FC" w14:textId="6CF616CC"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0.1%</w:t>
            </w:r>
          </w:p>
        </w:tc>
        <w:tc>
          <w:tcPr>
            <w:tcW w:w="1428" w:type="dxa"/>
            <w:shd w:val="clear" w:color="auto" w:fill="92D050"/>
            <w:noWrap/>
            <w:vAlign w:val="center"/>
            <w:hideMark/>
          </w:tcPr>
          <w:p w14:paraId="5CB6D8FA" w14:textId="1321513A"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0.1%</w:t>
            </w:r>
          </w:p>
        </w:tc>
      </w:tr>
      <w:tr w:rsidR="00A237EC" w:rsidRPr="00B176CC" w14:paraId="13523CCF" w14:textId="77777777" w:rsidTr="00AA4DC8">
        <w:trPr>
          <w:trHeight w:val="290"/>
          <w:jc w:val="center"/>
        </w:trPr>
        <w:tc>
          <w:tcPr>
            <w:tcW w:w="1253" w:type="dxa"/>
            <w:vAlign w:val="center"/>
            <w:hideMark/>
          </w:tcPr>
          <w:p w14:paraId="69F517C8" w14:textId="6FEDD392"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Perú</w:t>
            </w:r>
          </w:p>
        </w:tc>
        <w:tc>
          <w:tcPr>
            <w:tcW w:w="1333" w:type="dxa"/>
            <w:noWrap/>
            <w:vAlign w:val="center"/>
            <w:hideMark/>
          </w:tcPr>
          <w:p w14:paraId="7A9E49AA" w14:textId="77777777" w:rsidR="00257594" w:rsidRPr="00B176CC" w:rsidRDefault="00257594"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Totoritas</w:t>
            </w:r>
            <w:proofErr w:type="spellEnd"/>
          </w:p>
        </w:tc>
        <w:tc>
          <w:tcPr>
            <w:tcW w:w="1605" w:type="dxa"/>
            <w:noWrap/>
            <w:vAlign w:val="center"/>
            <w:hideMark/>
          </w:tcPr>
          <w:p w14:paraId="257D022F"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194</w:t>
            </w:r>
          </w:p>
        </w:tc>
        <w:tc>
          <w:tcPr>
            <w:tcW w:w="1481" w:type="dxa"/>
            <w:vAlign w:val="center"/>
            <w:hideMark/>
          </w:tcPr>
          <w:p w14:paraId="47C98FA1" w14:textId="0539767C"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7.2%</w:t>
            </w:r>
          </w:p>
        </w:tc>
        <w:tc>
          <w:tcPr>
            <w:tcW w:w="1728" w:type="dxa"/>
            <w:noWrap/>
            <w:vAlign w:val="center"/>
            <w:hideMark/>
          </w:tcPr>
          <w:p w14:paraId="1A97E311" w14:textId="0EBD34D8"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428" w:type="dxa"/>
            <w:shd w:val="clear" w:color="auto" w:fill="F4B083" w:themeFill="accent2" w:themeFillTint="99"/>
            <w:noWrap/>
            <w:vAlign w:val="center"/>
            <w:hideMark/>
          </w:tcPr>
          <w:p w14:paraId="4FEEB2E8" w14:textId="5DEDF7BD"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7.2</w:t>
            </w:r>
            <w:r w:rsidR="00914890" w:rsidRPr="00B176CC">
              <w:rPr>
                <w:rFonts w:ascii="Times New Roman" w:hAnsi="Times New Roman" w:cs="Times New Roman"/>
                <w:sz w:val="20"/>
                <w:szCs w:val="20"/>
              </w:rPr>
              <w:t>%</w:t>
            </w:r>
          </w:p>
        </w:tc>
      </w:tr>
      <w:tr w:rsidR="00A237EC" w:rsidRPr="00B176CC" w14:paraId="1432A990" w14:textId="77777777" w:rsidTr="00AA4DC8">
        <w:trPr>
          <w:trHeight w:val="290"/>
          <w:jc w:val="center"/>
        </w:trPr>
        <w:tc>
          <w:tcPr>
            <w:tcW w:w="1253" w:type="dxa"/>
            <w:vAlign w:val="center"/>
            <w:hideMark/>
          </w:tcPr>
          <w:p w14:paraId="54F39276"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Perú</w:t>
            </w:r>
          </w:p>
        </w:tc>
        <w:tc>
          <w:tcPr>
            <w:tcW w:w="1333" w:type="dxa"/>
            <w:noWrap/>
            <w:vAlign w:val="center"/>
            <w:hideMark/>
          </w:tcPr>
          <w:p w14:paraId="1F469ABA" w14:textId="77777777" w:rsidR="00257594" w:rsidRPr="00B176CC" w:rsidRDefault="00257594"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Venecia</w:t>
            </w:r>
            <w:proofErr w:type="spellEnd"/>
          </w:p>
        </w:tc>
        <w:tc>
          <w:tcPr>
            <w:tcW w:w="1605" w:type="dxa"/>
            <w:noWrap/>
            <w:vAlign w:val="center"/>
            <w:hideMark/>
          </w:tcPr>
          <w:p w14:paraId="72AA8D96"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141</w:t>
            </w:r>
          </w:p>
        </w:tc>
        <w:tc>
          <w:tcPr>
            <w:tcW w:w="1481" w:type="dxa"/>
            <w:vAlign w:val="center"/>
            <w:hideMark/>
          </w:tcPr>
          <w:p w14:paraId="1406A04B" w14:textId="02BAA2C8"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0.0%</w:t>
            </w:r>
          </w:p>
        </w:tc>
        <w:tc>
          <w:tcPr>
            <w:tcW w:w="1728" w:type="dxa"/>
            <w:noWrap/>
            <w:vAlign w:val="center"/>
            <w:hideMark/>
          </w:tcPr>
          <w:p w14:paraId="5D4006D4" w14:textId="147CB171"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0.0%</w:t>
            </w:r>
          </w:p>
        </w:tc>
        <w:tc>
          <w:tcPr>
            <w:tcW w:w="1428" w:type="dxa"/>
            <w:shd w:val="clear" w:color="auto" w:fill="92D050"/>
            <w:noWrap/>
            <w:vAlign w:val="center"/>
            <w:hideMark/>
          </w:tcPr>
          <w:p w14:paraId="7C52EBF2" w14:textId="7E2B8CF5" w:rsidR="00257594"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0.0%</w:t>
            </w:r>
          </w:p>
        </w:tc>
      </w:tr>
      <w:tr w:rsidR="00A237EC" w:rsidRPr="00B176CC" w14:paraId="31C98848" w14:textId="77777777" w:rsidTr="00AA4DC8">
        <w:trPr>
          <w:trHeight w:val="290"/>
          <w:jc w:val="center"/>
        </w:trPr>
        <w:tc>
          <w:tcPr>
            <w:tcW w:w="1253" w:type="dxa"/>
            <w:vAlign w:val="center"/>
            <w:hideMark/>
          </w:tcPr>
          <w:p w14:paraId="769FBC85" w14:textId="11DA6A6C"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Perú</w:t>
            </w:r>
          </w:p>
        </w:tc>
        <w:tc>
          <w:tcPr>
            <w:tcW w:w="1333" w:type="dxa"/>
            <w:noWrap/>
            <w:vAlign w:val="center"/>
            <w:hideMark/>
          </w:tcPr>
          <w:p w14:paraId="691037E5"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 xml:space="preserve">Puerto </w:t>
            </w:r>
            <w:proofErr w:type="spellStart"/>
            <w:r w:rsidRPr="00B176CC">
              <w:rPr>
                <w:rFonts w:ascii="Times New Roman" w:hAnsi="Times New Roman" w:cs="Times New Roman"/>
                <w:sz w:val="20"/>
                <w:szCs w:val="20"/>
              </w:rPr>
              <w:t>Chancay</w:t>
            </w:r>
            <w:proofErr w:type="spellEnd"/>
          </w:p>
        </w:tc>
        <w:tc>
          <w:tcPr>
            <w:tcW w:w="1605" w:type="dxa"/>
            <w:noWrap/>
            <w:vAlign w:val="center"/>
            <w:hideMark/>
          </w:tcPr>
          <w:p w14:paraId="2E3D3684"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47</w:t>
            </w:r>
          </w:p>
        </w:tc>
        <w:tc>
          <w:tcPr>
            <w:tcW w:w="1481" w:type="dxa"/>
            <w:vAlign w:val="center"/>
            <w:hideMark/>
          </w:tcPr>
          <w:p w14:paraId="7D61361F" w14:textId="5C11B4F6"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34.0%</w:t>
            </w:r>
          </w:p>
        </w:tc>
        <w:tc>
          <w:tcPr>
            <w:tcW w:w="1728" w:type="dxa"/>
            <w:noWrap/>
            <w:vAlign w:val="center"/>
            <w:hideMark/>
          </w:tcPr>
          <w:p w14:paraId="1566511B" w14:textId="664A2B55"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428" w:type="dxa"/>
            <w:shd w:val="clear" w:color="auto" w:fill="FF0000"/>
            <w:noWrap/>
            <w:vAlign w:val="center"/>
            <w:hideMark/>
          </w:tcPr>
          <w:p w14:paraId="11422671"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Excluded</w:t>
            </w:r>
          </w:p>
        </w:tc>
      </w:tr>
      <w:tr w:rsidR="00A237EC" w:rsidRPr="00B176CC" w14:paraId="6E19321A" w14:textId="77777777" w:rsidTr="00AA4DC8">
        <w:trPr>
          <w:trHeight w:val="290"/>
          <w:jc w:val="center"/>
        </w:trPr>
        <w:tc>
          <w:tcPr>
            <w:tcW w:w="1253" w:type="dxa"/>
            <w:vAlign w:val="center"/>
            <w:hideMark/>
          </w:tcPr>
          <w:p w14:paraId="1B7DF3B9"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Chile</w:t>
            </w:r>
          </w:p>
        </w:tc>
        <w:tc>
          <w:tcPr>
            <w:tcW w:w="1333" w:type="dxa"/>
            <w:noWrap/>
            <w:vAlign w:val="center"/>
            <w:hideMark/>
          </w:tcPr>
          <w:p w14:paraId="49FBB136"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Changa</w:t>
            </w:r>
          </w:p>
        </w:tc>
        <w:tc>
          <w:tcPr>
            <w:tcW w:w="1605" w:type="dxa"/>
            <w:noWrap/>
            <w:vAlign w:val="center"/>
            <w:hideMark/>
          </w:tcPr>
          <w:p w14:paraId="57CA3683"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610</w:t>
            </w:r>
          </w:p>
        </w:tc>
        <w:tc>
          <w:tcPr>
            <w:tcW w:w="1481" w:type="dxa"/>
            <w:vAlign w:val="center"/>
            <w:hideMark/>
          </w:tcPr>
          <w:p w14:paraId="039A2DE3" w14:textId="56EEE8A4"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3.0%</w:t>
            </w:r>
          </w:p>
        </w:tc>
        <w:tc>
          <w:tcPr>
            <w:tcW w:w="1728" w:type="dxa"/>
            <w:noWrap/>
            <w:vAlign w:val="center"/>
            <w:hideMark/>
          </w:tcPr>
          <w:p w14:paraId="4CDF1F54" w14:textId="5578FFCF"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428" w:type="dxa"/>
            <w:shd w:val="clear" w:color="auto" w:fill="F4B083" w:themeFill="accent2" w:themeFillTint="99"/>
            <w:noWrap/>
            <w:vAlign w:val="center"/>
            <w:hideMark/>
          </w:tcPr>
          <w:p w14:paraId="26C1A665" w14:textId="7E56F489"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3.0</w:t>
            </w:r>
            <w:r w:rsidR="00914890" w:rsidRPr="00B176CC">
              <w:rPr>
                <w:rFonts w:ascii="Times New Roman" w:hAnsi="Times New Roman" w:cs="Times New Roman"/>
                <w:sz w:val="20"/>
                <w:szCs w:val="20"/>
              </w:rPr>
              <w:t>%</w:t>
            </w:r>
          </w:p>
        </w:tc>
      </w:tr>
      <w:tr w:rsidR="00A237EC" w:rsidRPr="00B176CC" w14:paraId="260D0DA2" w14:textId="77777777" w:rsidTr="00AA4DC8">
        <w:trPr>
          <w:trHeight w:val="290"/>
          <w:jc w:val="center"/>
        </w:trPr>
        <w:tc>
          <w:tcPr>
            <w:tcW w:w="1253" w:type="dxa"/>
            <w:vAlign w:val="center"/>
            <w:hideMark/>
          </w:tcPr>
          <w:p w14:paraId="57A3FF3D"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Chile</w:t>
            </w:r>
          </w:p>
        </w:tc>
        <w:tc>
          <w:tcPr>
            <w:tcW w:w="1333" w:type="dxa"/>
            <w:noWrap/>
            <w:vAlign w:val="center"/>
            <w:hideMark/>
          </w:tcPr>
          <w:p w14:paraId="4983A14C"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 xml:space="preserve">Bahía </w:t>
            </w:r>
            <w:proofErr w:type="spellStart"/>
            <w:r w:rsidRPr="00B176CC">
              <w:rPr>
                <w:rFonts w:ascii="Times New Roman" w:hAnsi="Times New Roman" w:cs="Times New Roman"/>
                <w:sz w:val="20"/>
                <w:szCs w:val="20"/>
              </w:rPr>
              <w:t>Acantilado</w:t>
            </w:r>
            <w:proofErr w:type="spellEnd"/>
          </w:p>
        </w:tc>
        <w:tc>
          <w:tcPr>
            <w:tcW w:w="1605" w:type="dxa"/>
            <w:noWrap/>
            <w:vAlign w:val="center"/>
            <w:hideMark/>
          </w:tcPr>
          <w:p w14:paraId="59CFCE27"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216</w:t>
            </w:r>
          </w:p>
        </w:tc>
        <w:tc>
          <w:tcPr>
            <w:tcW w:w="1481" w:type="dxa"/>
            <w:vAlign w:val="center"/>
            <w:hideMark/>
          </w:tcPr>
          <w:p w14:paraId="14249D71" w14:textId="541CDE8E"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0.5%</w:t>
            </w:r>
          </w:p>
        </w:tc>
        <w:tc>
          <w:tcPr>
            <w:tcW w:w="1728" w:type="dxa"/>
            <w:noWrap/>
            <w:vAlign w:val="center"/>
            <w:hideMark/>
          </w:tcPr>
          <w:p w14:paraId="5BB8A169" w14:textId="237E7EC8"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0.2%</w:t>
            </w:r>
          </w:p>
        </w:tc>
        <w:tc>
          <w:tcPr>
            <w:tcW w:w="1428" w:type="dxa"/>
            <w:shd w:val="clear" w:color="auto" w:fill="92D050"/>
            <w:noWrap/>
            <w:vAlign w:val="center"/>
            <w:hideMark/>
          </w:tcPr>
          <w:p w14:paraId="55151D2C" w14:textId="640217E1"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0.2%</w:t>
            </w:r>
          </w:p>
        </w:tc>
      </w:tr>
      <w:tr w:rsidR="00A237EC" w:rsidRPr="00B176CC" w14:paraId="47494949" w14:textId="77777777" w:rsidTr="00AA4DC8">
        <w:trPr>
          <w:trHeight w:val="290"/>
          <w:jc w:val="center"/>
        </w:trPr>
        <w:tc>
          <w:tcPr>
            <w:tcW w:w="1253" w:type="dxa"/>
            <w:vAlign w:val="center"/>
            <w:hideMark/>
          </w:tcPr>
          <w:p w14:paraId="5DD0C1DD"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Chile</w:t>
            </w:r>
          </w:p>
        </w:tc>
        <w:tc>
          <w:tcPr>
            <w:tcW w:w="1333" w:type="dxa"/>
            <w:noWrap/>
            <w:vAlign w:val="center"/>
            <w:hideMark/>
          </w:tcPr>
          <w:p w14:paraId="2CAA161A"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Puerto Saavedra</w:t>
            </w:r>
          </w:p>
        </w:tc>
        <w:tc>
          <w:tcPr>
            <w:tcW w:w="1605" w:type="dxa"/>
            <w:noWrap/>
            <w:vAlign w:val="center"/>
            <w:hideMark/>
          </w:tcPr>
          <w:p w14:paraId="141E9C9E"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327</w:t>
            </w:r>
          </w:p>
        </w:tc>
        <w:tc>
          <w:tcPr>
            <w:tcW w:w="1481" w:type="dxa"/>
            <w:vAlign w:val="center"/>
            <w:hideMark/>
          </w:tcPr>
          <w:p w14:paraId="756B2393" w14:textId="74598DC2"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0.6%</w:t>
            </w:r>
          </w:p>
        </w:tc>
        <w:tc>
          <w:tcPr>
            <w:tcW w:w="1728" w:type="dxa"/>
            <w:noWrap/>
            <w:vAlign w:val="center"/>
            <w:hideMark/>
          </w:tcPr>
          <w:p w14:paraId="2A40B7DD" w14:textId="6E5BD2B2"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0.0%</w:t>
            </w:r>
          </w:p>
        </w:tc>
        <w:tc>
          <w:tcPr>
            <w:tcW w:w="1428" w:type="dxa"/>
            <w:shd w:val="clear" w:color="auto" w:fill="92D050"/>
            <w:noWrap/>
            <w:vAlign w:val="center"/>
            <w:hideMark/>
          </w:tcPr>
          <w:p w14:paraId="0FDA5DB3" w14:textId="3F5AEEAD"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0.0%</w:t>
            </w:r>
          </w:p>
        </w:tc>
      </w:tr>
      <w:tr w:rsidR="00A237EC" w:rsidRPr="00B176CC" w14:paraId="6959E9AA" w14:textId="77777777" w:rsidTr="00AA4DC8">
        <w:trPr>
          <w:trHeight w:val="290"/>
          <w:jc w:val="center"/>
        </w:trPr>
        <w:tc>
          <w:tcPr>
            <w:tcW w:w="1253" w:type="dxa"/>
            <w:vAlign w:val="center"/>
            <w:hideMark/>
          </w:tcPr>
          <w:p w14:paraId="618D4444"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Chile</w:t>
            </w:r>
          </w:p>
        </w:tc>
        <w:tc>
          <w:tcPr>
            <w:tcW w:w="1333" w:type="dxa"/>
            <w:noWrap/>
            <w:vAlign w:val="center"/>
            <w:hideMark/>
          </w:tcPr>
          <w:p w14:paraId="0380E13D" w14:textId="77777777" w:rsidR="00914890" w:rsidRPr="00B176CC" w:rsidRDefault="00914890"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Lenga</w:t>
            </w:r>
            <w:proofErr w:type="spellEnd"/>
          </w:p>
        </w:tc>
        <w:tc>
          <w:tcPr>
            <w:tcW w:w="1605" w:type="dxa"/>
            <w:noWrap/>
            <w:vAlign w:val="center"/>
            <w:hideMark/>
          </w:tcPr>
          <w:p w14:paraId="024D904B"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710</w:t>
            </w:r>
          </w:p>
        </w:tc>
        <w:tc>
          <w:tcPr>
            <w:tcW w:w="1481" w:type="dxa"/>
            <w:vAlign w:val="center"/>
            <w:hideMark/>
          </w:tcPr>
          <w:p w14:paraId="74A54A62" w14:textId="4134A99B"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8.6%</w:t>
            </w:r>
          </w:p>
        </w:tc>
        <w:tc>
          <w:tcPr>
            <w:tcW w:w="1728" w:type="dxa"/>
            <w:noWrap/>
            <w:vAlign w:val="center"/>
            <w:hideMark/>
          </w:tcPr>
          <w:p w14:paraId="04239A34" w14:textId="31F71DA9"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428" w:type="dxa"/>
            <w:shd w:val="clear" w:color="auto" w:fill="F4B083" w:themeFill="accent2" w:themeFillTint="99"/>
            <w:noWrap/>
            <w:vAlign w:val="center"/>
            <w:hideMark/>
          </w:tcPr>
          <w:p w14:paraId="64DF6606" w14:textId="0777B7E0"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8.6%</w:t>
            </w:r>
          </w:p>
        </w:tc>
      </w:tr>
      <w:tr w:rsidR="00A237EC" w:rsidRPr="00B176CC" w14:paraId="35F9DF71" w14:textId="77777777" w:rsidTr="00AA4DC8">
        <w:trPr>
          <w:trHeight w:val="290"/>
          <w:jc w:val="center"/>
        </w:trPr>
        <w:tc>
          <w:tcPr>
            <w:tcW w:w="1253" w:type="dxa"/>
            <w:vAlign w:val="center"/>
            <w:hideMark/>
          </w:tcPr>
          <w:p w14:paraId="396617C5"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Chile</w:t>
            </w:r>
          </w:p>
        </w:tc>
        <w:tc>
          <w:tcPr>
            <w:tcW w:w="1333" w:type="dxa"/>
            <w:noWrap/>
            <w:vAlign w:val="center"/>
            <w:hideMark/>
          </w:tcPr>
          <w:p w14:paraId="1CAAA175"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Trocadero</w:t>
            </w:r>
          </w:p>
        </w:tc>
        <w:tc>
          <w:tcPr>
            <w:tcW w:w="1605" w:type="dxa"/>
            <w:noWrap/>
            <w:vAlign w:val="center"/>
            <w:hideMark/>
          </w:tcPr>
          <w:p w14:paraId="5900C484"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667</w:t>
            </w:r>
          </w:p>
        </w:tc>
        <w:tc>
          <w:tcPr>
            <w:tcW w:w="1481" w:type="dxa"/>
            <w:vAlign w:val="center"/>
            <w:hideMark/>
          </w:tcPr>
          <w:p w14:paraId="0D7FF2F1" w14:textId="4D32683E"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0.0%</w:t>
            </w:r>
          </w:p>
        </w:tc>
        <w:tc>
          <w:tcPr>
            <w:tcW w:w="1728" w:type="dxa"/>
            <w:noWrap/>
            <w:vAlign w:val="center"/>
            <w:hideMark/>
          </w:tcPr>
          <w:p w14:paraId="0097CC1D" w14:textId="00A0C590"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0.0%</w:t>
            </w:r>
          </w:p>
        </w:tc>
        <w:tc>
          <w:tcPr>
            <w:tcW w:w="1428" w:type="dxa"/>
            <w:shd w:val="clear" w:color="auto" w:fill="92D050"/>
            <w:noWrap/>
            <w:vAlign w:val="center"/>
            <w:hideMark/>
          </w:tcPr>
          <w:p w14:paraId="5A7E2FBA" w14:textId="565006EE"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0.0%</w:t>
            </w:r>
          </w:p>
        </w:tc>
      </w:tr>
      <w:tr w:rsidR="00A237EC" w:rsidRPr="00B176CC" w14:paraId="6BF6C31E" w14:textId="77777777" w:rsidTr="00AA4DC8">
        <w:trPr>
          <w:trHeight w:val="290"/>
          <w:jc w:val="center"/>
        </w:trPr>
        <w:tc>
          <w:tcPr>
            <w:tcW w:w="1253" w:type="dxa"/>
            <w:vAlign w:val="center"/>
            <w:hideMark/>
          </w:tcPr>
          <w:p w14:paraId="4DFDD46E"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1333" w:type="dxa"/>
            <w:noWrap/>
            <w:vAlign w:val="center"/>
            <w:hideMark/>
          </w:tcPr>
          <w:p w14:paraId="1DCB6CC2"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 xml:space="preserve">Los </w:t>
            </w:r>
            <w:proofErr w:type="spellStart"/>
            <w:r w:rsidRPr="00B176CC">
              <w:rPr>
                <w:rFonts w:ascii="Times New Roman" w:hAnsi="Times New Roman" w:cs="Times New Roman"/>
                <w:sz w:val="20"/>
                <w:szCs w:val="20"/>
              </w:rPr>
              <w:t>Millonarios</w:t>
            </w:r>
            <w:proofErr w:type="spellEnd"/>
          </w:p>
        </w:tc>
        <w:tc>
          <w:tcPr>
            <w:tcW w:w="1605" w:type="dxa"/>
            <w:noWrap/>
            <w:vAlign w:val="center"/>
            <w:hideMark/>
          </w:tcPr>
          <w:p w14:paraId="20181E6D"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31</w:t>
            </w:r>
          </w:p>
        </w:tc>
        <w:tc>
          <w:tcPr>
            <w:tcW w:w="1481" w:type="dxa"/>
            <w:vAlign w:val="center"/>
            <w:hideMark/>
          </w:tcPr>
          <w:p w14:paraId="58540E2B" w14:textId="5B168065"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22.6%</w:t>
            </w:r>
          </w:p>
        </w:tc>
        <w:tc>
          <w:tcPr>
            <w:tcW w:w="1728" w:type="dxa"/>
            <w:noWrap/>
            <w:vAlign w:val="center"/>
            <w:hideMark/>
          </w:tcPr>
          <w:p w14:paraId="2BB067E8" w14:textId="430D6723"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428" w:type="dxa"/>
            <w:shd w:val="clear" w:color="auto" w:fill="FF0000"/>
            <w:noWrap/>
            <w:vAlign w:val="center"/>
            <w:hideMark/>
          </w:tcPr>
          <w:p w14:paraId="298EF26B"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Excluded</w:t>
            </w:r>
          </w:p>
        </w:tc>
      </w:tr>
      <w:tr w:rsidR="00A237EC" w:rsidRPr="00B176CC" w14:paraId="723E598F" w14:textId="77777777" w:rsidTr="00AA4DC8">
        <w:trPr>
          <w:trHeight w:val="290"/>
          <w:jc w:val="center"/>
        </w:trPr>
        <w:tc>
          <w:tcPr>
            <w:tcW w:w="1253" w:type="dxa"/>
            <w:vAlign w:val="center"/>
            <w:hideMark/>
          </w:tcPr>
          <w:p w14:paraId="74A84457"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1333" w:type="dxa"/>
            <w:noWrap/>
            <w:vAlign w:val="center"/>
            <w:hideMark/>
          </w:tcPr>
          <w:p w14:paraId="7652B3EA"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Tortuga Bay</w:t>
            </w:r>
          </w:p>
        </w:tc>
        <w:tc>
          <w:tcPr>
            <w:tcW w:w="1605" w:type="dxa"/>
            <w:noWrap/>
            <w:vAlign w:val="center"/>
            <w:hideMark/>
          </w:tcPr>
          <w:p w14:paraId="5DCD1104"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86</w:t>
            </w:r>
          </w:p>
        </w:tc>
        <w:tc>
          <w:tcPr>
            <w:tcW w:w="1481" w:type="dxa"/>
            <w:vAlign w:val="center"/>
            <w:hideMark/>
          </w:tcPr>
          <w:p w14:paraId="1F12ADC8" w14:textId="348B2A1F"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3.5%</w:t>
            </w:r>
          </w:p>
        </w:tc>
        <w:tc>
          <w:tcPr>
            <w:tcW w:w="1728" w:type="dxa"/>
            <w:noWrap/>
            <w:vAlign w:val="center"/>
            <w:hideMark/>
          </w:tcPr>
          <w:p w14:paraId="2AA197A4" w14:textId="4BD57F02"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428" w:type="dxa"/>
            <w:shd w:val="clear" w:color="auto" w:fill="FF0000"/>
            <w:noWrap/>
            <w:vAlign w:val="center"/>
            <w:hideMark/>
          </w:tcPr>
          <w:p w14:paraId="14433B15"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Excluded</w:t>
            </w:r>
          </w:p>
        </w:tc>
      </w:tr>
      <w:tr w:rsidR="00AA4DC8" w:rsidRPr="00B176CC" w14:paraId="59BD7C80" w14:textId="77777777" w:rsidTr="00AA4DC8">
        <w:trPr>
          <w:trHeight w:val="290"/>
          <w:jc w:val="center"/>
        </w:trPr>
        <w:tc>
          <w:tcPr>
            <w:tcW w:w="1253" w:type="dxa"/>
            <w:noWrap/>
            <w:vAlign w:val="center"/>
            <w:hideMark/>
          </w:tcPr>
          <w:p w14:paraId="5CFEC759"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1333" w:type="dxa"/>
            <w:noWrap/>
            <w:vAlign w:val="center"/>
            <w:hideMark/>
          </w:tcPr>
          <w:p w14:paraId="353279AC"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 xml:space="preserve">Los </w:t>
            </w:r>
            <w:proofErr w:type="spellStart"/>
            <w:r w:rsidRPr="00B176CC">
              <w:rPr>
                <w:rFonts w:ascii="Times New Roman" w:hAnsi="Times New Roman" w:cs="Times New Roman"/>
                <w:sz w:val="20"/>
                <w:szCs w:val="20"/>
              </w:rPr>
              <w:t>Alemanes</w:t>
            </w:r>
            <w:proofErr w:type="spellEnd"/>
          </w:p>
        </w:tc>
        <w:tc>
          <w:tcPr>
            <w:tcW w:w="1605" w:type="dxa"/>
            <w:noWrap/>
            <w:vAlign w:val="center"/>
            <w:hideMark/>
          </w:tcPr>
          <w:p w14:paraId="6C729B3E"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86</w:t>
            </w:r>
          </w:p>
        </w:tc>
        <w:tc>
          <w:tcPr>
            <w:tcW w:w="1481" w:type="dxa"/>
            <w:vAlign w:val="center"/>
            <w:hideMark/>
          </w:tcPr>
          <w:p w14:paraId="03BA789D" w14:textId="472E0F81"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9.3%</w:t>
            </w:r>
          </w:p>
        </w:tc>
        <w:tc>
          <w:tcPr>
            <w:tcW w:w="1728" w:type="dxa"/>
            <w:noWrap/>
            <w:vAlign w:val="center"/>
            <w:hideMark/>
          </w:tcPr>
          <w:p w14:paraId="23B1BF7B" w14:textId="32C94F24"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428" w:type="dxa"/>
            <w:shd w:val="clear" w:color="auto" w:fill="FF0000"/>
            <w:noWrap/>
            <w:vAlign w:val="center"/>
            <w:hideMark/>
          </w:tcPr>
          <w:p w14:paraId="750B9E1C"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Excluded</w:t>
            </w:r>
          </w:p>
        </w:tc>
      </w:tr>
      <w:tr w:rsidR="00AA4DC8" w:rsidRPr="00B176CC" w14:paraId="30D0C631" w14:textId="77777777" w:rsidTr="00AA4DC8">
        <w:trPr>
          <w:trHeight w:val="290"/>
          <w:jc w:val="center"/>
        </w:trPr>
        <w:tc>
          <w:tcPr>
            <w:tcW w:w="1253" w:type="dxa"/>
            <w:noWrap/>
            <w:vAlign w:val="center"/>
            <w:hideMark/>
          </w:tcPr>
          <w:p w14:paraId="555E1CBB"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Chile</w:t>
            </w:r>
          </w:p>
        </w:tc>
        <w:tc>
          <w:tcPr>
            <w:tcW w:w="1333" w:type="dxa"/>
            <w:noWrap/>
            <w:vAlign w:val="center"/>
            <w:hideMark/>
          </w:tcPr>
          <w:p w14:paraId="168110CC" w14:textId="77777777" w:rsidR="00914890" w:rsidRPr="00B176CC" w:rsidRDefault="00914890"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Taharoa</w:t>
            </w:r>
            <w:proofErr w:type="spellEnd"/>
          </w:p>
        </w:tc>
        <w:tc>
          <w:tcPr>
            <w:tcW w:w="1605" w:type="dxa"/>
            <w:noWrap/>
            <w:vAlign w:val="center"/>
            <w:hideMark/>
          </w:tcPr>
          <w:p w14:paraId="706E13EF"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407</w:t>
            </w:r>
          </w:p>
        </w:tc>
        <w:tc>
          <w:tcPr>
            <w:tcW w:w="1481" w:type="dxa"/>
            <w:noWrap/>
            <w:vAlign w:val="center"/>
            <w:hideMark/>
          </w:tcPr>
          <w:p w14:paraId="49FFB002" w14:textId="3B17BDCE"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30.7%</w:t>
            </w:r>
          </w:p>
        </w:tc>
        <w:tc>
          <w:tcPr>
            <w:tcW w:w="1728" w:type="dxa"/>
            <w:noWrap/>
            <w:vAlign w:val="center"/>
            <w:hideMark/>
          </w:tcPr>
          <w:p w14:paraId="7110240D" w14:textId="69C082CC"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28.7%</w:t>
            </w:r>
          </w:p>
        </w:tc>
        <w:tc>
          <w:tcPr>
            <w:tcW w:w="1428" w:type="dxa"/>
            <w:shd w:val="clear" w:color="auto" w:fill="92D050"/>
            <w:noWrap/>
            <w:vAlign w:val="center"/>
            <w:hideMark/>
          </w:tcPr>
          <w:p w14:paraId="1343F312" w14:textId="049AA746"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28.7%</w:t>
            </w:r>
          </w:p>
        </w:tc>
      </w:tr>
    </w:tbl>
    <w:p w14:paraId="65C75419" w14:textId="77777777" w:rsidR="00A17EC4" w:rsidRPr="00B176CC" w:rsidRDefault="00A17EC4" w:rsidP="00D65787">
      <w:pPr>
        <w:rPr>
          <w:rFonts w:ascii="Times New Roman" w:hAnsi="Times New Roman" w:cs="Times New Roman"/>
          <w:sz w:val="20"/>
          <w:szCs w:val="20"/>
          <w:lang w:val="en-GB"/>
        </w:rPr>
      </w:pPr>
    </w:p>
    <w:p w14:paraId="11978BE0" w14:textId="77777777" w:rsidR="00A734C3" w:rsidRDefault="00D65787">
      <w:pPr>
        <w:jc w:val="left"/>
        <w:rPr>
          <w:rFonts w:ascii="Times New Roman" w:hAnsi="Times New Roman" w:cs="Times New Roman"/>
          <w:sz w:val="20"/>
          <w:szCs w:val="20"/>
          <w:lang w:val="en-GB"/>
        </w:rPr>
        <w:sectPr w:rsidR="00A734C3" w:rsidSect="002B5671">
          <w:footerReference w:type="default" r:id="rId22"/>
          <w:pgSz w:w="12240" w:h="15840"/>
          <w:pgMar w:top="1418" w:right="1701" w:bottom="1418" w:left="1701" w:header="709" w:footer="709" w:gutter="0"/>
          <w:cols w:space="708"/>
          <w:docGrid w:linePitch="360"/>
        </w:sectPr>
      </w:pPr>
      <w:r w:rsidRPr="00B176CC">
        <w:rPr>
          <w:rFonts w:ascii="Times New Roman" w:hAnsi="Times New Roman" w:cs="Times New Roman"/>
          <w:sz w:val="20"/>
          <w:szCs w:val="20"/>
          <w:lang w:val="en-GB"/>
        </w:rPr>
        <w:br w:type="page"/>
      </w:r>
    </w:p>
    <w:p w14:paraId="7C7EDF05" w14:textId="022600BC" w:rsidR="00277BD0" w:rsidRPr="003C3312" w:rsidRDefault="003C3312" w:rsidP="003C3312">
      <w:pPr>
        <w:spacing w:line="276" w:lineRule="auto"/>
        <w:rPr>
          <w:rFonts w:ascii="Times New Roman" w:hAnsi="Times New Roman" w:cs="Times New Roman"/>
          <w:sz w:val="20"/>
          <w:szCs w:val="20"/>
          <w:lang w:val="en-GB"/>
        </w:rPr>
      </w:pPr>
      <w:r w:rsidRPr="003C3312">
        <w:rPr>
          <w:rFonts w:ascii="Times New Roman" w:hAnsi="Times New Roman" w:cs="Times New Roman"/>
          <w:sz w:val="20"/>
          <w:szCs w:val="20"/>
          <w:lang w:val="en-GB"/>
        </w:rPr>
        <w:lastRenderedPageBreak/>
        <w:t>Table 8.</w:t>
      </w:r>
      <w:r w:rsidR="00797BF4">
        <w:rPr>
          <w:rFonts w:ascii="Times New Roman" w:hAnsi="Times New Roman" w:cs="Times New Roman"/>
          <w:sz w:val="20"/>
          <w:szCs w:val="20"/>
          <w:lang w:val="en-GB"/>
        </w:rPr>
        <w:t xml:space="preserve"> </w:t>
      </w:r>
      <w:commentRangeStart w:id="7"/>
      <w:r w:rsidR="00797BF4">
        <w:rPr>
          <w:rFonts w:ascii="Times New Roman" w:hAnsi="Times New Roman" w:cs="Times New Roman"/>
          <w:sz w:val="20"/>
          <w:szCs w:val="20"/>
          <w:lang w:val="en-GB"/>
        </w:rPr>
        <w:t>Summary</w:t>
      </w:r>
      <w:commentRangeEnd w:id="7"/>
      <w:r w:rsidR="00CD6C47">
        <w:rPr>
          <w:rStyle w:val="CommentReference"/>
        </w:rPr>
        <w:commentReference w:id="7"/>
      </w:r>
      <w:r w:rsidR="00797BF4">
        <w:rPr>
          <w:rFonts w:ascii="Times New Roman" w:hAnsi="Times New Roman" w:cs="Times New Roman"/>
          <w:sz w:val="20"/>
          <w:szCs w:val="20"/>
          <w:lang w:val="en-GB"/>
        </w:rPr>
        <w:t>.</w:t>
      </w:r>
      <w:r w:rsidRPr="003C3312">
        <w:rPr>
          <w:rFonts w:ascii="Times New Roman" w:hAnsi="Times New Roman" w:cs="Times New Roman"/>
          <w:sz w:val="20"/>
          <w:szCs w:val="20"/>
          <w:lang w:val="en-GB"/>
        </w:rPr>
        <w:t xml:space="preserve"> </w:t>
      </w:r>
      <w:r w:rsidR="00277BD0" w:rsidRPr="003C3312">
        <w:rPr>
          <w:rFonts w:ascii="Times New Roman" w:hAnsi="Times New Roman" w:cs="Times New Roman"/>
          <w:sz w:val="20"/>
          <w:szCs w:val="20"/>
          <w:lang w:val="en-GB"/>
        </w:rPr>
        <w:t xml:space="preserve">Columns A and B are validated numbers registered on each beach after </w:t>
      </w:r>
      <w:r w:rsidRPr="003C3312">
        <w:rPr>
          <w:rFonts w:ascii="Times New Roman" w:hAnsi="Times New Roman" w:cs="Times New Roman"/>
          <w:sz w:val="20"/>
          <w:szCs w:val="20"/>
          <w:lang w:val="en-GB"/>
        </w:rPr>
        <w:t>correcting</w:t>
      </w:r>
      <w:r w:rsidR="00100850" w:rsidRPr="003C3312">
        <w:rPr>
          <w:rFonts w:ascii="Times New Roman" w:hAnsi="Times New Roman" w:cs="Times New Roman"/>
          <w:sz w:val="20"/>
          <w:szCs w:val="20"/>
          <w:lang w:val="en-GB"/>
        </w:rPr>
        <w:t xml:space="preserve"> calculations in</w:t>
      </w:r>
      <w:r w:rsidR="00277BD0" w:rsidRPr="003C3312">
        <w:rPr>
          <w:rFonts w:ascii="Times New Roman" w:hAnsi="Times New Roman" w:cs="Times New Roman"/>
          <w:sz w:val="20"/>
          <w:szCs w:val="20"/>
          <w:lang w:val="en-GB"/>
        </w:rPr>
        <w:t xml:space="preserve"> the first </w:t>
      </w:r>
      <w:r w:rsidR="00C47834">
        <w:rPr>
          <w:rFonts w:ascii="Times New Roman" w:hAnsi="Times New Roman" w:cs="Times New Roman"/>
          <w:sz w:val="20"/>
          <w:szCs w:val="20"/>
          <w:lang w:val="en-GB"/>
        </w:rPr>
        <w:t>data quality assur</w:t>
      </w:r>
      <w:r w:rsidR="003D1505">
        <w:rPr>
          <w:rFonts w:ascii="Times New Roman" w:hAnsi="Times New Roman" w:cs="Times New Roman"/>
          <w:sz w:val="20"/>
          <w:szCs w:val="20"/>
          <w:lang w:val="en-GB"/>
        </w:rPr>
        <w:t>ance</w:t>
      </w:r>
      <w:r w:rsidR="00C47834" w:rsidRPr="003C3312">
        <w:rPr>
          <w:rFonts w:ascii="Times New Roman" w:hAnsi="Times New Roman" w:cs="Times New Roman"/>
          <w:sz w:val="20"/>
          <w:szCs w:val="20"/>
          <w:lang w:val="en-GB"/>
        </w:rPr>
        <w:t xml:space="preserve"> </w:t>
      </w:r>
      <w:r w:rsidR="00277BD0" w:rsidRPr="003C3312">
        <w:rPr>
          <w:rFonts w:ascii="Times New Roman" w:hAnsi="Times New Roman" w:cs="Times New Roman"/>
          <w:sz w:val="20"/>
          <w:szCs w:val="20"/>
          <w:lang w:val="en-GB"/>
        </w:rPr>
        <w:t xml:space="preserve">module. C are the available items to </w:t>
      </w:r>
      <w:r w:rsidR="003D1505">
        <w:rPr>
          <w:rFonts w:ascii="Times New Roman" w:hAnsi="Times New Roman" w:cs="Times New Roman"/>
          <w:sz w:val="20"/>
          <w:szCs w:val="20"/>
          <w:lang w:val="en-GB"/>
        </w:rPr>
        <w:t xml:space="preserve">data quality </w:t>
      </w:r>
      <w:r w:rsidR="008E4095">
        <w:rPr>
          <w:rFonts w:ascii="Times New Roman" w:hAnsi="Times New Roman" w:cs="Times New Roman"/>
          <w:sz w:val="20"/>
          <w:szCs w:val="20"/>
          <w:lang w:val="en-GB"/>
        </w:rPr>
        <w:t>assurance</w:t>
      </w:r>
      <w:r w:rsidR="003D1505" w:rsidRPr="003C3312">
        <w:rPr>
          <w:rFonts w:ascii="Times New Roman" w:hAnsi="Times New Roman" w:cs="Times New Roman"/>
          <w:sz w:val="20"/>
          <w:szCs w:val="20"/>
          <w:lang w:val="en-GB"/>
        </w:rPr>
        <w:t xml:space="preserve"> </w:t>
      </w:r>
      <w:r w:rsidR="00277BD0" w:rsidRPr="003C3312">
        <w:rPr>
          <w:rFonts w:ascii="Times New Roman" w:hAnsi="Times New Roman" w:cs="Times New Roman"/>
          <w:sz w:val="20"/>
          <w:szCs w:val="20"/>
          <w:lang w:val="en-GB"/>
        </w:rPr>
        <w:t xml:space="preserve">in module 2, as column D are the number of items that experts </w:t>
      </w:r>
      <w:r w:rsidR="00BB6A46">
        <w:rPr>
          <w:rFonts w:ascii="Times New Roman" w:hAnsi="Times New Roman" w:cs="Times New Roman"/>
          <w:sz w:val="20"/>
          <w:szCs w:val="20"/>
          <w:lang w:val="en-GB"/>
        </w:rPr>
        <w:t xml:space="preserve">confirmed </w:t>
      </w:r>
      <w:r w:rsidR="00994387">
        <w:rPr>
          <w:rFonts w:ascii="Times New Roman" w:hAnsi="Times New Roman" w:cs="Times New Roman"/>
          <w:sz w:val="20"/>
          <w:szCs w:val="20"/>
          <w:lang w:val="en-GB"/>
        </w:rPr>
        <w:t xml:space="preserve">the presence of </w:t>
      </w:r>
      <w:r w:rsidR="00277BD0" w:rsidRPr="003C3312">
        <w:rPr>
          <w:rFonts w:ascii="Times New Roman" w:hAnsi="Times New Roman" w:cs="Times New Roman"/>
          <w:sz w:val="20"/>
          <w:szCs w:val="20"/>
          <w:lang w:val="en-GB"/>
        </w:rPr>
        <w:t xml:space="preserve">epibionts, and </w:t>
      </w:r>
      <w:proofErr w:type="spellStart"/>
      <w:r w:rsidR="00277BD0" w:rsidRPr="003C3312">
        <w:rPr>
          <w:rFonts w:ascii="Times New Roman" w:hAnsi="Times New Roman" w:cs="Times New Roman"/>
          <w:sz w:val="20"/>
          <w:szCs w:val="20"/>
          <w:lang w:val="en-GB"/>
        </w:rPr>
        <w:t>E</w:t>
      </w:r>
      <w:proofErr w:type="spellEnd"/>
      <w:r w:rsidR="00277BD0" w:rsidRPr="003C3312">
        <w:rPr>
          <w:rFonts w:ascii="Times New Roman" w:hAnsi="Times New Roman" w:cs="Times New Roman"/>
          <w:sz w:val="20"/>
          <w:szCs w:val="20"/>
          <w:lang w:val="en-GB"/>
        </w:rPr>
        <w:t xml:space="preserve"> are the number of items with positive buoyancy. Proportions of items with epibionts and items with positive buoyancy in the subsample were applied to estimate the column F corresponding with items that could have arrived with currents. Column. The last column summarizes </w:t>
      </w:r>
      <w:r w:rsidR="00E05ADD">
        <w:rPr>
          <w:rFonts w:ascii="Times New Roman" w:hAnsi="Times New Roman" w:cs="Times New Roman"/>
          <w:sz w:val="20"/>
          <w:szCs w:val="20"/>
          <w:lang w:val="en-GB"/>
        </w:rPr>
        <w:t xml:space="preserve">the </w:t>
      </w:r>
      <w:r w:rsidR="00277BD0" w:rsidRPr="003C3312">
        <w:rPr>
          <w:rFonts w:ascii="Times New Roman" w:hAnsi="Times New Roman" w:cs="Times New Roman"/>
          <w:sz w:val="20"/>
          <w:szCs w:val="20"/>
          <w:lang w:val="en-GB"/>
        </w:rPr>
        <w:t xml:space="preserve">final percentages that were used to the model validation. Colours indicate the confidence of these percentages, which is low for </w:t>
      </w:r>
      <w:r w:rsidR="00E05ADD">
        <w:rPr>
          <w:rFonts w:ascii="Times New Roman" w:hAnsi="Times New Roman" w:cs="Times New Roman"/>
          <w:sz w:val="20"/>
          <w:szCs w:val="20"/>
          <w:lang w:val="en-GB"/>
        </w:rPr>
        <w:t xml:space="preserve">those </w:t>
      </w:r>
      <w:r w:rsidR="00277BD0" w:rsidRPr="003C3312">
        <w:rPr>
          <w:rFonts w:ascii="Times New Roman" w:hAnsi="Times New Roman" w:cs="Times New Roman"/>
          <w:sz w:val="20"/>
          <w:szCs w:val="20"/>
          <w:lang w:val="en-GB"/>
        </w:rPr>
        <w:t xml:space="preserve">beaches </w:t>
      </w:r>
      <w:r w:rsidR="00E05ADD">
        <w:rPr>
          <w:rFonts w:ascii="Times New Roman" w:hAnsi="Times New Roman" w:cs="Times New Roman"/>
          <w:sz w:val="20"/>
          <w:szCs w:val="20"/>
          <w:lang w:val="en-GB"/>
        </w:rPr>
        <w:t xml:space="preserve">for which only module 1 of the </w:t>
      </w:r>
      <w:r w:rsidR="008E4095">
        <w:rPr>
          <w:rFonts w:ascii="Times New Roman" w:hAnsi="Times New Roman" w:cs="Times New Roman"/>
          <w:sz w:val="20"/>
          <w:szCs w:val="20"/>
          <w:lang w:val="en-GB"/>
        </w:rPr>
        <w:t xml:space="preserve">data quality assurance procedure </w:t>
      </w:r>
      <w:r w:rsidR="00E05ADD">
        <w:rPr>
          <w:rFonts w:ascii="Times New Roman" w:hAnsi="Times New Roman" w:cs="Times New Roman"/>
          <w:sz w:val="20"/>
          <w:szCs w:val="20"/>
          <w:lang w:val="en-GB"/>
        </w:rPr>
        <w:t>could be</w:t>
      </w:r>
      <w:r w:rsidR="00277BD0" w:rsidRPr="003C3312">
        <w:rPr>
          <w:rFonts w:ascii="Times New Roman" w:hAnsi="Times New Roman" w:cs="Times New Roman"/>
          <w:sz w:val="20"/>
          <w:szCs w:val="20"/>
          <w:lang w:val="en-GB"/>
        </w:rPr>
        <w:t xml:space="preserve"> applied and high for the rest. </w:t>
      </w:r>
      <w:r w:rsidR="00712DA4">
        <w:rPr>
          <w:rFonts w:ascii="Times New Roman" w:hAnsi="Times New Roman" w:cs="Times New Roman"/>
          <w:sz w:val="20"/>
          <w:szCs w:val="20"/>
          <w:lang w:val="en-GB"/>
        </w:rPr>
        <w:t>Five</w:t>
      </w:r>
      <w:r w:rsidR="00277BD0" w:rsidRPr="003C3312">
        <w:rPr>
          <w:rFonts w:ascii="Times New Roman" w:hAnsi="Times New Roman" w:cs="Times New Roman"/>
          <w:sz w:val="20"/>
          <w:szCs w:val="20"/>
          <w:lang w:val="en-GB"/>
        </w:rPr>
        <w:t xml:space="preserve"> beaches were excluded because the total number evaluated on the beach (column B) did not </w:t>
      </w:r>
      <w:r w:rsidR="00E05ADD">
        <w:rPr>
          <w:rFonts w:ascii="Times New Roman" w:hAnsi="Times New Roman" w:cs="Times New Roman"/>
          <w:sz w:val="20"/>
          <w:szCs w:val="20"/>
          <w:lang w:val="en-GB"/>
        </w:rPr>
        <w:t>reach the</w:t>
      </w:r>
      <w:r w:rsidR="00277BD0" w:rsidRPr="003C3312">
        <w:rPr>
          <w:rFonts w:ascii="Times New Roman" w:hAnsi="Times New Roman" w:cs="Times New Roman"/>
          <w:sz w:val="20"/>
          <w:szCs w:val="20"/>
          <w:lang w:val="en-GB"/>
        </w:rPr>
        <w:t xml:space="preserve"> minimum of 100 items and no subsample </w:t>
      </w:r>
      <w:r w:rsidR="00E05ADD">
        <w:rPr>
          <w:rFonts w:ascii="Times New Roman" w:hAnsi="Times New Roman" w:cs="Times New Roman"/>
          <w:sz w:val="20"/>
          <w:szCs w:val="20"/>
          <w:lang w:val="en-GB"/>
        </w:rPr>
        <w:t>was available for module 2 &amp; 3</w:t>
      </w:r>
      <w:r w:rsidR="00277BD0" w:rsidRPr="003C3312">
        <w:rPr>
          <w:rFonts w:ascii="Times New Roman" w:hAnsi="Times New Roman" w:cs="Times New Roman"/>
          <w:sz w:val="20"/>
          <w:szCs w:val="20"/>
          <w:lang w:val="en-GB"/>
        </w:rPr>
        <w:t xml:space="preserve">. </w:t>
      </w:r>
    </w:p>
    <w:tbl>
      <w:tblPr>
        <w:tblStyle w:val="TableGrid"/>
        <w:tblW w:w="13178" w:type="dxa"/>
        <w:tblLook w:val="04A0" w:firstRow="1" w:lastRow="0" w:firstColumn="1" w:lastColumn="0" w:noHBand="0" w:noVBand="1"/>
      </w:tblPr>
      <w:tblGrid>
        <w:gridCol w:w="1084"/>
        <w:gridCol w:w="1150"/>
        <w:gridCol w:w="1322"/>
        <w:gridCol w:w="1379"/>
        <w:gridCol w:w="1249"/>
        <w:gridCol w:w="1406"/>
        <w:gridCol w:w="1245"/>
        <w:gridCol w:w="2249"/>
        <w:gridCol w:w="2094"/>
      </w:tblGrid>
      <w:tr w:rsidR="002A16D2" w:rsidRPr="00100850" w14:paraId="221BCE3A" w14:textId="77777777" w:rsidTr="006C4FF4">
        <w:trPr>
          <w:trHeight w:val="290"/>
        </w:trPr>
        <w:tc>
          <w:tcPr>
            <w:tcW w:w="915" w:type="dxa"/>
          </w:tcPr>
          <w:p w14:paraId="2A3EAEB7" w14:textId="77777777" w:rsidR="00112DF5" w:rsidRPr="00100850" w:rsidRDefault="00112DF5" w:rsidP="0090521F">
            <w:pPr>
              <w:jc w:val="center"/>
              <w:rPr>
                <w:rFonts w:ascii="Times New Roman" w:hAnsi="Times New Roman" w:cs="Times New Roman"/>
                <w:sz w:val="20"/>
                <w:szCs w:val="20"/>
              </w:rPr>
            </w:pPr>
          </w:p>
        </w:tc>
        <w:tc>
          <w:tcPr>
            <w:tcW w:w="964" w:type="dxa"/>
            <w:noWrap/>
          </w:tcPr>
          <w:p w14:paraId="41C16B89" w14:textId="77777777" w:rsidR="00112DF5" w:rsidRPr="00100850" w:rsidRDefault="00112DF5" w:rsidP="0090521F">
            <w:pPr>
              <w:jc w:val="center"/>
              <w:rPr>
                <w:rFonts w:ascii="Times New Roman" w:hAnsi="Times New Roman" w:cs="Times New Roman"/>
                <w:sz w:val="20"/>
                <w:szCs w:val="20"/>
              </w:rPr>
            </w:pPr>
          </w:p>
        </w:tc>
        <w:tc>
          <w:tcPr>
            <w:tcW w:w="2774" w:type="dxa"/>
            <w:gridSpan w:val="2"/>
            <w:vAlign w:val="center"/>
          </w:tcPr>
          <w:p w14:paraId="2D190BC0" w14:textId="6E3E4518" w:rsidR="00112DF5" w:rsidRPr="00100850" w:rsidRDefault="00112DF5" w:rsidP="006C4FF4">
            <w:pPr>
              <w:jc w:val="center"/>
              <w:rPr>
                <w:rFonts w:ascii="Times New Roman" w:hAnsi="Times New Roman" w:cs="Times New Roman"/>
                <w:b/>
                <w:bCs/>
                <w:sz w:val="20"/>
                <w:szCs w:val="20"/>
              </w:rPr>
            </w:pPr>
            <w:r w:rsidRPr="00100850">
              <w:rPr>
                <w:rFonts w:ascii="Times New Roman" w:hAnsi="Times New Roman" w:cs="Times New Roman"/>
                <w:b/>
                <w:bCs/>
                <w:sz w:val="20"/>
                <w:szCs w:val="20"/>
              </w:rPr>
              <w:t>Module 1</w:t>
            </w:r>
          </w:p>
        </w:tc>
        <w:tc>
          <w:tcPr>
            <w:tcW w:w="1269" w:type="dxa"/>
          </w:tcPr>
          <w:p w14:paraId="3ED358FD" w14:textId="77777777" w:rsidR="00112DF5" w:rsidRPr="00100850" w:rsidRDefault="00112DF5" w:rsidP="0090521F">
            <w:pPr>
              <w:rPr>
                <w:rFonts w:ascii="Times New Roman" w:hAnsi="Times New Roman" w:cs="Times New Roman"/>
                <w:b/>
                <w:bCs/>
                <w:sz w:val="20"/>
                <w:szCs w:val="20"/>
              </w:rPr>
            </w:pPr>
          </w:p>
        </w:tc>
        <w:tc>
          <w:tcPr>
            <w:tcW w:w="1444" w:type="dxa"/>
            <w:vAlign w:val="center"/>
          </w:tcPr>
          <w:p w14:paraId="4D09B9E0" w14:textId="77777777" w:rsidR="00112DF5" w:rsidRPr="00100850" w:rsidRDefault="00112DF5" w:rsidP="006C4FF4">
            <w:pPr>
              <w:jc w:val="center"/>
              <w:rPr>
                <w:rFonts w:ascii="Times New Roman" w:hAnsi="Times New Roman" w:cs="Times New Roman"/>
                <w:b/>
                <w:bCs/>
                <w:sz w:val="20"/>
                <w:szCs w:val="20"/>
              </w:rPr>
            </w:pPr>
            <w:r w:rsidRPr="00100850">
              <w:rPr>
                <w:rFonts w:ascii="Times New Roman" w:hAnsi="Times New Roman" w:cs="Times New Roman"/>
                <w:b/>
                <w:bCs/>
                <w:sz w:val="20"/>
                <w:szCs w:val="20"/>
              </w:rPr>
              <w:t>Module 2</w:t>
            </w:r>
          </w:p>
        </w:tc>
        <w:tc>
          <w:tcPr>
            <w:tcW w:w="1276" w:type="dxa"/>
            <w:vAlign w:val="center"/>
          </w:tcPr>
          <w:p w14:paraId="092CA9A9" w14:textId="77777777" w:rsidR="00112DF5" w:rsidRPr="00100850" w:rsidRDefault="00112DF5" w:rsidP="006C4FF4">
            <w:pPr>
              <w:jc w:val="center"/>
              <w:rPr>
                <w:rFonts w:ascii="Times New Roman" w:hAnsi="Times New Roman" w:cs="Times New Roman"/>
                <w:b/>
                <w:bCs/>
                <w:sz w:val="20"/>
                <w:szCs w:val="20"/>
              </w:rPr>
            </w:pPr>
            <w:r w:rsidRPr="00100850">
              <w:rPr>
                <w:rFonts w:ascii="Times New Roman" w:hAnsi="Times New Roman" w:cs="Times New Roman"/>
                <w:b/>
                <w:bCs/>
                <w:sz w:val="20"/>
                <w:szCs w:val="20"/>
              </w:rPr>
              <w:t>Module 3</w:t>
            </w:r>
          </w:p>
        </w:tc>
        <w:tc>
          <w:tcPr>
            <w:tcW w:w="2334" w:type="dxa"/>
          </w:tcPr>
          <w:p w14:paraId="11755F5C" w14:textId="77777777" w:rsidR="00112DF5" w:rsidRPr="00100850" w:rsidRDefault="00112DF5" w:rsidP="0090521F">
            <w:pPr>
              <w:jc w:val="center"/>
              <w:rPr>
                <w:rFonts w:ascii="Times New Roman" w:hAnsi="Times New Roman" w:cs="Times New Roman"/>
                <w:b/>
                <w:bCs/>
                <w:sz w:val="20"/>
                <w:szCs w:val="20"/>
              </w:rPr>
            </w:pPr>
          </w:p>
        </w:tc>
        <w:tc>
          <w:tcPr>
            <w:tcW w:w="2202" w:type="dxa"/>
            <w:vAlign w:val="center"/>
          </w:tcPr>
          <w:p w14:paraId="32BD082C" w14:textId="29416FD7" w:rsidR="00112DF5" w:rsidRPr="00100850" w:rsidRDefault="006C4FF4" w:rsidP="006C4FF4">
            <w:pPr>
              <w:jc w:val="center"/>
              <w:rPr>
                <w:rFonts w:ascii="Times New Roman" w:hAnsi="Times New Roman" w:cs="Times New Roman"/>
                <w:b/>
                <w:bCs/>
                <w:sz w:val="20"/>
                <w:szCs w:val="20"/>
              </w:rPr>
            </w:pPr>
            <w:r w:rsidRPr="00100850">
              <w:rPr>
                <w:rFonts w:ascii="Times New Roman" w:hAnsi="Times New Roman" w:cs="Times New Roman"/>
                <w:b/>
                <w:bCs/>
                <w:sz w:val="20"/>
                <w:szCs w:val="20"/>
              </w:rPr>
              <w:t xml:space="preserve">Percentages used </w:t>
            </w:r>
            <w:r w:rsidR="00112DF5" w:rsidRPr="00100850">
              <w:rPr>
                <w:rFonts w:ascii="Times New Roman" w:hAnsi="Times New Roman" w:cs="Times New Roman"/>
                <w:b/>
                <w:bCs/>
                <w:sz w:val="20"/>
                <w:szCs w:val="20"/>
              </w:rPr>
              <w:t>for model validation</w:t>
            </w:r>
          </w:p>
          <w:p w14:paraId="5ED81148" w14:textId="77777777" w:rsidR="00112DF5" w:rsidRPr="00100850" w:rsidRDefault="00112DF5" w:rsidP="006C4FF4">
            <w:pPr>
              <w:jc w:val="center"/>
              <w:rPr>
                <w:rFonts w:ascii="Times New Roman" w:hAnsi="Times New Roman" w:cs="Times New Roman"/>
                <w:b/>
                <w:bCs/>
                <w:sz w:val="20"/>
                <w:szCs w:val="20"/>
              </w:rPr>
            </w:pPr>
          </w:p>
        </w:tc>
      </w:tr>
      <w:tr w:rsidR="002A16D2" w:rsidRPr="00100850" w14:paraId="79491C05" w14:textId="77777777" w:rsidTr="002A16D2">
        <w:trPr>
          <w:trHeight w:val="290"/>
        </w:trPr>
        <w:tc>
          <w:tcPr>
            <w:tcW w:w="915" w:type="dxa"/>
          </w:tcPr>
          <w:p w14:paraId="1FC33D1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Country</w:t>
            </w:r>
          </w:p>
        </w:tc>
        <w:tc>
          <w:tcPr>
            <w:tcW w:w="964" w:type="dxa"/>
            <w:noWrap/>
          </w:tcPr>
          <w:p w14:paraId="200B9A23"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Beach</w:t>
            </w:r>
          </w:p>
        </w:tc>
        <w:tc>
          <w:tcPr>
            <w:tcW w:w="1366" w:type="dxa"/>
          </w:tcPr>
          <w:p w14:paraId="44BF5B39" w14:textId="16F65BB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A. Accepted total items found on the beach</w:t>
            </w:r>
          </w:p>
        </w:tc>
        <w:tc>
          <w:tcPr>
            <w:tcW w:w="1408" w:type="dxa"/>
          </w:tcPr>
          <w:p w14:paraId="3C41673B" w14:textId="3EB2B3DF"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B. Accepted number of items with interactions</w:t>
            </w:r>
          </w:p>
        </w:tc>
        <w:tc>
          <w:tcPr>
            <w:tcW w:w="1269" w:type="dxa"/>
          </w:tcPr>
          <w:p w14:paraId="18DA9B2D" w14:textId="2D7590EA"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 xml:space="preserve">C. </w:t>
            </w:r>
            <w:r w:rsidR="000B085B" w:rsidRPr="00100850">
              <w:rPr>
                <w:rFonts w:ascii="Times New Roman" w:hAnsi="Times New Roman" w:cs="Times New Roman"/>
                <w:sz w:val="20"/>
                <w:szCs w:val="20"/>
              </w:rPr>
              <w:t>Subsample size (n</w:t>
            </w:r>
            <w:r w:rsidR="002A16D2" w:rsidRPr="00100850">
              <w:rPr>
                <w:rFonts w:ascii="Times New Roman" w:hAnsi="Times New Roman" w:cs="Times New Roman"/>
                <w:sz w:val="20"/>
                <w:szCs w:val="20"/>
              </w:rPr>
              <w:t>umber of items)</w:t>
            </w:r>
          </w:p>
        </w:tc>
        <w:tc>
          <w:tcPr>
            <w:tcW w:w="1444" w:type="dxa"/>
          </w:tcPr>
          <w:p w14:paraId="157FD8F4" w14:textId="561F1903" w:rsidR="00112DF5" w:rsidRPr="00100850" w:rsidRDefault="00112DF5" w:rsidP="00737AAD">
            <w:pPr>
              <w:jc w:val="center"/>
              <w:rPr>
                <w:rFonts w:ascii="Times New Roman" w:hAnsi="Times New Roman" w:cs="Times New Roman"/>
                <w:sz w:val="20"/>
                <w:szCs w:val="20"/>
              </w:rPr>
            </w:pPr>
            <w:r w:rsidRPr="00100850">
              <w:rPr>
                <w:rFonts w:ascii="Times New Roman" w:hAnsi="Times New Roman" w:cs="Times New Roman"/>
                <w:sz w:val="20"/>
                <w:szCs w:val="20"/>
              </w:rPr>
              <w:t>D. N items with epibionts (</w:t>
            </w:r>
            <w:r w:rsidR="00737AAD">
              <w:rPr>
                <w:rFonts w:ascii="Times New Roman" w:hAnsi="Times New Roman" w:cs="Times New Roman"/>
                <w:sz w:val="20"/>
                <w:szCs w:val="20"/>
              </w:rPr>
              <w:t>confirmed by experts</w:t>
            </w:r>
            <w:r w:rsidRPr="00100850">
              <w:rPr>
                <w:rFonts w:ascii="Times New Roman" w:hAnsi="Times New Roman" w:cs="Times New Roman"/>
                <w:sz w:val="20"/>
                <w:szCs w:val="20"/>
              </w:rPr>
              <w:t>)</w:t>
            </w:r>
          </w:p>
        </w:tc>
        <w:tc>
          <w:tcPr>
            <w:tcW w:w="1276" w:type="dxa"/>
          </w:tcPr>
          <w:p w14:paraId="64B2C6AE"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E. N items with positive buoyancy</w:t>
            </w:r>
          </w:p>
        </w:tc>
        <w:tc>
          <w:tcPr>
            <w:tcW w:w="2334" w:type="dxa"/>
          </w:tcPr>
          <w:p w14:paraId="397CEA56" w14:textId="16167273"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F. Estimation total items that could have arrived with currents</w:t>
            </w:r>
          </w:p>
          <w:p w14:paraId="0836B904" w14:textId="6DD87BEB"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=(D/C)x(E/C)</w:t>
            </w:r>
            <w:proofErr w:type="spellStart"/>
            <w:r w:rsidRPr="00100850">
              <w:rPr>
                <w:rFonts w:ascii="Times New Roman" w:hAnsi="Times New Roman" w:cs="Times New Roman"/>
                <w:sz w:val="20"/>
                <w:szCs w:val="20"/>
              </w:rPr>
              <w:t>xB</w:t>
            </w:r>
            <w:proofErr w:type="spellEnd"/>
          </w:p>
        </w:tc>
        <w:tc>
          <w:tcPr>
            <w:tcW w:w="2202" w:type="dxa"/>
          </w:tcPr>
          <w:p w14:paraId="49469438" w14:textId="77777777" w:rsidR="00112DF5" w:rsidRPr="00100850" w:rsidRDefault="00112DF5" w:rsidP="0090521F">
            <w:pPr>
              <w:jc w:val="center"/>
              <w:rPr>
                <w:rFonts w:ascii="Times New Roman" w:hAnsi="Times New Roman" w:cs="Times New Roman"/>
                <w:color w:val="FF0000"/>
                <w:sz w:val="20"/>
                <w:szCs w:val="20"/>
              </w:rPr>
            </w:pPr>
            <w:r w:rsidRPr="00100850">
              <w:rPr>
                <w:rFonts w:ascii="Times New Roman" w:hAnsi="Times New Roman" w:cs="Times New Roman"/>
                <w:color w:val="FF0000"/>
                <w:sz w:val="20"/>
                <w:szCs w:val="20"/>
              </w:rPr>
              <w:t>Red: Excluded</w:t>
            </w:r>
          </w:p>
          <w:p w14:paraId="33B0FE96" w14:textId="188B7B9B" w:rsidR="00112DF5" w:rsidRPr="00100850" w:rsidRDefault="00112DF5" w:rsidP="0090521F">
            <w:pPr>
              <w:jc w:val="center"/>
              <w:rPr>
                <w:rFonts w:ascii="Times New Roman" w:hAnsi="Times New Roman" w:cs="Times New Roman"/>
                <w:color w:val="ED7D31" w:themeColor="accent2"/>
                <w:sz w:val="20"/>
                <w:szCs w:val="20"/>
              </w:rPr>
            </w:pPr>
            <w:r w:rsidRPr="00100850">
              <w:rPr>
                <w:rFonts w:ascii="Times New Roman" w:hAnsi="Times New Roman" w:cs="Times New Roman"/>
                <w:color w:val="ED7D31" w:themeColor="accent2"/>
                <w:sz w:val="20"/>
                <w:szCs w:val="20"/>
              </w:rPr>
              <w:t>Orange: Low confidence B/A</w:t>
            </w:r>
          </w:p>
          <w:p w14:paraId="28239CF5" w14:textId="42F12EDD"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92D050"/>
                <w:sz w:val="20"/>
                <w:szCs w:val="20"/>
              </w:rPr>
              <w:t>Green: High confidence F/A</w:t>
            </w:r>
          </w:p>
        </w:tc>
      </w:tr>
      <w:tr w:rsidR="002A16D2" w:rsidRPr="00100850" w14:paraId="4C26EF7F" w14:textId="77777777" w:rsidTr="002A16D2">
        <w:trPr>
          <w:trHeight w:val="290"/>
        </w:trPr>
        <w:tc>
          <w:tcPr>
            <w:tcW w:w="915" w:type="dxa"/>
            <w:hideMark/>
          </w:tcPr>
          <w:p w14:paraId="04C4F4CA"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México</w:t>
            </w:r>
          </w:p>
        </w:tc>
        <w:tc>
          <w:tcPr>
            <w:tcW w:w="964" w:type="dxa"/>
            <w:noWrap/>
            <w:hideMark/>
          </w:tcPr>
          <w:p w14:paraId="12EF9E5C"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Hermosa</w:t>
            </w:r>
          </w:p>
        </w:tc>
        <w:tc>
          <w:tcPr>
            <w:tcW w:w="1366" w:type="dxa"/>
          </w:tcPr>
          <w:p w14:paraId="435BE122" w14:textId="718B0330"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71</w:t>
            </w:r>
          </w:p>
        </w:tc>
        <w:tc>
          <w:tcPr>
            <w:tcW w:w="1408" w:type="dxa"/>
          </w:tcPr>
          <w:p w14:paraId="0C69676D" w14:textId="1AA4E7C3"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25</w:t>
            </w:r>
          </w:p>
        </w:tc>
        <w:tc>
          <w:tcPr>
            <w:tcW w:w="1269" w:type="dxa"/>
          </w:tcPr>
          <w:p w14:paraId="2C20B5B0"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13</w:t>
            </w:r>
          </w:p>
        </w:tc>
        <w:tc>
          <w:tcPr>
            <w:tcW w:w="1444" w:type="dxa"/>
          </w:tcPr>
          <w:p w14:paraId="7DE6F6CD"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w:t>
            </w:r>
          </w:p>
        </w:tc>
        <w:tc>
          <w:tcPr>
            <w:tcW w:w="1276" w:type="dxa"/>
          </w:tcPr>
          <w:p w14:paraId="20971CD2"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11</w:t>
            </w:r>
          </w:p>
        </w:tc>
        <w:tc>
          <w:tcPr>
            <w:tcW w:w="2334" w:type="dxa"/>
          </w:tcPr>
          <w:p w14:paraId="603971FD"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3</w:t>
            </w:r>
          </w:p>
        </w:tc>
        <w:tc>
          <w:tcPr>
            <w:tcW w:w="2202" w:type="dxa"/>
            <w:shd w:val="clear" w:color="auto" w:fill="92D050"/>
          </w:tcPr>
          <w:p w14:paraId="16D6DE9D"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4.6%</w:t>
            </w:r>
          </w:p>
        </w:tc>
      </w:tr>
      <w:tr w:rsidR="002A16D2" w:rsidRPr="00100850" w14:paraId="4AFF16E4" w14:textId="77777777" w:rsidTr="002A16D2">
        <w:trPr>
          <w:trHeight w:val="290"/>
        </w:trPr>
        <w:tc>
          <w:tcPr>
            <w:tcW w:w="915" w:type="dxa"/>
            <w:hideMark/>
          </w:tcPr>
          <w:p w14:paraId="0CBEB966"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México</w:t>
            </w:r>
          </w:p>
        </w:tc>
        <w:tc>
          <w:tcPr>
            <w:tcW w:w="964" w:type="dxa"/>
            <w:noWrap/>
            <w:hideMark/>
          </w:tcPr>
          <w:p w14:paraId="0BDB44DE"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Bahía Kino</w:t>
            </w:r>
          </w:p>
        </w:tc>
        <w:tc>
          <w:tcPr>
            <w:tcW w:w="1366" w:type="dxa"/>
          </w:tcPr>
          <w:p w14:paraId="20DEE42B" w14:textId="7D06323C"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531</w:t>
            </w:r>
          </w:p>
        </w:tc>
        <w:tc>
          <w:tcPr>
            <w:tcW w:w="1408" w:type="dxa"/>
          </w:tcPr>
          <w:p w14:paraId="37EE9072" w14:textId="5AFFC2BE"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74</w:t>
            </w:r>
          </w:p>
        </w:tc>
        <w:tc>
          <w:tcPr>
            <w:tcW w:w="1269" w:type="dxa"/>
          </w:tcPr>
          <w:p w14:paraId="625163CD"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3</w:t>
            </w:r>
          </w:p>
        </w:tc>
        <w:tc>
          <w:tcPr>
            <w:tcW w:w="1444" w:type="dxa"/>
          </w:tcPr>
          <w:p w14:paraId="676E87A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w:t>
            </w:r>
          </w:p>
        </w:tc>
        <w:tc>
          <w:tcPr>
            <w:tcW w:w="1276" w:type="dxa"/>
          </w:tcPr>
          <w:p w14:paraId="16575695"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3</w:t>
            </w:r>
          </w:p>
        </w:tc>
        <w:tc>
          <w:tcPr>
            <w:tcW w:w="2334" w:type="dxa"/>
          </w:tcPr>
          <w:p w14:paraId="2FA15318"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49</w:t>
            </w:r>
          </w:p>
        </w:tc>
        <w:tc>
          <w:tcPr>
            <w:tcW w:w="2202" w:type="dxa"/>
            <w:shd w:val="clear" w:color="auto" w:fill="92D050"/>
          </w:tcPr>
          <w:p w14:paraId="5AFD85B3"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9.3%</w:t>
            </w:r>
          </w:p>
        </w:tc>
      </w:tr>
      <w:tr w:rsidR="002A16D2" w:rsidRPr="00100850" w14:paraId="6FD3768E" w14:textId="77777777" w:rsidTr="002A16D2">
        <w:trPr>
          <w:trHeight w:val="290"/>
        </w:trPr>
        <w:tc>
          <w:tcPr>
            <w:tcW w:w="915" w:type="dxa"/>
            <w:hideMark/>
          </w:tcPr>
          <w:p w14:paraId="371E1420"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México</w:t>
            </w:r>
          </w:p>
        </w:tc>
        <w:tc>
          <w:tcPr>
            <w:tcW w:w="964" w:type="dxa"/>
            <w:noWrap/>
            <w:hideMark/>
          </w:tcPr>
          <w:p w14:paraId="17F6EDAA" w14:textId="77777777" w:rsidR="00112DF5" w:rsidRPr="00100850" w:rsidRDefault="00112DF5" w:rsidP="0090521F">
            <w:pPr>
              <w:jc w:val="center"/>
              <w:rPr>
                <w:rFonts w:ascii="Times New Roman" w:hAnsi="Times New Roman" w:cs="Times New Roman"/>
                <w:sz w:val="20"/>
                <w:szCs w:val="20"/>
              </w:rPr>
            </w:pPr>
            <w:proofErr w:type="spellStart"/>
            <w:r w:rsidRPr="00100850">
              <w:rPr>
                <w:rFonts w:ascii="Times New Roman" w:hAnsi="Times New Roman" w:cs="Times New Roman"/>
                <w:sz w:val="20"/>
                <w:szCs w:val="20"/>
              </w:rPr>
              <w:t>Salinitas</w:t>
            </w:r>
            <w:proofErr w:type="spellEnd"/>
          </w:p>
        </w:tc>
        <w:tc>
          <w:tcPr>
            <w:tcW w:w="1366" w:type="dxa"/>
          </w:tcPr>
          <w:p w14:paraId="6A2C1DE1" w14:textId="71C213EA"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464</w:t>
            </w:r>
          </w:p>
        </w:tc>
        <w:tc>
          <w:tcPr>
            <w:tcW w:w="1408" w:type="dxa"/>
          </w:tcPr>
          <w:p w14:paraId="133EE030" w14:textId="427052FA"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8</w:t>
            </w:r>
          </w:p>
        </w:tc>
        <w:tc>
          <w:tcPr>
            <w:tcW w:w="1269" w:type="dxa"/>
          </w:tcPr>
          <w:p w14:paraId="0E69C663"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8</w:t>
            </w:r>
          </w:p>
        </w:tc>
        <w:tc>
          <w:tcPr>
            <w:tcW w:w="1444" w:type="dxa"/>
          </w:tcPr>
          <w:p w14:paraId="0AEC88D4"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w:t>
            </w:r>
          </w:p>
        </w:tc>
        <w:tc>
          <w:tcPr>
            <w:tcW w:w="1276" w:type="dxa"/>
          </w:tcPr>
          <w:p w14:paraId="2F49DDB8"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2</w:t>
            </w:r>
          </w:p>
        </w:tc>
        <w:tc>
          <w:tcPr>
            <w:tcW w:w="2334" w:type="dxa"/>
          </w:tcPr>
          <w:p w14:paraId="3FCBB83B"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w:t>
            </w:r>
          </w:p>
        </w:tc>
        <w:tc>
          <w:tcPr>
            <w:tcW w:w="2202" w:type="dxa"/>
            <w:shd w:val="clear" w:color="auto" w:fill="92D050"/>
          </w:tcPr>
          <w:p w14:paraId="056787DA"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0.1%</w:t>
            </w:r>
          </w:p>
        </w:tc>
      </w:tr>
      <w:tr w:rsidR="002A16D2" w:rsidRPr="00100850" w14:paraId="33BC0B0F" w14:textId="77777777" w:rsidTr="002A16D2">
        <w:trPr>
          <w:trHeight w:val="290"/>
        </w:trPr>
        <w:tc>
          <w:tcPr>
            <w:tcW w:w="915" w:type="dxa"/>
            <w:hideMark/>
          </w:tcPr>
          <w:p w14:paraId="1E7826EA"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México</w:t>
            </w:r>
          </w:p>
        </w:tc>
        <w:tc>
          <w:tcPr>
            <w:tcW w:w="964" w:type="dxa"/>
            <w:noWrap/>
            <w:hideMark/>
          </w:tcPr>
          <w:p w14:paraId="0279A645" w14:textId="77777777" w:rsidR="00112DF5" w:rsidRPr="00100850" w:rsidRDefault="00112DF5" w:rsidP="0090521F">
            <w:pPr>
              <w:jc w:val="center"/>
              <w:rPr>
                <w:rFonts w:ascii="Times New Roman" w:hAnsi="Times New Roman" w:cs="Times New Roman"/>
                <w:sz w:val="20"/>
                <w:szCs w:val="20"/>
              </w:rPr>
            </w:pPr>
            <w:proofErr w:type="spellStart"/>
            <w:r w:rsidRPr="00100850">
              <w:rPr>
                <w:rFonts w:ascii="Times New Roman" w:hAnsi="Times New Roman" w:cs="Times New Roman"/>
                <w:sz w:val="20"/>
                <w:szCs w:val="20"/>
              </w:rPr>
              <w:t>Salahua</w:t>
            </w:r>
            <w:proofErr w:type="spellEnd"/>
          </w:p>
        </w:tc>
        <w:tc>
          <w:tcPr>
            <w:tcW w:w="1366" w:type="dxa"/>
          </w:tcPr>
          <w:p w14:paraId="2BB43E9D" w14:textId="3D82FC68"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188</w:t>
            </w:r>
          </w:p>
        </w:tc>
        <w:tc>
          <w:tcPr>
            <w:tcW w:w="1408" w:type="dxa"/>
          </w:tcPr>
          <w:p w14:paraId="778F4F5E" w14:textId="50FA419F"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6</w:t>
            </w:r>
          </w:p>
        </w:tc>
        <w:tc>
          <w:tcPr>
            <w:tcW w:w="1269" w:type="dxa"/>
          </w:tcPr>
          <w:p w14:paraId="16555BB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444" w:type="dxa"/>
          </w:tcPr>
          <w:p w14:paraId="63AC7D67"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276" w:type="dxa"/>
          </w:tcPr>
          <w:p w14:paraId="6B53D745"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ND</w:t>
            </w:r>
          </w:p>
        </w:tc>
        <w:tc>
          <w:tcPr>
            <w:tcW w:w="2334" w:type="dxa"/>
          </w:tcPr>
          <w:p w14:paraId="0A765FC4"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2202" w:type="dxa"/>
            <w:shd w:val="clear" w:color="auto" w:fill="F4B083" w:themeFill="accent2" w:themeFillTint="99"/>
          </w:tcPr>
          <w:p w14:paraId="7A4492AE"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3.2%</w:t>
            </w:r>
          </w:p>
        </w:tc>
      </w:tr>
      <w:tr w:rsidR="002A16D2" w:rsidRPr="00100850" w14:paraId="4C11F11A" w14:textId="77777777" w:rsidTr="002A16D2">
        <w:trPr>
          <w:trHeight w:val="290"/>
        </w:trPr>
        <w:tc>
          <w:tcPr>
            <w:tcW w:w="915" w:type="dxa"/>
            <w:hideMark/>
          </w:tcPr>
          <w:p w14:paraId="5000FD04"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Guatemala</w:t>
            </w:r>
          </w:p>
        </w:tc>
        <w:tc>
          <w:tcPr>
            <w:tcW w:w="964" w:type="dxa"/>
            <w:noWrap/>
            <w:hideMark/>
          </w:tcPr>
          <w:p w14:paraId="50F74FA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San José-Rama Blanca</w:t>
            </w:r>
          </w:p>
        </w:tc>
        <w:tc>
          <w:tcPr>
            <w:tcW w:w="1366" w:type="dxa"/>
          </w:tcPr>
          <w:p w14:paraId="44429163" w14:textId="6519FA1F"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199</w:t>
            </w:r>
          </w:p>
        </w:tc>
        <w:tc>
          <w:tcPr>
            <w:tcW w:w="1408" w:type="dxa"/>
          </w:tcPr>
          <w:p w14:paraId="0DA87B3E" w14:textId="3036E02B"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22</w:t>
            </w:r>
          </w:p>
        </w:tc>
        <w:tc>
          <w:tcPr>
            <w:tcW w:w="1269" w:type="dxa"/>
          </w:tcPr>
          <w:p w14:paraId="171AA792"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21</w:t>
            </w:r>
          </w:p>
        </w:tc>
        <w:tc>
          <w:tcPr>
            <w:tcW w:w="1444" w:type="dxa"/>
          </w:tcPr>
          <w:p w14:paraId="749B4F3F"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11</w:t>
            </w:r>
          </w:p>
        </w:tc>
        <w:tc>
          <w:tcPr>
            <w:tcW w:w="1276" w:type="dxa"/>
          </w:tcPr>
          <w:p w14:paraId="053C2178"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19</w:t>
            </w:r>
          </w:p>
        </w:tc>
        <w:tc>
          <w:tcPr>
            <w:tcW w:w="2334" w:type="dxa"/>
          </w:tcPr>
          <w:p w14:paraId="6EDCBC8D"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10</w:t>
            </w:r>
          </w:p>
        </w:tc>
        <w:tc>
          <w:tcPr>
            <w:tcW w:w="2202" w:type="dxa"/>
            <w:shd w:val="clear" w:color="auto" w:fill="92D050"/>
          </w:tcPr>
          <w:p w14:paraId="253A63C3"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5.2%</w:t>
            </w:r>
          </w:p>
        </w:tc>
      </w:tr>
      <w:tr w:rsidR="002A16D2" w:rsidRPr="00100850" w14:paraId="474D1370" w14:textId="77777777" w:rsidTr="002A16D2">
        <w:trPr>
          <w:trHeight w:val="290"/>
        </w:trPr>
        <w:tc>
          <w:tcPr>
            <w:tcW w:w="915" w:type="dxa"/>
            <w:hideMark/>
          </w:tcPr>
          <w:p w14:paraId="675B544D"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Guatemala</w:t>
            </w:r>
          </w:p>
        </w:tc>
        <w:tc>
          <w:tcPr>
            <w:tcW w:w="964" w:type="dxa"/>
            <w:noWrap/>
            <w:hideMark/>
          </w:tcPr>
          <w:p w14:paraId="35BDF05B"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 xml:space="preserve">El </w:t>
            </w:r>
            <w:proofErr w:type="spellStart"/>
            <w:r w:rsidRPr="00100850">
              <w:rPr>
                <w:rFonts w:ascii="Times New Roman" w:hAnsi="Times New Roman" w:cs="Times New Roman"/>
                <w:sz w:val="20"/>
                <w:szCs w:val="20"/>
              </w:rPr>
              <w:t>Paredón</w:t>
            </w:r>
            <w:proofErr w:type="spellEnd"/>
          </w:p>
        </w:tc>
        <w:tc>
          <w:tcPr>
            <w:tcW w:w="1366" w:type="dxa"/>
          </w:tcPr>
          <w:p w14:paraId="5E16268E" w14:textId="309D5705"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167</w:t>
            </w:r>
          </w:p>
        </w:tc>
        <w:tc>
          <w:tcPr>
            <w:tcW w:w="1408" w:type="dxa"/>
          </w:tcPr>
          <w:p w14:paraId="5B9F46B8" w14:textId="54C32959"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37</w:t>
            </w:r>
          </w:p>
        </w:tc>
        <w:tc>
          <w:tcPr>
            <w:tcW w:w="1269" w:type="dxa"/>
          </w:tcPr>
          <w:p w14:paraId="3E432794"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20</w:t>
            </w:r>
          </w:p>
        </w:tc>
        <w:tc>
          <w:tcPr>
            <w:tcW w:w="1444" w:type="dxa"/>
          </w:tcPr>
          <w:p w14:paraId="31521BE7"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16</w:t>
            </w:r>
          </w:p>
        </w:tc>
        <w:tc>
          <w:tcPr>
            <w:tcW w:w="1276" w:type="dxa"/>
          </w:tcPr>
          <w:p w14:paraId="36053D2B"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17</w:t>
            </w:r>
          </w:p>
        </w:tc>
        <w:tc>
          <w:tcPr>
            <w:tcW w:w="2334" w:type="dxa"/>
          </w:tcPr>
          <w:p w14:paraId="020862B5"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25</w:t>
            </w:r>
          </w:p>
        </w:tc>
        <w:tc>
          <w:tcPr>
            <w:tcW w:w="2202" w:type="dxa"/>
            <w:shd w:val="clear" w:color="auto" w:fill="92D050"/>
          </w:tcPr>
          <w:p w14:paraId="16BF633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15.1%</w:t>
            </w:r>
          </w:p>
        </w:tc>
      </w:tr>
      <w:tr w:rsidR="002A16D2" w:rsidRPr="00100850" w14:paraId="41249CF3" w14:textId="77777777" w:rsidTr="002A16D2">
        <w:trPr>
          <w:trHeight w:val="290"/>
        </w:trPr>
        <w:tc>
          <w:tcPr>
            <w:tcW w:w="915" w:type="dxa"/>
            <w:hideMark/>
          </w:tcPr>
          <w:p w14:paraId="72EF88D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El Salvador</w:t>
            </w:r>
          </w:p>
        </w:tc>
        <w:tc>
          <w:tcPr>
            <w:tcW w:w="964" w:type="dxa"/>
            <w:noWrap/>
            <w:hideMark/>
          </w:tcPr>
          <w:p w14:paraId="6A61F2E0" w14:textId="77777777" w:rsidR="00112DF5" w:rsidRPr="00100850" w:rsidRDefault="00112DF5" w:rsidP="0090521F">
            <w:pPr>
              <w:jc w:val="center"/>
              <w:rPr>
                <w:rFonts w:ascii="Times New Roman" w:hAnsi="Times New Roman" w:cs="Times New Roman"/>
                <w:sz w:val="20"/>
                <w:szCs w:val="20"/>
              </w:rPr>
            </w:pPr>
            <w:proofErr w:type="spellStart"/>
            <w:r w:rsidRPr="00100850">
              <w:rPr>
                <w:rFonts w:ascii="Times New Roman" w:hAnsi="Times New Roman" w:cs="Times New Roman"/>
                <w:sz w:val="20"/>
                <w:szCs w:val="20"/>
              </w:rPr>
              <w:t>Chiquirín</w:t>
            </w:r>
            <w:proofErr w:type="spellEnd"/>
          </w:p>
        </w:tc>
        <w:tc>
          <w:tcPr>
            <w:tcW w:w="1366" w:type="dxa"/>
          </w:tcPr>
          <w:p w14:paraId="3023793A" w14:textId="1F2039E7"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200</w:t>
            </w:r>
          </w:p>
        </w:tc>
        <w:tc>
          <w:tcPr>
            <w:tcW w:w="1408" w:type="dxa"/>
          </w:tcPr>
          <w:p w14:paraId="48E57148" w14:textId="6D92B480"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28</w:t>
            </w:r>
          </w:p>
        </w:tc>
        <w:tc>
          <w:tcPr>
            <w:tcW w:w="1269" w:type="dxa"/>
          </w:tcPr>
          <w:p w14:paraId="66936107"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25</w:t>
            </w:r>
          </w:p>
        </w:tc>
        <w:tc>
          <w:tcPr>
            <w:tcW w:w="1444" w:type="dxa"/>
          </w:tcPr>
          <w:p w14:paraId="3EFE3C6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24</w:t>
            </w:r>
          </w:p>
        </w:tc>
        <w:tc>
          <w:tcPr>
            <w:tcW w:w="1276" w:type="dxa"/>
          </w:tcPr>
          <w:p w14:paraId="3A604D14"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21</w:t>
            </w:r>
          </w:p>
        </w:tc>
        <w:tc>
          <w:tcPr>
            <w:tcW w:w="2334" w:type="dxa"/>
          </w:tcPr>
          <w:p w14:paraId="1B79D64E"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23</w:t>
            </w:r>
          </w:p>
        </w:tc>
        <w:tc>
          <w:tcPr>
            <w:tcW w:w="2202" w:type="dxa"/>
            <w:shd w:val="clear" w:color="auto" w:fill="92D050"/>
          </w:tcPr>
          <w:p w14:paraId="2C1F203D"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11.3%</w:t>
            </w:r>
          </w:p>
        </w:tc>
      </w:tr>
      <w:tr w:rsidR="002A16D2" w:rsidRPr="00100850" w14:paraId="26228E48" w14:textId="77777777" w:rsidTr="002A16D2">
        <w:trPr>
          <w:trHeight w:val="290"/>
        </w:trPr>
        <w:tc>
          <w:tcPr>
            <w:tcW w:w="915" w:type="dxa"/>
            <w:hideMark/>
          </w:tcPr>
          <w:p w14:paraId="34A5F97C"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Honduras</w:t>
            </w:r>
          </w:p>
        </w:tc>
        <w:tc>
          <w:tcPr>
            <w:tcW w:w="964" w:type="dxa"/>
            <w:noWrap/>
            <w:hideMark/>
          </w:tcPr>
          <w:p w14:paraId="5E60D067"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Cedeño</w:t>
            </w:r>
          </w:p>
        </w:tc>
        <w:tc>
          <w:tcPr>
            <w:tcW w:w="1366" w:type="dxa"/>
          </w:tcPr>
          <w:p w14:paraId="0393C666" w14:textId="325A19A7"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310</w:t>
            </w:r>
          </w:p>
        </w:tc>
        <w:tc>
          <w:tcPr>
            <w:tcW w:w="1408" w:type="dxa"/>
          </w:tcPr>
          <w:p w14:paraId="6DFF8588" w14:textId="78C39E10"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50</w:t>
            </w:r>
          </w:p>
        </w:tc>
        <w:tc>
          <w:tcPr>
            <w:tcW w:w="1269" w:type="dxa"/>
          </w:tcPr>
          <w:p w14:paraId="23A3F416"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444" w:type="dxa"/>
          </w:tcPr>
          <w:p w14:paraId="63D7AE8E"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276" w:type="dxa"/>
          </w:tcPr>
          <w:p w14:paraId="64507120"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ND</w:t>
            </w:r>
          </w:p>
        </w:tc>
        <w:tc>
          <w:tcPr>
            <w:tcW w:w="2334" w:type="dxa"/>
          </w:tcPr>
          <w:p w14:paraId="7D10B5E8"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2202" w:type="dxa"/>
            <w:shd w:val="clear" w:color="auto" w:fill="F4B083" w:themeFill="accent2" w:themeFillTint="99"/>
          </w:tcPr>
          <w:p w14:paraId="051F8AF5"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16.1%</w:t>
            </w:r>
          </w:p>
        </w:tc>
      </w:tr>
      <w:tr w:rsidR="002A16D2" w:rsidRPr="00100850" w14:paraId="68B77026" w14:textId="77777777" w:rsidTr="002A16D2">
        <w:trPr>
          <w:trHeight w:val="290"/>
        </w:trPr>
        <w:tc>
          <w:tcPr>
            <w:tcW w:w="915" w:type="dxa"/>
            <w:hideMark/>
          </w:tcPr>
          <w:p w14:paraId="16B9194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Nicaragua</w:t>
            </w:r>
          </w:p>
        </w:tc>
        <w:tc>
          <w:tcPr>
            <w:tcW w:w="964" w:type="dxa"/>
            <w:noWrap/>
            <w:hideMark/>
          </w:tcPr>
          <w:p w14:paraId="560A95D3" w14:textId="77777777" w:rsidR="00112DF5" w:rsidRPr="00100850" w:rsidRDefault="00112DF5" w:rsidP="0090521F">
            <w:pPr>
              <w:jc w:val="center"/>
              <w:rPr>
                <w:rFonts w:ascii="Times New Roman" w:hAnsi="Times New Roman" w:cs="Times New Roman"/>
                <w:sz w:val="20"/>
                <w:szCs w:val="20"/>
              </w:rPr>
            </w:pPr>
            <w:proofErr w:type="spellStart"/>
            <w:r w:rsidRPr="00100850">
              <w:rPr>
                <w:rFonts w:ascii="Times New Roman" w:hAnsi="Times New Roman" w:cs="Times New Roman"/>
                <w:sz w:val="20"/>
                <w:szCs w:val="20"/>
              </w:rPr>
              <w:t>Posa</w:t>
            </w:r>
            <w:proofErr w:type="spellEnd"/>
            <w:r w:rsidRPr="00100850">
              <w:rPr>
                <w:rFonts w:ascii="Times New Roman" w:hAnsi="Times New Roman" w:cs="Times New Roman"/>
                <w:sz w:val="20"/>
                <w:szCs w:val="20"/>
              </w:rPr>
              <w:t xml:space="preserve"> del Padre</w:t>
            </w:r>
          </w:p>
        </w:tc>
        <w:tc>
          <w:tcPr>
            <w:tcW w:w="1366" w:type="dxa"/>
          </w:tcPr>
          <w:p w14:paraId="74746149" w14:textId="4596E120"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78</w:t>
            </w:r>
          </w:p>
        </w:tc>
        <w:tc>
          <w:tcPr>
            <w:tcW w:w="1408" w:type="dxa"/>
          </w:tcPr>
          <w:p w14:paraId="1D02ACF9" w14:textId="3F63D879"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37</w:t>
            </w:r>
          </w:p>
        </w:tc>
        <w:tc>
          <w:tcPr>
            <w:tcW w:w="1269" w:type="dxa"/>
          </w:tcPr>
          <w:p w14:paraId="013293D7"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39</w:t>
            </w:r>
          </w:p>
        </w:tc>
        <w:tc>
          <w:tcPr>
            <w:tcW w:w="1444" w:type="dxa"/>
          </w:tcPr>
          <w:p w14:paraId="0C5E488B"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9</w:t>
            </w:r>
          </w:p>
        </w:tc>
        <w:tc>
          <w:tcPr>
            <w:tcW w:w="1276" w:type="dxa"/>
          </w:tcPr>
          <w:p w14:paraId="1811C122"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14</w:t>
            </w:r>
          </w:p>
        </w:tc>
        <w:tc>
          <w:tcPr>
            <w:tcW w:w="2334" w:type="dxa"/>
          </w:tcPr>
          <w:p w14:paraId="7C2B0303"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3</w:t>
            </w:r>
          </w:p>
        </w:tc>
        <w:tc>
          <w:tcPr>
            <w:tcW w:w="2202" w:type="dxa"/>
            <w:shd w:val="clear" w:color="auto" w:fill="92D050"/>
          </w:tcPr>
          <w:p w14:paraId="191F817E"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3.9%</w:t>
            </w:r>
          </w:p>
        </w:tc>
      </w:tr>
      <w:tr w:rsidR="002A16D2" w:rsidRPr="00100850" w14:paraId="384707A0" w14:textId="77777777" w:rsidTr="002A16D2">
        <w:trPr>
          <w:trHeight w:val="290"/>
        </w:trPr>
        <w:tc>
          <w:tcPr>
            <w:tcW w:w="915" w:type="dxa"/>
            <w:hideMark/>
          </w:tcPr>
          <w:p w14:paraId="6056568B"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Costa Rica</w:t>
            </w:r>
          </w:p>
        </w:tc>
        <w:tc>
          <w:tcPr>
            <w:tcW w:w="964" w:type="dxa"/>
            <w:noWrap/>
            <w:hideMark/>
          </w:tcPr>
          <w:p w14:paraId="6B42EC2F"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Potrero</w:t>
            </w:r>
          </w:p>
        </w:tc>
        <w:tc>
          <w:tcPr>
            <w:tcW w:w="1366" w:type="dxa"/>
          </w:tcPr>
          <w:p w14:paraId="169489FF" w14:textId="48477113"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75</w:t>
            </w:r>
          </w:p>
        </w:tc>
        <w:tc>
          <w:tcPr>
            <w:tcW w:w="1408" w:type="dxa"/>
          </w:tcPr>
          <w:p w14:paraId="1B78C69E" w14:textId="69705C5F"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14</w:t>
            </w:r>
          </w:p>
        </w:tc>
        <w:tc>
          <w:tcPr>
            <w:tcW w:w="1269" w:type="dxa"/>
          </w:tcPr>
          <w:p w14:paraId="578C37AC"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444" w:type="dxa"/>
          </w:tcPr>
          <w:p w14:paraId="39409EF5"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276" w:type="dxa"/>
          </w:tcPr>
          <w:p w14:paraId="7F1EFA83"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ND</w:t>
            </w:r>
          </w:p>
        </w:tc>
        <w:tc>
          <w:tcPr>
            <w:tcW w:w="2334" w:type="dxa"/>
          </w:tcPr>
          <w:p w14:paraId="627D67CD"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2202" w:type="dxa"/>
            <w:shd w:val="clear" w:color="auto" w:fill="FF0000"/>
          </w:tcPr>
          <w:p w14:paraId="00041930"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Excluded</w:t>
            </w:r>
          </w:p>
        </w:tc>
      </w:tr>
      <w:tr w:rsidR="002A16D2" w:rsidRPr="00100850" w14:paraId="3C34445B" w14:textId="77777777" w:rsidTr="002A16D2">
        <w:trPr>
          <w:trHeight w:val="290"/>
        </w:trPr>
        <w:tc>
          <w:tcPr>
            <w:tcW w:w="915" w:type="dxa"/>
            <w:hideMark/>
          </w:tcPr>
          <w:p w14:paraId="17FC6004"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Costa Rica</w:t>
            </w:r>
          </w:p>
        </w:tc>
        <w:tc>
          <w:tcPr>
            <w:tcW w:w="964" w:type="dxa"/>
            <w:noWrap/>
            <w:hideMark/>
          </w:tcPr>
          <w:p w14:paraId="47FC4774"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Puerto Viejo</w:t>
            </w:r>
          </w:p>
        </w:tc>
        <w:tc>
          <w:tcPr>
            <w:tcW w:w="1366" w:type="dxa"/>
          </w:tcPr>
          <w:p w14:paraId="5C5ABFCF" w14:textId="77C9C7AE"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31</w:t>
            </w:r>
          </w:p>
        </w:tc>
        <w:tc>
          <w:tcPr>
            <w:tcW w:w="1408" w:type="dxa"/>
          </w:tcPr>
          <w:p w14:paraId="30EFF709" w14:textId="45800C0A"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8</w:t>
            </w:r>
          </w:p>
        </w:tc>
        <w:tc>
          <w:tcPr>
            <w:tcW w:w="1269" w:type="dxa"/>
          </w:tcPr>
          <w:p w14:paraId="6A728FA0"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w:t>
            </w:r>
          </w:p>
        </w:tc>
        <w:tc>
          <w:tcPr>
            <w:tcW w:w="1444" w:type="dxa"/>
          </w:tcPr>
          <w:p w14:paraId="47FCDA3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w:t>
            </w:r>
          </w:p>
        </w:tc>
        <w:tc>
          <w:tcPr>
            <w:tcW w:w="1276" w:type="dxa"/>
          </w:tcPr>
          <w:p w14:paraId="4A4C8DA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2</w:t>
            </w:r>
          </w:p>
        </w:tc>
        <w:tc>
          <w:tcPr>
            <w:tcW w:w="2334" w:type="dxa"/>
          </w:tcPr>
          <w:p w14:paraId="75E239EB"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8</w:t>
            </w:r>
          </w:p>
        </w:tc>
        <w:tc>
          <w:tcPr>
            <w:tcW w:w="2202" w:type="dxa"/>
            <w:shd w:val="clear" w:color="auto" w:fill="92D050"/>
          </w:tcPr>
          <w:p w14:paraId="02D4E3D0"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25.8%</w:t>
            </w:r>
          </w:p>
        </w:tc>
      </w:tr>
      <w:tr w:rsidR="002A16D2" w:rsidRPr="00100850" w14:paraId="4E654CCB" w14:textId="77777777" w:rsidTr="002A16D2">
        <w:trPr>
          <w:trHeight w:val="290"/>
        </w:trPr>
        <w:tc>
          <w:tcPr>
            <w:tcW w:w="915" w:type="dxa"/>
            <w:hideMark/>
          </w:tcPr>
          <w:p w14:paraId="3C2F2DD4"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Costa Rica</w:t>
            </w:r>
          </w:p>
        </w:tc>
        <w:tc>
          <w:tcPr>
            <w:tcW w:w="964" w:type="dxa"/>
            <w:noWrap/>
            <w:hideMark/>
          </w:tcPr>
          <w:p w14:paraId="78FDF587"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Grande</w:t>
            </w:r>
          </w:p>
        </w:tc>
        <w:tc>
          <w:tcPr>
            <w:tcW w:w="1366" w:type="dxa"/>
          </w:tcPr>
          <w:p w14:paraId="5BBA3E67" w14:textId="12FE5FFD"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106</w:t>
            </w:r>
          </w:p>
        </w:tc>
        <w:tc>
          <w:tcPr>
            <w:tcW w:w="1408" w:type="dxa"/>
          </w:tcPr>
          <w:p w14:paraId="2E17044A" w14:textId="07978AF3"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32</w:t>
            </w:r>
          </w:p>
        </w:tc>
        <w:tc>
          <w:tcPr>
            <w:tcW w:w="1269" w:type="dxa"/>
          </w:tcPr>
          <w:p w14:paraId="28111AF2"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444" w:type="dxa"/>
          </w:tcPr>
          <w:p w14:paraId="334374DB"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276" w:type="dxa"/>
          </w:tcPr>
          <w:p w14:paraId="3DE6BF37"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ND</w:t>
            </w:r>
          </w:p>
        </w:tc>
        <w:tc>
          <w:tcPr>
            <w:tcW w:w="2334" w:type="dxa"/>
          </w:tcPr>
          <w:p w14:paraId="584269A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2202" w:type="dxa"/>
            <w:shd w:val="clear" w:color="auto" w:fill="F4B083" w:themeFill="accent2" w:themeFillTint="99"/>
          </w:tcPr>
          <w:p w14:paraId="06DC5995"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30.2%</w:t>
            </w:r>
          </w:p>
        </w:tc>
      </w:tr>
      <w:tr w:rsidR="002A16D2" w:rsidRPr="00100850" w14:paraId="5E1E9CE9" w14:textId="77777777" w:rsidTr="002A16D2">
        <w:trPr>
          <w:trHeight w:val="290"/>
        </w:trPr>
        <w:tc>
          <w:tcPr>
            <w:tcW w:w="915" w:type="dxa"/>
            <w:hideMark/>
          </w:tcPr>
          <w:p w14:paraId="1F3FF345"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lastRenderedPageBreak/>
              <w:t>Costa Rica</w:t>
            </w:r>
          </w:p>
        </w:tc>
        <w:tc>
          <w:tcPr>
            <w:tcW w:w="964" w:type="dxa"/>
            <w:noWrap/>
            <w:hideMark/>
          </w:tcPr>
          <w:p w14:paraId="73646AA4"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Cabuya</w:t>
            </w:r>
          </w:p>
        </w:tc>
        <w:tc>
          <w:tcPr>
            <w:tcW w:w="1366" w:type="dxa"/>
          </w:tcPr>
          <w:p w14:paraId="6C59DDC5" w14:textId="43B53777"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373</w:t>
            </w:r>
          </w:p>
        </w:tc>
        <w:tc>
          <w:tcPr>
            <w:tcW w:w="1408" w:type="dxa"/>
          </w:tcPr>
          <w:p w14:paraId="5BA5C375" w14:textId="7F549EB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68</w:t>
            </w:r>
          </w:p>
        </w:tc>
        <w:tc>
          <w:tcPr>
            <w:tcW w:w="1269" w:type="dxa"/>
          </w:tcPr>
          <w:p w14:paraId="4BACEC8E"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40</w:t>
            </w:r>
          </w:p>
        </w:tc>
        <w:tc>
          <w:tcPr>
            <w:tcW w:w="1444" w:type="dxa"/>
          </w:tcPr>
          <w:p w14:paraId="43FBCE7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39</w:t>
            </w:r>
          </w:p>
        </w:tc>
        <w:tc>
          <w:tcPr>
            <w:tcW w:w="1276" w:type="dxa"/>
          </w:tcPr>
          <w:p w14:paraId="2E2B959A"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39</w:t>
            </w:r>
          </w:p>
        </w:tc>
        <w:tc>
          <w:tcPr>
            <w:tcW w:w="2334" w:type="dxa"/>
          </w:tcPr>
          <w:p w14:paraId="5916F28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65</w:t>
            </w:r>
          </w:p>
        </w:tc>
        <w:tc>
          <w:tcPr>
            <w:tcW w:w="2202" w:type="dxa"/>
            <w:shd w:val="clear" w:color="auto" w:fill="92D050"/>
          </w:tcPr>
          <w:p w14:paraId="60635772"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17.3%</w:t>
            </w:r>
          </w:p>
        </w:tc>
      </w:tr>
      <w:tr w:rsidR="002A16D2" w:rsidRPr="00100850" w14:paraId="21E03713" w14:textId="77777777" w:rsidTr="002A16D2">
        <w:trPr>
          <w:trHeight w:val="290"/>
        </w:trPr>
        <w:tc>
          <w:tcPr>
            <w:tcW w:w="915" w:type="dxa"/>
            <w:hideMark/>
          </w:tcPr>
          <w:p w14:paraId="57767115"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Costa Rica</w:t>
            </w:r>
          </w:p>
        </w:tc>
        <w:tc>
          <w:tcPr>
            <w:tcW w:w="964" w:type="dxa"/>
            <w:noWrap/>
            <w:hideMark/>
          </w:tcPr>
          <w:p w14:paraId="75DD15AE"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Puntarenas</w:t>
            </w:r>
          </w:p>
        </w:tc>
        <w:tc>
          <w:tcPr>
            <w:tcW w:w="1366" w:type="dxa"/>
          </w:tcPr>
          <w:p w14:paraId="155CF547" w14:textId="1A1D9FCF"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309</w:t>
            </w:r>
          </w:p>
        </w:tc>
        <w:tc>
          <w:tcPr>
            <w:tcW w:w="1408" w:type="dxa"/>
          </w:tcPr>
          <w:p w14:paraId="33F4CFB8" w14:textId="512BB8CA"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35</w:t>
            </w:r>
          </w:p>
        </w:tc>
        <w:tc>
          <w:tcPr>
            <w:tcW w:w="1269" w:type="dxa"/>
          </w:tcPr>
          <w:p w14:paraId="725DA8F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37</w:t>
            </w:r>
          </w:p>
        </w:tc>
        <w:tc>
          <w:tcPr>
            <w:tcW w:w="1444" w:type="dxa"/>
          </w:tcPr>
          <w:p w14:paraId="0E2715CC"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32</w:t>
            </w:r>
          </w:p>
        </w:tc>
        <w:tc>
          <w:tcPr>
            <w:tcW w:w="1276" w:type="dxa"/>
          </w:tcPr>
          <w:p w14:paraId="0C7BEA7C"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37</w:t>
            </w:r>
          </w:p>
        </w:tc>
        <w:tc>
          <w:tcPr>
            <w:tcW w:w="2334" w:type="dxa"/>
          </w:tcPr>
          <w:p w14:paraId="08DF537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30</w:t>
            </w:r>
          </w:p>
        </w:tc>
        <w:tc>
          <w:tcPr>
            <w:tcW w:w="2202" w:type="dxa"/>
            <w:shd w:val="clear" w:color="auto" w:fill="92D050"/>
          </w:tcPr>
          <w:p w14:paraId="7A90D8F5"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9.8%</w:t>
            </w:r>
          </w:p>
        </w:tc>
      </w:tr>
      <w:tr w:rsidR="002A16D2" w:rsidRPr="00100850" w14:paraId="58398C3F" w14:textId="77777777" w:rsidTr="002A16D2">
        <w:trPr>
          <w:trHeight w:val="290"/>
        </w:trPr>
        <w:tc>
          <w:tcPr>
            <w:tcW w:w="915" w:type="dxa"/>
            <w:hideMark/>
          </w:tcPr>
          <w:p w14:paraId="31ADA85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Costa Rica</w:t>
            </w:r>
          </w:p>
        </w:tc>
        <w:tc>
          <w:tcPr>
            <w:tcW w:w="964" w:type="dxa"/>
            <w:noWrap/>
            <w:hideMark/>
          </w:tcPr>
          <w:p w14:paraId="6E202D0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Azul</w:t>
            </w:r>
          </w:p>
        </w:tc>
        <w:tc>
          <w:tcPr>
            <w:tcW w:w="1366" w:type="dxa"/>
          </w:tcPr>
          <w:p w14:paraId="27FC33A4" w14:textId="7D8877ED"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253</w:t>
            </w:r>
          </w:p>
        </w:tc>
        <w:tc>
          <w:tcPr>
            <w:tcW w:w="1408" w:type="dxa"/>
          </w:tcPr>
          <w:p w14:paraId="2C7181CA" w14:textId="7C5D7270"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7</w:t>
            </w:r>
          </w:p>
        </w:tc>
        <w:tc>
          <w:tcPr>
            <w:tcW w:w="1269" w:type="dxa"/>
          </w:tcPr>
          <w:p w14:paraId="4D64EE88"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11</w:t>
            </w:r>
          </w:p>
        </w:tc>
        <w:tc>
          <w:tcPr>
            <w:tcW w:w="1444" w:type="dxa"/>
          </w:tcPr>
          <w:p w14:paraId="341FA4E2"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w:t>
            </w:r>
          </w:p>
        </w:tc>
        <w:tc>
          <w:tcPr>
            <w:tcW w:w="1276" w:type="dxa"/>
          </w:tcPr>
          <w:p w14:paraId="3D0544E6"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11</w:t>
            </w:r>
          </w:p>
        </w:tc>
        <w:tc>
          <w:tcPr>
            <w:tcW w:w="2334" w:type="dxa"/>
          </w:tcPr>
          <w:p w14:paraId="0E30FA62"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w:t>
            </w:r>
          </w:p>
        </w:tc>
        <w:tc>
          <w:tcPr>
            <w:tcW w:w="2202" w:type="dxa"/>
            <w:shd w:val="clear" w:color="auto" w:fill="92D050"/>
          </w:tcPr>
          <w:p w14:paraId="0802386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0.5%</w:t>
            </w:r>
          </w:p>
        </w:tc>
      </w:tr>
      <w:tr w:rsidR="002A16D2" w:rsidRPr="00100850" w14:paraId="1BD884B0" w14:textId="77777777" w:rsidTr="002A16D2">
        <w:trPr>
          <w:trHeight w:val="290"/>
        </w:trPr>
        <w:tc>
          <w:tcPr>
            <w:tcW w:w="915" w:type="dxa"/>
            <w:hideMark/>
          </w:tcPr>
          <w:p w14:paraId="32C630C4"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Costa Rica</w:t>
            </w:r>
          </w:p>
        </w:tc>
        <w:tc>
          <w:tcPr>
            <w:tcW w:w="964" w:type="dxa"/>
            <w:noWrap/>
            <w:hideMark/>
          </w:tcPr>
          <w:p w14:paraId="7849ADE9" w14:textId="77777777" w:rsidR="00112DF5" w:rsidRPr="00100850" w:rsidRDefault="00112DF5" w:rsidP="0090521F">
            <w:pPr>
              <w:jc w:val="center"/>
              <w:rPr>
                <w:rFonts w:ascii="Times New Roman" w:hAnsi="Times New Roman" w:cs="Times New Roman"/>
                <w:sz w:val="20"/>
                <w:szCs w:val="20"/>
              </w:rPr>
            </w:pPr>
            <w:proofErr w:type="spellStart"/>
            <w:r w:rsidRPr="00100850">
              <w:rPr>
                <w:rFonts w:ascii="Times New Roman" w:hAnsi="Times New Roman" w:cs="Times New Roman"/>
                <w:sz w:val="20"/>
                <w:szCs w:val="20"/>
              </w:rPr>
              <w:t>Jacó</w:t>
            </w:r>
            <w:proofErr w:type="spellEnd"/>
          </w:p>
        </w:tc>
        <w:tc>
          <w:tcPr>
            <w:tcW w:w="1366" w:type="dxa"/>
          </w:tcPr>
          <w:p w14:paraId="31C850BB" w14:textId="776DB3FC"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332</w:t>
            </w:r>
          </w:p>
        </w:tc>
        <w:tc>
          <w:tcPr>
            <w:tcW w:w="1408" w:type="dxa"/>
          </w:tcPr>
          <w:p w14:paraId="7F8D487A" w14:textId="5709E5F8"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22</w:t>
            </w:r>
          </w:p>
        </w:tc>
        <w:tc>
          <w:tcPr>
            <w:tcW w:w="1269" w:type="dxa"/>
          </w:tcPr>
          <w:p w14:paraId="4377D6B4"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21</w:t>
            </w:r>
          </w:p>
        </w:tc>
        <w:tc>
          <w:tcPr>
            <w:tcW w:w="1444" w:type="dxa"/>
          </w:tcPr>
          <w:p w14:paraId="6774950D"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14</w:t>
            </w:r>
          </w:p>
        </w:tc>
        <w:tc>
          <w:tcPr>
            <w:tcW w:w="1276" w:type="dxa"/>
          </w:tcPr>
          <w:p w14:paraId="7E86EF82"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19</w:t>
            </w:r>
          </w:p>
        </w:tc>
        <w:tc>
          <w:tcPr>
            <w:tcW w:w="2334" w:type="dxa"/>
          </w:tcPr>
          <w:p w14:paraId="199F3BA0"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13</w:t>
            </w:r>
          </w:p>
        </w:tc>
        <w:tc>
          <w:tcPr>
            <w:tcW w:w="2202" w:type="dxa"/>
            <w:shd w:val="clear" w:color="auto" w:fill="92D050"/>
          </w:tcPr>
          <w:p w14:paraId="0CBF241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4.0%</w:t>
            </w:r>
          </w:p>
        </w:tc>
      </w:tr>
      <w:tr w:rsidR="002A16D2" w:rsidRPr="00100850" w14:paraId="52346F02" w14:textId="77777777" w:rsidTr="002A16D2">
        <w:trPr>
          <w:trHeight w:val="290"/>
        </w:trPr>
        <w:tc>
          <w:tcPr>
            <w:tcW w:w="915" w:type="dxa"/>
            <w:hideMark/>
          </w:tcPr>
          <w:p w14:paraId="5C6710DA"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Costa Rica</w:t>
            </w:r>
          </w:p>
        </w:tc>
        <w:tc>
          <w:tcPr>
            <w:tcW w:w="964" w:type="dxa"/>
            <w:noWrap/>
            <w:hideMark/>
          </w:tcPr>
          <w:p w14:paraId="78FE6EE2"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Hermosa</w:t>
            </w:r>
          </w:p>
        </w:tc>
        <w:tc>
          <w:tcPr>
            <w:tcW w:w="1366" w:type="dxa"/>
          </w:tcPr>
          <w:p w14:paraId="6A8BCCB7" w14:textId="469EB22C"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105</w:t>
            </w:r>
          </w:p>
        </w:tc>
        <w:tc>
          <w:tcPr>
            <w:tcW w:w="1408" w:type="dxa"/>
          </w:tcPr>
          <w:p w14:paraId="55E8AA4B" w14:textId="5506377E"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25</w:t>
            </w:r>
          </w:p>
        </w:tc>
        <w:tc>
          <w:tcPr>
            <w:tcW w:w="1269" w:type="dxa"/>
          </w:tcPr>
          <w:p w14:paraId="16D7023E"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19</w:t>
            </w:r>
          </w:p>
        </w:tc>
        <w:tc>
          <w:tcPr>
            <w:tcW w:w="1444" w:type="dxa"/>
          </w:tcPr>
          <w:p w14:paraId="517DC543"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6</w:t>
            </w:r>
          </w:p>
        </w:tc>
        <w:tc>
          <w:tcPr>
            <w:tcW w:w="1276" w:type="dxa"/>
          </w:tcPr>
          <w:p w14:paraId="610572C8"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19</w:t>
            </w:r>
          </w:p>
        </w:tc>
        <w:tc>
          <w:tcPr>
            <w:tcW w:w="2334" w:type="dxa"/>
          </w:tcPr>
          <w:p w14:paraId="29113B86"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8</w:t>
            </w:r>
          </w:p>
        </w:tc>
        <w:tc>
          <w:tcPr>
            <w:tcW w:w="2202" w:type="dxa"/>
            <w:shd w:val="clear" w:color="auto" w:fill="92D050"/>
          </w:tcPr>
          <w:p w14:paraId="1525477E"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7.5%</w:t>
            </w:r>
          </w:p>
        </w:tc>
      </w:tr>
      <w:tr w:rsidR="002A16D2" w:rsidRPr="00100850" w14:paraId="2C3DFD07" w14:textId="77777777" w:rsidTr="002A16D2">
        <w:trPr>
          <w:trHeight w:val="290"/>
        </w:trPr>
        <w:tc>
          <w:tcPr>
            <w:tcW w:w="915" w:type="dxa"/>
            <w:hideMark/>
          </w:tcPr>
          <w:p w14:paraId="40938F72"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Panamá</w:t>
            </w:r>
          </w:p>
        </w:tc>
        <w:tc>
          <w:tcPr>
            <w:tcW w:w="964" w:type="dxa"/>
            <w:noWrap/>
            <w:hideMark/>
          </w:tcPr>
          <w:p w14:paraId="77F2DB95"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 xml:space="preserve">Las </w:t>
            </w:r>
            <w:proofErr w:type="spellStart"/>
            <w:r w:rsidRPr="00100850">
              <w:rPr>
                <w:rFonts w:ascii="Times New Roman" w:hAnsi="Times New Roman" w:cs="Times New Roman"/>
                <w:sz w:val="20"/>
                <w:szCs w:val="20"/>
              </w:rPr>
              <w:t>Lajas</w:t>
            </w:r>
            <w:proofErr w:type="spellEnd"/>
          </w:p>
        </w:tc>
        <w:tc>
          <w:tcPr>
            <w:tcW w:w="1366" w:type="dxa"/>
          </w:tcPr>
          <w:p w14:paraId="5055BDBA" w14:textId="512623EA"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542</w:t>
            </w:r>
          </w:p>
        </w:tc>
        <w:tc>
          <w:tcPr>
            <w:tcW w:w="1408" w:type="dxa"/>
          </w:tcPr>
          <w:p w14:paraId="11965EB8" w14:textId="3DE9E07C"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100</w:t>
            </w:r>
          </w:p>
        </w:tc>
        <w:tc>
          <w:tcPr>
            <w:tcW w:w="1269" w:type="dxa"/>
          </w:tcPr>
          <w:p w14:paraId="67A2B6D0"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53</w:t>
            </w:r>
          </w:p>
        </w:tc>
        <w:tc>
          <w:tcPr>
            <w:tcW w:w="1444" w:type="dxa"/>
          </w:tcPr>
          <w:p w14:paraId="684C34B5"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37</w:t>
            </w:r>
          </w:p>
        </w:tc>
        <w:tc>
          <w:tcPr>
            <w:tcW w:w="1276" w:type="dxa"/>
          </w:tcPr>
          <w:p w14:paraId="4E8EFA37"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51</w:t>
            </w:r>
          </w:p>
        </w:tc>
        <w:tc>
          <w:tcPr>
            <w:tcW w:w="2334" w:type="dxa"/>
          </w:tcPr>
          <w:p w14:paraId="5E21F07D"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67</w:t>
            </w:r>
          </w:p>
        </w:tc>
        <w:tc>
          <w:tcPr>
            <w:tcW w:w="2202" w:type="dxa"/>
            <w:shd w:val="clear" w:color="auto" w:fill="92D050"/>
          </w:tcPr>
          <w:p w14:paraId="5713C373"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12.4%</w:t>
            </w:r>
          </w:p>
        </w:tc>
      </w:tr>
      <w:tr w:rsidR="002A16D2" w:rsidRPr="00100850" w14:paraId="0CE780E0" w14:textId="77777777" w:rsidTr="002A16D2">
        <w:trPr>
          <w:trHeight w:val="290"/>
        </w:trPr>
        <w:tc>
          <w:tcPr>
            <w:tcW w:w="915" w:type="dxa"/>
            <w:hideMark/>
          </w:tcPr>
          <w:p w14:paraId="6120BEBF"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Panamá</w:t>
            </w:r>
          </w:p>
        </w:tc>
        <w:tc>
          <w:tcPr>
            <w:tcW w:w="964" w:type="dxa"/>
            <w:noWrap/>
            <w:hideMark/>
          </w:tcPr>
          <w:p w14:paraId="404290FC" w14:textId="77777777" w:rsidR="00112DF5" w:rsidRPr="00100850" w:rsidRDefault="00112DF5" w:rsidP="0090521F">
            <w:pPr>
              <w:jc w:val="center"/>
              <w:rPr>
                <w:rFonts w:ascii="Times New Roman" w:hAnsi="Times New Roman" w:cs="Times New Roman"/>
                <w:sz w:val="20"/>
                <w:szCs w:val="20"/>
              </w:rPr>
            </w:pPr>
            <w:proofErr w:type="spellStart"/>
            <w:r w:rsidRPr="00100850">
              <w:rPr>
                <w:rFonts w:ascii="Times New Roman" w:hAnsi="Times New Roman" w:cs="Times New Roman"/>
                <w:sz w:val="20"/>
                <w:szCs w:val="20"/>
              </w:rPr>
              <w:t>Torio</w:t>
            </w:r>
            <w:proofErr w:type="spellEnd"/>
          </w:p>
        </w:tc>
        <w:tc>
          <w:tcPr>
            <w:tcW w:w="1366" w:type="dxa"/>
          </w:tcPr>
          <w:p w14:paraId="649EE385" w14:textId="3F3CB15B"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219</w:t>
            </w:r>
          </w:p>
        </w:tc>
        <w:tc>
          <w:tcPr>
            <w:tcW w:w="1408" w:type="dxa"/>
          </w:tcPr>
          <w:p w14:paraId="076E4B81" w14:textId="2750DF9A"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13</w:t>
            </w:r>
          </w:p>
        </w:tc>
        <w:tc>
          <w:tcPr>
            <w:tcW w:w="1269" w:type="dxa"/>
          </w:tcPr>
          <w:p w14:paraId="6EF5E580"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17</w:t>
            </w:r>
          </w:p>
        </w:tc>
        <w:tc>
          <w:tcPr>
            <w:tcW w:w="1444" w:type="dxa"/>
          </w:tcPr>
          <w:p w14:paraId="6A724686"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6</w:t>
            </w:r>
          </w:p>
        </w:tc>
        <w:tc>
          <w:tcPr>
            <w:tcW w:w="1276" w:type="dxa"/>
          </w:tcPr>
          <w:p w14:paraId="3D087997"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14</w:t>
            </w:r>
          </w:p>
        </w:tc>
        <w:tc>
          <w:tcPr>
            <w:tcW w:w="2334" w:type="dxa"/>
          </w:tcPr>
          <w:p w14:paraId="092D79D0"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4</w:t>
            </w:r>
          </w:p>
        </w:tc>
        <w:tc>
          <w:tcPr>
            <w:tcW w:w="2202" w:type="dxa"/>
            <w:shd w:val="clear" w:color="auto" w:fill="92D050"/>
          </w:tcPr>
          <w:p w14:paraId="30A6DFE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1.7%</w:t>
            </w:r>
          </w:p>
        </w:tc>
      </w:tr>
      <w:tr w:rsidR="002A16D2" w:rsidRPr="00100850" w14:paraId="72FB9E2B" w14:textId="77777777" w:rsidTr="002A16D2">
        <w:trPr>
          <w:trHeight w:val="290"/>
        </w:trPr>
        <w:tc>
          <w:tcPr>
            <w:tcW w:w="915" w:type="dxa"/>
            <w:hideMark/>
          </w:tcPr>
          <w:p w14:paraId="2847C574"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Panamá</w:t>
            </w:r>
          </w:p>
        </w:tc>
        <w:tc>
          <w:tcPr>
            <w:tcW w:w="964" w:type="dxa"/>
            <w:noWrap/>
            <w:hideMark/>
          </w:tcPr>
          <w:p w14:paraId="646EAFD5" w14:textId="77777777" w:rsidR="00112DF5" w:rsidRPr="00100850" w:rsidRDefault="00112DF5" w:rsidP="0090521F">
            <w:pPr>
              <w:jc w:val="center"/>
              <w:rPr>
                <w:rFonts w:ascii="Times New Roman" w:hAnsi="Times New Roman" w:cs="Times New Roman"/>
                <w:sz w:val="20"/>
                <w:szCs w:val="20"/>
              </w:rPr>
            </w:pPr>
            <w:proofErr w:type="spellStart"/>
            <w:r w:rsidRPr="00100850">
              <w:rPr>
                <w:rFonts w:ascii="Times New Roman" w:hAnsi="Times New Roman" w:cs="Times New Roman"/>
                <w:sz w:val="20"/>
                <w:szCs w:val="20"/>
              </w:rPr>
              <w:t>Mataoscura</w:t>
            </w:r>
            <w:proofErr w:type="spellEnd"/>
          </w:p>
        </w:tc>
        <w:tc>
          <w:tcPr>
            <w:tcW w:w="1366" w:type="dxa"/>
          </w:tcPr>
          <w:p w14:paraId="7962D97B" w14:textId="166CD8BC"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195</w:t>
            </w:r>
          </w:p>
        </w:tc>
        <w:tc>
          <w:tcPr>
            <w:tcW w:w="1408" w:type="dxa"/>
          </w:tcPr>
          <w:p w14:paraId="436EE57B" w14:textId="134C83A4"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59</w:t>
            </w:r>
          </w:p>
        </w:tc>
        <w:tc>
          <w:tcPr>
            <w:tcW w:w="1269" w:type="dxa"/>
          </w:tcPr>
          <w:p w14:paraId="45BB6214"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64</w:t>
            </w:r>
          </w:p>
        </w:tc>
        <w:tc>
          <w:tcPr>
            <w:tcW w:w="1444" w:type="dxa"/>
          </w:tcPr>
          <w:p w14:paraId="40AE62C5"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39</w:t>
            </w:r>
          </w:p>
        </w:tc>
        <w:tc>
          <w:tcPr>
            <w:tcW w:w="1276" w:type="dxa"/>
          </w:tcPr>
          <w:p w14:paraId="7D1000AC"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57</w:t>
            </w:r>
          </w:p>
        </w:tc>
        <w:tc>
          <w:tcPr>
            <w:tcW w:w="2334" w:type="dxa"/>
          </w:tcPr>
          <w:p w14:paraId="69F6AFE8"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32</w:t>
            </w:r>
          </w:p>
        </w:tc>
        <w:tc>
          <w:tcPr>
            <w:tcW w:w="2202" w:type="dxa"/>
            <w:shd w:val="clear" w:color="auto" w:fill="92D050"/>
          </w:tcPr>
          <w:p w14:paraId="37C74700"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16.4%</w:t>
            </w:r>
          </w:p>
        </w:tc>
      </w:tr>
      <w:tr w:rsidR="002A16D2" w:rsidRPr="00100850" w14:paraId="2E3212B1" w14:textId="77777777" w:rsidTr="002A16D2">
        <w:trPr>
          <w:trHeight w:val="290"/>
        </w:trPr>
        <w:tc>
          <w:tcPr>
            <w:tcW w:w="915" w:type="dxa"/>
            <w:hideMark/>
          </w:tcPr>
          <w:p w14:paraId="39EFC94A"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Colombia</w:t>
            </w:r>
          </w:p>
        </w:tc>
        <w:tc>
          <w:tcPr>
            <w:tcW w:w="964" w:type="dxa"/>
            <w:noWrap/>
            <w:hideMark/>
          </w:tcPr>
          <w:p w14:paraId="3F09E47D"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El Bajo-Punta Bonita</w:t>
            </w:r>
          </w:p>
        </w:tc>
        <w:tc>
          <w:tcPr>
            <w:tcW w:w="1366" w:type="dxa"/>
          </w:tcPr>
          <w:p w14:paraId="7A5416DD" w14:textId="68C3749E"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348</w:t>
            </w:r>
          </w:p>
        </w:tc>
        <w:tc>
          <w:tcPr>
            <w:tcW w:w="1408" w:type="dxa"/>
          </w:tcPr>
          <w:p w14:paraId="0DD3ED47" w14:textId="156261F1"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24</w:t>
            </w:r>
          </w:p>
        </w:tc>
        <w:tc>
          <w:tcPr>
            <w:tcW w:w="1269" w:type="dxa"/>
          </w:tcPr>
          <w:p w14:paraId="1074BABD"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22</w:t>
            </w:r>
          </w:p>
        </w:tc>
        <w:tc>
          <w:tcPr>
            <w:tcW w:w="1444" w:type="dxa"/>
          </w:tcPr>
          <w:p w14:paraId="692C9AAE"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20</w:t>
            </w:r>
          </w:p>
        </w:tc>
        <w:tc>
          <w:tcPr>
            <w:tcW w:w="1276" w:type="dxa"/>
          </w:tcPr>
          <w:p w14:paraId="6F3703FD"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17</w:t>
            </w:r>
          </w:p>
        </w:tc>
        <w:tc>
          <w:tcPr>
            <w:tcW w:w="2334" w:type="dxa"/>
          </w:tcPr>
          <w:p w14:paraId="2CA0E7A3"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17</w:t>
            </w:r>
          </w:p>
        </w:tc>
        <w:tc>
          <w:tcPr>
            <w:tcW w:w="2202" w:type="dxa"/>
            <w:shd w:val="clear" w:color="auto" w:fill="92D050"/>
          </w:tcPr>
          <w:p w14:paraId="33E3334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4.8%</w:t>
            </w:r>
          </w:p>
        </w:tc>
      </w:tr>
      <w:tr w:rsidR="002A16D2" w:rsidRPr="00100850" w14:paraId="7EEFE3F7" w14:textId="77777777" w:rsidTr="002A16D2">
        <w:trPr>
          <w:trHeight w:val="290"/>
        </w:trPr>
        <w:tc>
          <w:tcPr>
            <w:tcW w:w="915" w:type="dxa"/>
            <w:hideMark/>
          </w:tcPr>
          <w:p w14:paraId="5203CE1E"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Colombia</w:t>
            </w:r>
          </w:p>
        </w:tc>
        <w:tc>
          <w:tcPr>
            <w:tcW w:w="964" w:type="dxa"/>
            <w:noWrap/>
            <w:hideMark/>
          </w:tcPr>
          <w:p w14:paraId="7707291D"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 xml:space="preserve">Ciudad </w:t>
            </w:r>
            <w:proofErr w:type="spellStart"/>
            <w:r w:rsidRPr="00100850">
              <w:rPr>
                <w:rFonts w:ascii="Times New Roman" w:hAnsi="Times New Roman" w:cs="Times New Roman"/>
                <w:sz w:val="20"/>
                <w:szCs w:val="20"/>
              </w:rPr>
              <w:t>Mutis</w:t>
            </w:r>
            <w:proofErr w:type="spellEnd"/>
          </w:p>
        </w:tc>
        <w:tc>
          <w:tcPr>
            <w:tcW w:w="1366" w:type="dxa"/>
          </w:tcPr>
          <w:p w14:paraId="4B1BD8F4" w14:textId="2D5DC6D0"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454</w:t>
            </w:r>
          </w:p>
        </w:tc>
        <w:tc>
          <w:tcPr>
            <w:tcW w:w="1408" w:type="dxa"/>
          </w:tcPr>
          <w:p w14:paraId="595BC28B" w14:textId="4DB8F1AA"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50</w:t>
            </w:r>
          </w:p>
        </w:tc>
        <w:tc>
          <w:tcPr>
            <w:tcW w:w="1269" w:type="dxa"/>
          </w:tcPr>
          <w:p w14:paraId="1C46D338"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43</w:t>
            </w:r>
          </w:p>
        </w:tc>
        <w:tc>
          <w:tcPr>
            <w:tcW w:w="1444" w:type="dxa"/>
          </w:tcPr>
          <w:p w14:paraId="6421BC32"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30</w:t>
            </w:r>
          </w:p>
        </w:tc>
        <w:tc>
          <w:tcPr>
            <w:tcW w:w="1276" w:type="dxa"/>
          </w:tcPr>
          <w:p w14:paraId="7D3DB47C"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7</w:t>
            </w:r>
          </w:p>
        </w:tc>
        <w:tc>
          <w:tcPr>
            <w:tcW w:w="2334" w:type="dxa"/>
          </w:tcPr>
          <w:p w14:paraId="4341EF95"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6</w:t>
            </w:r>
          </w:p>
        </w:tc>
        <w:tc>
          <w:tcPr>
            <w:tcW w:w="2202" w:type="dxa"/>
            <w:shd w:val="clear" w:color="auto" w:fill="92D050"/>
          </w:tcPr>
          <w:p w14:paraId="53910EC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1.3%</w:t>
            </w:r>
          </w:p>
        </w:tc>
      </w:tr>
      <w:tr w:rsidR="002A16D2" w:rsidRPr="00100850" w14:paraId="321F6CEE" w14:textId="77777777" w:rsidTr="002A16D2">
        <w:trPr>
          <w:trHeight w:val="290"/>
        </w:trPr>
        <w:tc>
          <w:tcPr>
            <w:tcW w:w="915" w:type="dxa"/>
            <w:hideMark/>
          </w:tcPr>
          <w:p w14:paraId="5409837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Colombia</w:t>
            </w:r>
          </w:p>
        </w:tc>
        <w:tc>
          <w:tcPr>
            <w:tcW w:w="964" w:type="dxa"/>
            <w:noWrap/>
            <w:hideMark/>
          </w:tcPr>
          <w:p w14:paraId="0C05A5D5"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 xml:space="preserve">La </w:t>
            </w:r>
            <w:proofErr w:type="spellStart"/>
            <w:r w:rsidRPr="00100850">
              <w:rPr>
                <w:rFonts w:ascii="Times New Roman" w:hAnsi="Times New Roman" w:cs="Times New Roman"/>
                <w:sz w:val="20"/>
                <w:szCs w:val="20"/>
              </w:rPr>
              <w:t>Bocana</w:t>
            </w:r>
            <w:proofErr w:type="spellEnd"/>
          </w:p>
        </w:tc>
        <w:tc>
          <w:tcPr>
            <w:tcW w:w="1366" w:type="dxa"/>
          </w:tcPr>
          <w:p w14:paraId="3CFE6AF9" w14:textId="01A0E53F"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281</w:t>
            </w:r>
          </w:p>
        </w:tc>
        <w:tc>
          <w:tcPr>
            <w:tcW w:w="1408" w:type="dxa"/>
          </w:tcPr>
          <w:p w14:paraId="4FA67B46" w14:textId="0EE331E9"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9</w:t>
            </w:r>
          </w:p>
        </w:tc>
        <w:tc>
          <w:tcPr>
            <w:tcW w:w="1269" w:type="dxa"/>
          </w:tcPr>
          <w:p w14:paraId="2206EAF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9</w:t>
            </w:r>
          </w:p>
        </w:tc>
        <w:tc>
          <w:tcPr>
            <w:tcW w:w="1444" w:type="dxa"/>
          </w:tcPr>
          <w:p w14:paraId="7E710E1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9</w:t>
            </w:r>
          </w:p>
        </w:tc>
        <w:tc>
          <w:tcPr>
            <w:tcW w:w="1276" w:type="dxa"/>
          </w:tcPr>
          <w:p w14:paraId="5236C566"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8</w:t>
            </w:r>
          </w:p>
        </w:tc>
        <w:tc>
          <w:tcPr>
            <w:tcW w:w="2334" w:type="dxa"/>
          </w:tcPr>
          <w:p w14:paraId="1A3FBEB0"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8</w:t>
            </w:r>
          </w:p>
        </w:tc>
        <w:tc>
          <w:tcPr>
            <w:tcW w:w="2202" w:type="dxa"/>
            <w:shd w:val="clear" w:color="auto" w:fill="92D050"/>
          </w:tcPr>
          <w:p w14:paraId="1A83173E"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2.8%</w:t>
            </w:r>
          </w:p>
        </w:tc>
      </w:tr>
      <w:tr w:rsidR="00D741D9" w:rsidRPr="00100850" w14:paraId="14BC004B" w14:textId="77777777" w:rsidTr="002A16D2">
        <w:trPr>
          <w:trHeight w:val="290"/>
        </w:trPr>
        <w:tc>
          <w:tcPr>
            <w:tcW w:w="915" w:type="dxa"/>
            <w:hideMark/>
          </w:tcPr>
          <w:p w14:paraId="7AA2C445"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Colombia</w:t>
            </w:r>
          </w:p>
        </w:tc>
        <w:tc>
          <w:tcPr>
            <w:tcW w:w="964" w:type="dxa"/>
            <w:noWrap/>
            <w:hideMark/>
          </w:tcPr>
          <w:p w14:paraId="515074CA"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 xml:space="preserve">El </w:t>
            </w:r>
            <w:proofErr w:type="spellStart"/>
            <w:r w:rsidRPr="00100850">
              <w:rPr>
                <w:rFonts w:ascii="Times New Roman" w:hAnsi="Times New Roman" w:cs="Times New Roman"/>
                <w:sz w:val="20"/>
                <w:szCs w:val="20"/>
              </w:rPr>
              <w:t>Almejal</w:t>
            </w:r>
            <w:proofErr w:type="spellEnd"/>
          </w:p>
        </w:tc>
        <w:tc>
          <w:tcPr>
            <w:tcW w:w="1366" w:type="dxa"/>
          </w:tcPr>
          <w:p w14:paraId="0BC5BB85" w14:textId="14874089"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481</w:t>
            </w:r>
          </w:p>
        </w:tc>
        <w:tc>
          <w:tcPr>
            <w:tcW w:w="1408" w:type="dxa"/>
          </w:tcPr>
          <w:p w14:paraId="2BDD9FB9" w14:textId="413AE73C"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0</w:t>
            </w:r>
          </w:p>
        </w:tc>
        <w:tc>
          <w:tcPr>
            <w:tcW w:w="3989" w:type="dxa"/>
            <w:gridSpan w:val="3"/>
          </w:tcPr>
          <w:p w14:paraId="2D0EB28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No interactions</w:t>
            </w:r>
          </w:p>
        </w:tc>
        <w:tc>
          <w:tcPr>
            <w:tcW w:w="2334" w:type="dxa"/>
          </w:tcPr>
          <w:p w14:paraId="27E3FF52"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0</w:t>
            </w:r>
          </w:p>
        </w:tc>
        <w:tc>
          <w:tcPr>
            <w:tcW w:w="2202" w:type="dxa"/>
            <w:shd w:val="clear" w:color="auto" w:fill="92D050"/>
          </w:tcPr>
          <w:p w14:paraId="70C6C68D"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0.0%</w:t>
            </w:r>
          </w:p>
        </w:tc>
      </w:tr>
      <w:tr w:rsidR="002A16D2" w:rsidRPr="00100850" w14:paraId="3E727C52" w14:textId="77777777" w:rsidTr="002A16D2">
        <w:trPr>
          <w:trHeight w:val="290"/>
        </w:trPr>
        <w:tc>
          <w:tcPr>
            <w:tcW w:w="915" w:type="dxa"/>
            <w:hideMark/>
          </w:tcPr>
          <w:p w14:paraId="0B63F47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Ecuador</w:t>
            </w:r>
          </w:p>
        </w:tc>
        <w:tc>
          <w:tcPr>
            <w:tcW w:w="964" w:type="dxa"/>
            <w:noWrap/>
            <w:hideMark/>
          </w:tcPr>
          <w:p w14:paraId="14A6746A" w14:textId="77777777" w:rsidR="00112DF5" w:rsidRPr="00100850" w:rsidRDefault="00112DF5" w:rsidP="0090521F">
            <w:pPr>
              <w:jc w:val="center"/>
              <w:rPr>
                <w:rFonts w:ascii="Times New Roman" w:hAnsi="Times New Roman" w:cs="Times New Roman"/>
                <w:sz w:val="20"/>
                <w:szCs w:val="20"/>
              </w:rPr>
            </w:pPr>
            <w:proofErr w:type="spellStart"/>
            <w:r w:rsidRPr="00100850">
              <w:rPr>
                <w:rFonts w:ascii="Times New Roman" w:hAnsi="Times New Roman" w:cs="Times New Roman"/>
                <w:sz w:val="20"/>
                <w:szCs w:val="20"/>
              </w:rPr>
              <w:t>Briceño</w:t>
            </w:r>
            <w:proofErr w:type="spellEnd"/>
            <w:r w:rsidRPr="00100850">
              <w:rPr>
                <w:rFonts w:ascii="Times New Roman" w:hAnsi="Times New Roman" w:cs="Times New Roman"/>
                <w:sz w:val="20"/>
                <w:szCs w:val="20"/>
              </w:rPr>
              <w:t>-San Vicente</w:t>
            </w:r>
          </w:p>
        </w:tc>
        <w:tc>
          <w:tcPr>
            <w:tcW w:w="1366" w:type="dxa"/>
          </w:tcPr>
          <w:p w14:paraId="4647DEB8" w14:textId="23C3866A"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236</w:t>
            </w:r>
          </w:p>
        </w:tc>
        <w:tc>
          <w:tcPr>
            <w:tcW w:w="1408" w:type="dxa"/>
          </w:tcPr>
          <w:p w14:paraId="5C94215A" w14:textId="68209D85"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12</w:t>
            </w:r>
          </w:p>
        </w:tc>
        <w:tc>
          <w:tcPr>
            <w:tcW w:w="1269" w:type="dxa"/>
          </w:tcPr>
          <w:p w14:paraId="0860BD9A"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444" w:type="dxa"/>
          </w:tcPr>
          <w:p w14:paraId="0256620A"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276" w:type="dxa"/>
          </w:tcPr>
          <w:p w14:paraId="46FBC9BD"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ND</w:t>
            </w:r>
          </w:p>
        </w:tc>
        <w:tc>
          <w:tcPr>
            <w:tcW w:w="2334" w:type="dxa"/>
          </w:tcPr>
          <w:p w14:paraId="447722AA"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2202" w:type="dxa"/>
            <w:shd w:val="clear" w:color="auto" w:fill="F4B083" w:themeFill="accent2" w:themeFillTint="99"/>
          </w:tcPr>
          <w:p w14:paraId="2979BDC8"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5.1%</w:t>
            </w:r>
          </w:p>
        </w:tc>
      </w:tr>
      <w:tr w:rsidR="002A16D2" w:rsidRPr="00100850" w14:paraId="5698B866" w14:textId="77777777" w:rsidTr="002A16D2">
        <w:trPr>
          <w:trHeight w:val="290"/>
        </w:trPr>
        <w:tc>
          <w:tcPr>
            <w:tcW w:w="915" w:type="dxa"/>
            <w:hideMark/>
          </w:tcPr>
          <w:p w14:paraId="49182763"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Ecuador</w:t>
            </w:r>
          </w:p>
        </w:tc>
        <w:tc>
          <w:tcPr>
            <w:tcW w:w="964" w:type="dxa"/>
            <w:noWrap/>
            <w:hideMark/>
          </w:tcPr>
          <w:p w14:paraId="3EABD363"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San José-Manta</w:t>
            </w:r>
          </w:p>
        </w:tc>
        <w:tc>
          <w:tcPr>
            <w:tcW w:w="1366" w:type="dxa"/>
          </w:tcPr>
          <w:p w14:paraId="0ED56E25" w14:textId="1F0849CB"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248</w:t>
            </w:r>
          </w:p>
        </w:tc>
        <w:tc>
          <w:tcPr>
            <w:tcW w:w="1408" w:type="dxa"/>
          </w:tcPr>
          <w:p w14:paraId="0BC47B72" w14:textId="69E84614"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12</w:t>
            </w:r>
          </w:p>
        </w:tc>
        <w:tc>
          <w:tcPr>
            <w:tcW w:w="1269" w:type="dxa"/>
          </w:tcPr>
          <w:p w14:paraId="70378958"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444" w:type="dxa"/>
          </w:tcPr>
          <w:p w14:paraId="1D9CEDFB"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276" w:type="dxa"/>
          </w:tcPr>
          <w:p w14:paraId="28627726"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ND</w:t>
            </w:r>
          </w:p>
        </w:tc>
        <w:tc>
          <w:tcPr>
            <w:tcW w:w="2334" w:type="dxa"/>
          </w:tcPr>
          <w:p w14:paraId="6481B2C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2202" w:type="dxa"/>
            <w:shd w:val="clear" w:color="auto" w:fill="F4B083" w:themeFill="accent2" w:themeFillTint="99"/>
          </w:tcPr>
          <w:p w14:paraId="5EB4BBE2"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4.8%</w:t>
            </w:r>
          </w:p>
        </w:tc>
      </w:tr>
      <w:tr w:rsidR="002A16D2" w:rsidRPr="00100850" w14:paraId="5E4DC433" w14:textId="77777777" w:rsidTr="002A16D2">
        <w:trPr>
          <w:trHeight w:val="290"/>
        </w:trPr>
        <w:tc>
          <w:tcPr>
            <w:tcW w:w="915" w:type="dxa"/>
            <w:hideMark/>
          </w:tcPr>
          <w:p w14:paraId="3BE6FF17"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Ecuador</w:t>
            </w:r>
          </w:p>
        </w:tc>
        <w:tc>
          <w:tcPr>
            <w:tcW w:w="964" w:type="dxa"/>
            <w:noWrap/>
            <w:hideMark/>
          </w:tcPr>
          <w:p w14:paraId="27D4ED9F" w14:textId="77777777" w:rsidR="00112DF5" w:rsidRPr="00100850" w:rsidRDefault="00112DF5" w:rsidP="0090521F">
            <w:pPr>
              <w:jc w:val="center"/>
              <w:rPr>
                <w:rFonts w:ascii="Times New Roman" w:hAnsi="Times New Roman" w:cs="Times New Roman"/>
                <w:sz w:val="20"/>
                <w:szCs w:val="20"/>
              </w:rPr>
            </w:pPr>
            <w:proofErr w:type="spellStart"/>
            <w:r w:rsidRPr="00100850">
              <w:rPr>
                <w:rFonts w:ascii="Times New Roman" w:hAnsi="Times New Roman" w:cs="Times New Roman"/>
                <w:sz w:val="20"/>
                <w:szCs w:val="20"/>
              </w:rPr>
              <w:t>Ligüiqui</w:t>
            </w:r>
            <w:proofErr w:type="spellEnd"/>
          </w:p>
        </w:tc>
        <w:tc>
          <w:tcPr>
            <w:tcW w:w="1366" w:type="dxa"/>
          </w:tcPr>
          <w:p w14:paraId="02458811" w14:textId="1C03B233"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126</w:t>
            </w:r>
          </w:p>
        </w:tc>
        <w:tc>
          <w:tcPr>
            <w:tcW w:w="1408" w:type="dxa"/>
          </w:tcPr>
          <w:p w14:paraId="3523956E" w14:textId="5574F0C5"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10</w:t>
            </w:r>
          </w:p>
        </w:tc>
        <w:tc>
          <w:tcPr>
            <w:tcW w:w="1269" w:type="dxa"/>
          </w:tcPr>
          <w:p w14:paraId="757709C4"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11</w:t>
            </w:r>
          </w:p>
        </w:tc>
        <w:tc>
          <w:tcPr>
            <w:tcW w:w="1444" w:type="dxa"/>
          </w:tcPr>
          <w:p w14:paraId="72BEA14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w:t>
            </w:r>
          </w:p>
        </w:tc>
        <w:tc>
          <w:tcPr>
            <w:tcW w:w="1276" w:type="dxa"/>
          </w:tcPr>
          <w:p w14:paraId="163D40F6"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11</w:t>
            </w:r>
          </w:p>
        </w:tc>
        <w:tc>
          <w:tcPr>
            <w:tcW w:w="2334" w:type="dxa"/>
          </w:tcPr>
          <w:p w14:paraId="46F1EB1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w:t>
            </w:r>
          </w:p>
        </w:tc>
        <w:tc>
          <w:tcPr>
            <w:tcW w:w="2202" w:type="dxa"/>
            <w:shd w:val="clear" w:color="auto" w:fill="92D050"/>
          </w:tcPr>
          <w:p w14:paraId="49D3D2E0"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1.4%</w:t>
            </w:r>
          </w:p>
        </w:tc>
      </w:tr>
      <w:tr w:rsidR="002A16D2" w:rsidRPr="00100850" w14:paraId="189A8DF0" w14:textId="77777777" w:rsidTr="002A16D2">
        <w:trPr>
          <w:trHeight w:val="290"/>
        </w:trPr>
        <w:tc>
          <w:tcPr>
            <w:tcW w:w="915" w:type="dxa"/>
            <w:hideMark/>
          </w:tcPr>
          <w:p w14:paraId="686CB6C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Ecuador</w:t>
            </w:r>
          </w:p>
        </w:tc>
        <w:tc>
          <w:tcPr>
            <w:tcW w:w="964" w:type="dxa"/>
            <w:noWrap/>
            <w:hideMark/>
          </w:tcPr>
          <w:p w14:paraId="2DAD2A3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Valdivia</w:t>
            </w:r>
          </w:p>
        </w:tc>
        <w:tc>
          <w:tcPr>
            <w:tcW w:w="1366" w:type="dxa"/>
          </w:tcPr>
          <w:p w14:paraId="52B140BD" w14:textId="54D80842"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508</w:t>
            </w:r>
          </w:p>
        </w:tc>
        <w:tc>
          <w:tcPr>
            <w:tcW w:w="1408" w:type="dxa"/>
          </w:tcPr>
          <w:p w14:paraId="79B6A365" w14:textId="0913ABC4"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9</w:t>
            </w:r>
          </w:p>
        </w:tc>
        <w:tc>
          <w:tcPr>
            <w:tcW w:w="1269" w:type="dxa"/>
          </w:tcPr>
          <w:p w14:paraId="266F89A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11</w:t>
            </w:r>
          </w:p>
        </w:tc>
        <w:tc>
          <w:tcPr>
            <w:tcW w:w="1444" w:type="dxa"/>
          </w:tcPr>
          <w:p w14:paraId="2000DC5B"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4</w:t>
            </w:r>
          </w:p>
        </w:tc>
        <w:tc>
          <w:tcPr>
            <w:tcW w:w="1276" w:type="dxa"/>
          </w:tcPr>
          <w:p w14:paraId="5C125F3B"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11</w:t>
            </w:r>
          </w:p>
        </w:tc>
        <w:tc>
          <w:tcPr>
            <w:tcW w:w="2334" w:type="dxa"/>
          </w:tcPr>
          <w:p w14:paraId="47DC41E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3</w:t>
            </w:r>
          </w:p>
        </w:tc>
        <w:tc>
          <w:tcPr>
            <w:tcW w:w="2202" w:type="dxa"/>
            <w:shd w:val="clear" w:color="auto" w:fill="92D050"/>
          </w:tcPr>
          <w:p w14:paraId="67D95B90"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0.6%</w:t>
            </w:r>
          </w:p>
        </w:tc>
      </w:tr>
      <w:tr w:rsidR="002A16D2" w:rsidRPr="00100850" w14:paraId="46A06BDA" w14:textId="77777777" w:rsidTr="002A16D2">
        <w:trPr>
          <w:trHeight w:val="290"/>
        </w:trPr>
        <w:tc>
          <w:tcPr>
            <w:tcW w:w="915" w:type="dxa"/>
            <w:hideMark/>
          </w:tcPr>
          <w:p w14:paraId="7C43F5DE"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Ecuador</w:t>
            </w:r>
          </w:p>
        </w:tc>
        <w:tc>
          <w:tcPr>
            <w:tcW w:w="964" w:type="dxa"/>
            <w:noWrap/>
            <w:hideMark/>
          </w:tcPr>
          <w:p w14:paraId="563C430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 xml:space="preserve">El </w:t>
            </w:r>
            <w:proofErr w:type="spellStart"/>
            <w:r w:rsidRPr="00100850">
              <w:rPr>
                <w:rFonts w:ascii="Times New Roman" w:hAnsi="Times New Roman" w:cs="Times New Roman"/>
                <w:sz w:val="20"/>
                <w:szCs w:val="20"/>
              </w:rPr>
              <w:t>Pelao</w:t>
            </w:r>
            <w:proofErr w:type="spellEnd"/>
          </w:p>
        </w:tc>
        <w:tc>
          <w:tcPr>
            <w:tcW w:w="1366" w:type="dxa"/>
          </w:tcPr>
          <w:p w14:paraId="7F09B8A9" w14:textId="7EC1B73C"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379</w:t>
            </w:r>
          </w:p>
        </w:tc>
        <w:tc>
          <w:tcPr>
            <w:tcW w:w="1408" w:type="dxa"/>
          </w:tcPr>
          <w:p w14:paraId="0BEE7F11" w14:textId="13C81CE8"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31</w:t>
            </w:r>
          </w:p>
        </w:tc>
        <w:tc>
          <w:tcPr>
            <w:tcW w:w="1269" w:type="dxa"/>
          </w:tcPr>
          <w:p w14:paraId="675063DA"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5</w:t>
            </w:r>
          </w:p>
        </w:tc>
        <w:tc>
          <w:tcPr>
            <w:tcW w:w="1444" w:type="dxa"/>
          </w:tcPr>
          <w:p w14:paraId="1213A0C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3</w:t>
            </w:r>
          </w:p>
        </w:tc>
        <w:tc>
          <w:tcPr>
            <w:tcW w:w="1276" w:type="dxa"/>
          </w:tcPr>
          <w:p w14:paraId="160AB793"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5</w:t>
            </w:r>
          </w:p>
        </w:tc>
        <w:tc>
          <w:tcPr>
            <w:tcW w:w="2334" w:type="dxa"/>
          </w:tcPr>
          <w:p w14:paraId="3431435E"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19</w:t>
            </w:r>
          </w:p>
        </w:tc>
        <w:tc>
          <w:tcPr>
            <w:tcW w:w="2202" w:type="dxa"/>
            <w:shd w:val="clear" w:color="auto" w:fill="92D050"/>
          </w:tcPr>
          <w:p w14:paraId="60F2332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4.9%</w:t>
            </w:r>
          </w:p>
        </w:tc>
      </w:tr>
      <w:tr w:rsidR="002A16D2" w:rsidRPr="00100850" w14:paraId="5F51D9D4" w14:textId="77777777" w:rsidTr="002A16D2">
        <w:trPr>
          <w:trHeight w:val="290"/>
        </w:trPr>
        <w:tc>
          <w:tcPr>
            <w:tcW w:w="915" w:type="dxa"/>
            <w:hideMark/>
          </w:tcPr>
          <w:p w14:paraId="1356757F"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Ecuador</w:t>
            </w:r>
          </w:p>
        </w:tc>
        <w:tc>
          <w:tcPr>
            <w:tcW w:w="964" w:type="dxa"/>
            <w:noWrap/>
            <w:hideMark/>
          </w:tcPr>
          <w:p w14:paraId="76E640CE"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Data-</w:t>
            </w:r>
            <w:proofErr w:type="spellStart"/>
            <w:r w:rsidRPr="00100850">
              <w:rPr>
                <w:rFonts w:ascii="Times New Roman" w:hAnsi="Times New Roman" w:cs="Times New Roman"/>
                <w:sz w:val="20"/>
                <w:szCs w:val="20"/>
              </w:rPr>
              <w:t>Villamil</w:t>
            </w:r>
            <w:proofErr w:type="spellEnd"/>
          </w:p>
        </w:tc>
        <w:tc>
          <w:tcPr>
            <w:tcW w:w="1366" w:type="dxa"/>
          </w:tcPr>
          <w:p w14:paraId="68E72FEB" w14:textId="689F667D"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687</w:t>
            </w:r>
          </w:p>
        </w:tc>
        <w:tc>
          <w:tcPr>
            <w:tcW w:w="1408" w:type="dxa"/>
          </w:tcPr>
          <w:p w14:paraId="14E4372C" w14:textId="026146D6"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91</w:t>
            </w:r>
          </w:p>
        </w:tc>
        <w:tc>
          <w:tcPr>
            <w:tcW w:w="1269" w:type="dxa"/>
          </w:tcPr>
          <w:p w14:paraId="3E8DC63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49</w:t>
            </w:r>
          </w:p>
        </w:tc>
        <w:tc>
          <w:tcPr>
            <w:tcW w:w="1444" w:type="dxa"/>
          </w:tcPr>
          <w:p w14:paraId="5FF90B68"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40</w:t>
            </w:r>
          </w:p>
        </w:tc>
        <w:tc>
          <w:tcPr>
            <w:tcW w:w="1276" w:type="dxa"/>
          </w:tcPr>
          <w:p w14:paraId="70378B2A"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45</w:t>
            </w:r>
          </w:p>
        </w:tc>
        <w:tc>
          <w:tcPr>
            <w:tcW w:w="2334" w:type="dxa"/>
          </w:tcPr>
          <w:p w14:paraId="1DE2CA2A"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68</w:t>
            </w:r>
          </w:p>
        </w:tc>
        <w:tc>
          <w:tcPr>
            <w:tcW w:w="2202" w:type="dxa"/>
            <w:shd w:val="clear" w:color="auto" w:fill="92D050"/>
          </w:tcPr>
          <w:p w14:paraId="20726322"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9.9%</w:t>
            </w:r>
          </w:p>
        </w:tc>
      </w:tr>
      <w:tr w:rsidR="002A16D2" w:rsidRPr="00100850" w14:paraId="5117FF60" w14:textId="77777777" w:rsidTr="002A16D2">
        <w:trPr>
          <w:trHeight w:val="290"/>
        </w:trPr>
        <w:tc>
          <w:tcPr>
            <w:tcW w:w="915" w:type="dxa"/>
            <w:hideMark/>
          </w:tcPr>
          <w:p w14:paraId="621E88FC"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Perú</w:t>
            </w:r>
          </w:p>
        </w:tc>
        <w:tc>
          <w:tcPr>
            <w:tcW w:w="964" w:type="dxa"/>
            <w:noWrap/>
            <w:hideMark/>
          </w:tcPr>
          <w:p w14:paraId="487A05C3"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 xml:space="preserve">Los </w:t>
            </w:r>
            <w:proofErr w:type="spellStart"/>
            <w:r w:rsidRPr="00100850">
              <w:rPr>
                <w:rFonts w:ascii="Times New Roman" w:hAnsi="Times New Roman" w:cs="Times New Roman"/>
                <w:sz w:val="20"/>
                <w:szCs w:val="20"/>
              </w:rPr>
              <w:t>Órganos</w:t>
            </w:r>
            <w:proofErr w:type="spellEnd"/>
          </w:p>
        </w:tc>
        <w:tc>
          <w:tcPr>
            <w:tcW w:w="1366" w:type="dxa"/>
          </w:tcPr>
          <w:p w14:paraId="287C9F9E" w14:textId="462BC69E"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342</w:t>
            </w:r>
          </w:p>
        </w:tc>
        <w:tc>
          <w:tcPr>
            <w:tcW w:w="1408" w:type="dxa"/>
          </w:tcPr>
          <w:p w14:paraId="6ED9F00E" w14:textId="4C31AB12"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14</w:t>
            </w:r>
          </w:p>
        </w:tc>
        <w:tc>
          <w:tcPr>
            <w:tcW w:w="1269" w:type="dxa"/>
          </w:tcPr>
          <w:p w14:paraId="2B21BE72"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13</w:t>
            </w:r>
          </w:p>
        </w:tc>
        <w:tc>
          <w:tcPr>
            <w:tcW w:w="1444" w:type="dxa"/>
          </w:tcPr>
          <w:p w14:paraId="4893D40F"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0</w:t>
            </w:r>
          </w:p>
        </w:tc>
        <w:tc>
          <w:tcPr>
            <w:tcW w:w="1276" w:type="dxa"/>
          </w:tcPr>
          <w:p w14:paraId="6A3B2993"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13</w:t>
            </w:r>
          </w:p>
        </w:tc>
        <w:tc>
          <w:tcPr>
            <w:tcW w:w="2334" w:type="dxa"/>
          </w:tcPr>
          <w:p w14:paraId="7AB6DC58"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0</w:t>
            </w:r>
          </w:p>
        </w:tc>
        <w:tc>
          <w:tcPr>
            <w:tcW w:w="2202" w:type="dxa"/>
            <w:shd w:val="clear" w:color="auto" w:fill="92D050"/>
          </w:tcPr>
          <w:p w14:paraId="5430040B"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0.0%</w:t>
            </w:r>
          </w:p>
        </w:tc>
      </w:tr>
      <w:tr w:rsidR="002A16D2" w:rsidRPr="00100850" w14:paraId="2BE1FE24" w14:textId="77777777" w:rsidTr="002A16D2">
        <w:trPr>
          <w:trHeight w:val="290"/>
        </w:trPr>
        <w:tc>
          <w:tcPr>
            <w:tcW w:w="915" w:type="dxa"/>
            <w:hideMark/>
          </w:tcPr>
          <w:p w14:paraId="20ACD680"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Perú</w:t>
            </w:r>
          </w:p>
        </w:tc>
        <w:tc>
          <w:tcPr>
            <w:tcW w:w="964" w:type="dxa"/>
            <w:noWrap/>
            <w:hideMark/>
          </w:tcPr>
          <w:p w14:paraId="21ADB110"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 xml:space="preserve">San Pedro de </w:t>
            </w:r>
            <w:proofErr w:type="spellStart"/>
            <w:r w:rsidRPr="00100850">
              <w:rPr>
                <w:rFonts w:ascii="Times New Roman" w:hAnsi="Times New Roman" w:cs="Times New Roman"/>
                <w:sz w:val="20"/>
                <w:szCs w:val="20"/>
              </w:rPr>
              <w:t>Lurin</w:t>
            </w:r>
            <w:proofErr w:type="spellEnd"/>
          </w:p>
        </w:tc>
        <w:tc>
          <w:tcPr>
            <w:tcW w:w="1366" w:type="dxa"/>
          </w:tcPr>
          <w:p w14:paraId="7B0C2AF4" w14:textId="186F62E2"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411</w:t>
            </w:r>
          </w:p>
        </w:tc>
        <w:tc>
          <w:tcPr>
            <w:tcW w:w="1408" w:type="dxa"/>
          </w:tcPr>
          <w:p w14:paraId="6A7F093B" w14:textId="4DA62CA9"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22</w:t>
            </w:r>
          </w:p>
        </w:tc>
        <w:tc>
          <w:tcPr>
            <w:tcW w:w="1269" w:type="dxa"/>
          </w:tcPr>
          <w:p w14:paraId="4DF14FEE"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74</w:t>
            </w:r>
          </w:p>
        </w:tc>
        <w:tc>
          <w:tcPr>
            <w:tcW w:w="1444" w:type="dxa"/>
          </w:tcPr>
          <w:p w14:paraId="3D943E1E"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w:t>
            </w:r>
          </w:p>
        </w:tc>
        <w:tc>
          <w:tcPr>
            <w:tcW w:w="1276" w:type="dxa"/>
          </w:tcPr>
          <w:p w14:paraId="7B1FEADF"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58</w:t>
            </w:r>
          </w:p>
        </w:tc>
        <w:tc>
          <w:tcPr>
            <w:tcW w:w="2334" w:type="dxa"/>
          </w:tcPr>
          <w:p w14:paraId="12827562"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0</w:t>
            </w:r>
          </w:p>
        </w:tc>
        <w:tc>
          <w:tcPr>
            <w:tcW w:w="2202" w:type="dxa"/>
            <w:shd w:val="clear" w:color="auto" w:fill="92D050"/>
          </w:tcPr>
          <w:p w14:paraId="31DDFA8F"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0.1%</w:t>
            </w:r>
          </w:p>
        </w:tc>
      </w:tr>
      <w:tr w:rsidR="002A16D2" w:rsidRPr="00100850" w14:paraId="6F0B5F72" w14:textId="77777777" w:rsidTr="002A16D2">
        <w:trPr>
          <w:trHeight w:val="290"/>
        </w:trPr>
        <w:tc>
          <w:tcPr>
            <w:tcW w:w="915" w:type="dxa"/>
            <w:hideMark/>
          </w:tcPr>
          <w:p w14:paraId="17DF7BC7"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lastRenderedPageBreak/>
              <w:t>Perú</w:t>
            </w:r>
          </w:p>
        </w:tc>
        <w:tc>
          <w:tcPr>
            <w:tcW w:w="964" w:type="dxa"/>
            <w:noWrap/>
            <w:hideMark/>
          </w:tcPr>
          <w:p w14:paraId="739C4CD1" w14:textId="77777777" w:rsidR="00112DF5" w:rsidRPr="00100850" w:rsidRDefault="00112DF5" w:rsidP="0090521F">
            <w:pPr>
              <w:jc w:val="center"/>
              <w:rPr>
                <w:rFonts w:ascii="Times New Roman" w:hAnsi="Times New Roman" w:cs="Times New Roman"/>
                <w:sz w:val="20"/>
                <w:szCs w:val="20"/>
              </w:rPr>
            </w:pPr>
            <w:proofErr w:type="spellStart"/>
            <w:r w:rsidRPr="00100850">
              <w:rPr>
                <w:rFonts w:ascii="Times New Roman" w:hAnsi="Times New Roman" w:cs="Times New Roman"/>
                <w:sz w:val="20"/>
                <w:szCs w:val="20"/>
              </w:rPr>
              <w:t>Totoritas</w:t>
            </w:r>
            <w:proofErr w:type="spellEnd"/>
          </w:p>
        </w:tc>
        <w:tc>
          <w:tcPr>
            <w:tcW w:w="1366" w:type="dxa"/>
          </w:tcPr>
          <w:p w14:paraId="6612E00F" w14:textId="04313685"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194</w:t>
            </w:r>
          </w:p>
        </w:tc>
        <w:tc>
          <w:tcPr>
            <w:tcW w:w="1408" w:type="dxa"/>
          </w:tcPr>
          <w:p w14:paraId="6CB53386" w14:textId="55F2FE4E"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14</w:t>
            </w:r>
          </w:p>
        </w:tc>
        <w:tc>
          <w:tcPr>
            <w:tcW w:w="1269" w:type="dxa"/>
          </w:tcPr>
          <w:p w14:paraId="0D2B1E05"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444" w:type="dxa"/>
          </w:tcPr>
          <w:p w14:paraId="4A2B705F"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276" w:type="dxa"/>
          </w:tcPr>
          <w:p w14:paraId="7F82BC15"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ND</w:t>
            </w:r>
          </w:p>
        </w:tc>
        <w:tc>
          <w:tcPr>
            <w:tcW w:w="2334" w:type="dxa"/>
          </w:tcPr>
          <w:p w14:paraId="55766E15"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2202" w:type="dxa"/>
            <w:shd w:val="clear" w:color="auto" w:fill="F4B083" w:themeFill="accent2" w:themeFillTint="99"/>
          </w:tcPr>
          <w:p w14:paraId="3B6A1098"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7.2%</w:t>
            </w:r>
          </w:p>
        </w:tc>
      </w:tr>
      <w:tr w:rsidR="00D741D9" w:rsidRPr="00100850" w14:paraId="10056A34" w14:textId="77777777" w:rsidTr="002A16D2">
        <w:trPr>
          <w:trHeight w:val="290"/>
        </w:trPr>
        <w:tc>
          <w:tcPr>
            <w:tcW w:w="915" w:type="dxa"/>
            <w:hideMark/>
          </w:tcPr>
          <w:p w14:paraId="22599C84"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Perú</w:t>
            </w:r>
          </w:p>
        </w:tc>
        <w:tc>
          <w:tcPr>
            <w:tcW w:w="964" w:type="dxa"/>
            <w:noWrap/>
            <w:hideMark/>
          </w:tcPr>
          <w:p w14:paraId="62D6306B" w14:textId="77777777" w:rsidR="00112DF5" w:rsidRPr="00100850" w:rsidRDefault="00112DF5" w:rsidP="0090521F">
            <w:pPr>
              <w:jc w:val="center"/>
              <w:rPr>
                <w:rFonts w:ascii="Times New Roman" w:hAnsi="Times New Roman" w:cs="Times New Roman"/>
                <w:sz w:val="20"/>
                <w:szCs w:val="20"/>
              </w:rPr>
            </w:pPr>
            <w:proofErr w:type="spellStart"/>
            <w:r w:rsidRPr="00100850">
              <w:rPr>
                <w:rFonts w:ascii="Times New Roman" w:hAnsi="Times New Roman" w:cs="Times New Roman"/>
                <w:sz w:val="20"/>
                <w:szCs w:val="20"/>
              </w:rPr>
              <w:t>Venecia</w:t>
            </w:r>
            <w:proofErr w:type="spellEnd"/>
          </w:p>
        </w:tc>
        <w:tc>
          <w:tcPr>
            <w:tcW w:w="1366" w:type="dxa"/>
          </w:tcPr>
          <w:p w14:paraId="58C79888" w14:textId="6F054B8E"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141</w:t>
            </w:r>
          </w:p>
        </w:tc>
        <w:tc>
          <w:tcPr>
            <w:tcW w:w="1408" w:type="dxa"/>
          </w:tcPr>
          <w:p w14:paraId="4D295B1F" w14:textId="7377DF8A"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0</w:t>
            </w:r>
          </w:p>
        </w:tc>
        <w:tc>
          <w:tcPr>
            <w:tcW w:w="3989" w:type="dxa"/>
            <w:gridSpan w:val="3"/>
          </w:tcPr>
          <w:p w14:paraId="0B2CB5C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No interactions</w:t>
            </w:r>
          </w:p>
        </w:tc>
        <w:tc>
          <w:tcPr>
            <w:tcW w:w="2334" w:type="dxa"/>
          </w:tcPr>
          <w:p w14:paraId="4D469A9D"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0</w:t>
            </w:r>
          </w:p>
        </w:tc>
        <w:tc>
          <w:tcPr>
            <w:tcW w:w="2202" w:type="dxa"/>
            <w:shd w:val="clear" w:color="auto" w:fill="92D050"/>
          </w:tcPr>
          <w:p w14:paraId="28A65486"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0.0%</w:t>
            </w:r>
          </w:p>
        </w:tc>
      </w:tr>
      <w:tr w:rsidR="002A16D2" w:rsidRPr="00100850" w14:paraId="3B06CD3A" w14:textId="77777777" w:rsidTr="002A16D2">
        <w:trPr>
          <w:trHeight w:val="290"/>
        </w:trPr>
        <w:tc>
          <w:tcPr>
            <w:tcW w:w="915" w:type="dxa"/>
            <w:hideMark/>
          </w:tcPr>
          <w:p w14:paraId="3AC81858"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Perú</w:t>
            </w:r>
          </w:p>
        </w:tc>
        <w:tc>
          <w:tcPr>
            <w:tcW w:w="964" w:type="dxa"/>
            <w:noWrap/>
            <w:hideMark/>
          </w:tcPr>
          <w:p w14:paraId="295ABE70"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 xml:space="preserve">Puerto </w:t>
            </w:r>
            <w:proofErr w:type="spellStart"/>
            <w:r w:rsidRPr="00100850">
              <w:rPr>
                <w:rFonts w:ascii="Times New Roman" w:hAnsi="Times New Roman" w:cs="Times New Roman"/>
                <w:sz w:val="20"/>
                <w:szCs w:val="20"/>
              </w:rPr>
              <w:t>Chancay</w:t>
            </w:r>
            <w:proofErr w:type="spellEnd"/>
          </w:p>
        </w:tc>
        <w:tc>
          <w:tcPr>
            <w:tcW w:w="1366" w:type="dxa"/>
          </w:tcPr>
          <w:p w14:paraId="4784F883" w14:textId="39306C1D"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47</w:t>
            </w:r>
          </w:p>
        </w:tc>
        <w:tc>
          <w:tcPr>
            <w:tcW w:w="1408" w:type="dxa"/>
          </w:tcPr>
          <w:p w14:paraId="113CEE53" w14:textId="02D52F51"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16</w:t>
            </w:r>
          </w:p>
        </w:tc>
        <w:tc>
          <w:tcPr>
            <w:tcW w:w="1269" w:type="dxa"/>
          </w:tcPr>
          <w:p w14:paraId="4680F617"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444" w:type="dxa"/>
          </w:tcPr>
          <w:p w14:paraId="5C6DA2DA"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276" w:type="dxa"/>
          </w:tcPr>
          <w:p w14:paraId="750D5E82"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ND</w:t>
            </w:r>
          </w:p>
        </w:tc>
        <w:tc>
          <w:tcPr>
            <w:tcW w:w="2334" w:type="dxa"/>
          </w:tcPr>
          <w:p w14:paraId="1CEF8ED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2202" w:type="dxa"/>
            <w:shd w:val="clear" w:color="auto" w:fill="FF0000"/>
          </w:tcPr>
          <w:p w14:paraId="2D47EAC8"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Excluded</w:t>
            </w:r>
          </w:p>
        </w:tc>
      </w:tr>
      <w:tr w:rsidR="002A16D2" w:rsidRPr="00100850" w14:paraId="7FA50DBE" w14:textId="77777777" w:rsidTr="002A16D2">
        <w:trPr>
          <w:trHeight w:val="290"/>
        </w:trPr>
        <w:tc>
          <w:tcPr>
            <w:tcW w:w="915" w:type="dxa"/>
            <w:hideMark/>
          </w:tcPr>
          <w:p w14:paraId="0EFC0A5B"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Chile</w:t>
            </w:r>
          </w:p>
        </w:tc>
        <w:tc>
          <w:tcPr>
            <w:tcW w:w="964" w:type="dxa"/>
            <w:noWrap/>
            <w:hideMark/>
          </w:tcPr>
          <w:p w14:paraId="7626083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Changa</w:t>
            </w:r>
          </w:p>
        </w:tc>
        <w:tc>
          <w:tcPr>
            <w:tcW w:w="1366" w:type="dxa"/>
          </w:tcPr>
          <w:p w14:paraId="21483EAD" w14:textId="11B0732C"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610</w:t>
            </w:r>
          </w:p>
        </w:tc>
        <w:tc>
          <w:tcPr>
            <w:tcW w:w="1408" w:type="dxa"/>
          </w:tcPr>
          <w:p w14:paraId="44D548AA" w14:textId="367AD4F3"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18</w:t>
            </w:r>
          </w:p>
        </w:tc>
        <w:tc>
          <w:tcPr>
            <w:tcW w:w="1269" w:type="dxa"/>
          </w:tcPr>
          <w:p w14:paraId="6189938E"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444" w:type="dxa"/>
          </w:tcPr>
          <w:p w14:paraId="75EE977C"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276" w:type="dxa"/>
          </w:tcPr>
          <w:p w14:paraId="5D365546"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ND</w:t>
            </w:r>
          </w:p>
        </w:tc>
        <w:tc>
          <w:tcPr>
            <w:tcW w:w="2334" w:type="dxa"/>
          </w:tcPr>
          <w:p w14:paraId="0872478F"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2202" w:type="dxa"/>
            <w:shd w:val="clear" w:color="auto" w:fill="F4B083" w:themeFill="accent2" w:themeFillTint="99"/>
          </w:tcPr>
          <w:p w14:paraId="232FE65C"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3.0%</w:t>
            </w:r>
          </w:p>
        </w:tc>
      </w:tr>
      <w:tr w:rsidR="002A16D2" w:rsidRPr="00100850" w14:paraId="7DEEEF08" w14:textId="77777777" w:rsidTr="002A16D2">
        <w:trPr>
          <w:trHeight w:val="290"/>
        </w:trPr>
        <w:tc>
          <w:tcPr>
            <w:tcW w:w="915" w:type="dxa"/>
            <w:hideMark/>
          </w:tcPr>
          <w:p w14:paraId="7A0D264F"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Chile</w:t>
            </w:r>
          </w:p>
        </w:tc>
        <w:tc>
          <w:tcPr>
            <w:tcW w:w="964" w:type="dxa"/>
            <w:noWrap/>
            <w:hideMark/>
          </w:tcPr>
          <w:p w14:paraId="6583A14E"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 xml:space="preserve">Bahía </w:t>
            </w:r>
            <w:proofErr w:type="spellStart"/>
            <w:r w:rsidRPr="00100850">
              <w:rPr>
                <w:rFonts w:ascii="Times New Roman" w:hAnsi="Times New Roman" w:cs="Times New Roman"/>
                <w:sz w:val="20"/>
                <w:szCs w:val="20"/>
              </w:rPr>
              <w:t>Acantilado</w:t>
            </w:r>
            <w:proofErr w:type="spellEnd"/>
          </w:p>
        </w:tc>
        <w:tc>
          <w:tcPr>
            <w:tcW w:w="1366" w:type="dxa"/>
          </w:tcPr>
          <w:p w14:paraId="00F420A5" w14:textId="393F2245"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216</w:t>
            </w:r>
          </w:p>
        </w:tc>
        <w:tc>
          <w:tcPr>
            <w:tcW w:w="1408" w:type="dxa"/>
          </w:tcPr>
          <w:p w14:paraId="1917965E" w14:textId="2E189AB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w:t>
            </w:r>
          </w:p>
        </w:tc>
        <w:tc>
          <w:tcPr>
            <w:tcW w:w="1269" w:type="dxa"/>
          </w:tcPr>
          <w:p w14:paraId="75AACEC7"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w:t>
            </w:r>
          </w:p>
        </w:tc>
        <w:tc>
          <w:tcPr>
            <w:tcW w:w="1444" w:type="dxa"/>
          </w:tcPr>
          <w:p w14:paraId="34CB8EB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w:t>
            </w:r>
          </w:p>
        </w:tc>
        <w:tc>
          <w:tcPr>
            <w:tcW w:w="1276" w:type="dxa"/>
          </w:tcPr>
          <w:p w14:paraId="002F0E60"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w:t>
            </w:r>
          </w:p>
        </w:tc>
        <w:tc>
          <w:tcPr>
            <w:tcW w:w="2334" w:type="dxa"/>
          </w:tcPr>
          <w:p w14:paraId="28473113"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w:t>
            </w:r>
          </w:p>
        </w:tc>
        <w:tc>
          <w:tcPr>
            <w:tcW w:w="2202" w:type="dxa"/>
            <w:shd w:val="clear" w:color="auto" w:fill="92D050"/>
          </w:tcPr>
          <w:p w14:paraId="4E326238"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0.2%</w:t>
            </w:r>
          </w:p>
        </w:tc>
      </w:tr>
      <w:tr w:rsidR="002A16D2" w:rsidRPr="00100850" w14:paraId="5BF9CBF6" w14:textId="77777777" w:rsidTr="002A16D2">
        <w:trPr>
          <w:trHeight w:val="290"/>
        </w:trPr>
        <w:tc>
          <w:tcPr>
            <w:tcW w:w="915" w:type="dxa"/>
            <w:hideMark/>
          </w:tcPr>
          <w:p w14:paraId="52550D4D"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Chile</w:t>
            </w:r>
          </w:p>
        </w:tc>
        <w:tc>
          <w:tcPr>
            <w:tcW w:w="964" w:type="dxa"/>
            <w:noWrap/>
            <w:hideMark/>
          </w:tcPr>
          <w:p w14:paraId="23EC258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Puerto Saavedra</w:t>
            </w:r>
          </w:p>
        </w:tc>
        <w:tc>
          <w:tcPr>
            <w:tcW w:w="1366" w:type="dxa"/>
          </w:tcPr>
          <w:p w14:paraId="60CEAB26" w14:textId="46128F40"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327</w:t>
            </w:r>
          </w:p>
        </w:tc>
        <w:tc>
          <w:tcPr>
            <w:tcW w:w="1408" w:type="dxa"/>
          </w:tcPr>
          <w:p w14:paraId="6294B780" w14:textId="585570A1"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2</w:t>
            </w:r>
          </w:p>
        </w:tc>
        <w:tc>
          <w:tcPr>
            <w:tcW w:w="1269" w:type="dxa"/>
          </w:tcPr>
          <w:p w14:paraId="76911B50"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w:t>
            </w:r>
          </w:p>
        </w:tc>
        <w:tc>
          <w:tcPr>
            <w:tcW w:w="1444" w:type="dxa"/>
          </w:tcPr>
          <w:p w14:paraId="37D1B2CA"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w:t>
            </w:r>
          </w:p>
        </w:tc>
        <w:tc>
          <w:tcPr>
            <w:tcW w:w="1276" w:type="dxa"/>
          </w:tcPr>
          <w:p w14:paraId="02C4CA6D"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w:t>
            </w:r>
          </w:p>
        </w:tc>
        <w:tc>
          <w:tcPr>
            <w:tcW w:w="2334" w:type="dxa"/>
          </w:tcPr>
          <w:p w14:paraId="52965F4F"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0</w:t>
            </w:r>
          </w:p>
        </w:tc>
        <w:tc>
          <w:tcPr>
            <w:tcW w:w="2202" w:type="dxa"/>
            <w:shd w:val="clear" w:color="auto" w:fill="92D050"/>
          </w:tcPr>
          <w:p w14:paraId="6DD33DE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0.0%</w:t>
            </w:r>
          </w:p>
        </w:tc>
      </w:tr>
      <w:tr w:rsidR="002A16D2" w:rsidRPr="00100850" w14:paraId="68E6E96D" w14:textId="77777777" w:rsidTr="002A16D2">
        <w:trPr>
          <w:trHeight w:val="290"/>
        </w:trPr>
        <w:tc>
          <w:tcPr>
            <w:tcW w:w="915" w:type="dxa"/>
            <w:hideMark/>
          </w:tcPr>
          <w:p w14:paraId="19127383"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Chile</w:t>
            </w:r>
          </w:p>
        </w:tc>
        <w:tc>
          <w:tcPr>
            <w:tcW w:w="964" w:type="dxa"/>
            <w:noWrap/>
            <w:hideMark/>
          </w:tcPr>
          <w:p w14:paraId="73E62594" w14:textId="77777777" w:rsidR="00112DF5" w:rsidRPr="00100850" w:rsidRDefault="00112DF5" w:rsidP="0090521F">
            <w:pPr>
              <w:jc w:val="center"/>
              <w:rPr>
                <w:rFonts w:ascii="Times New Roman" w:hAnsi="Times New Roman" w:cs="Times New Roman"/>
                <w:sz w:val="20"/>
                <w:szCs w:val="20"/>
              </w:rPr>
            </w:pPr>
            <w:proofErr w:type="spellStart"/>
            <w:r w:rsidRPr="00100850">
              <w:rPr>
                <w:rFonts w:ascii="Times New Roman" w:hAnsi="Times New Roman" w:cs="Times New Roman"/>
                <w:sz w:val="20"/>
                <w:szCs w:val="20"/>
              </w:rPr>
              <w:t>Lenga</w:t>
            </w:r>
            <w:proofErr w:type="spellEnd"/>
          </w:p>
        </w:tc>
        <w:tc>
          <w:tcPr>
            <w:tcW w:w="1366" w:type="dxa"/>
          </w:tcPr>
          <w:p w14:paraId="6CFE6A55" w14:textId="510E7074"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710</w:t>
            </w:r>
          </w:p>
        </w:tc>
        <w:tc>
          <w:tcPr>
            <w:tcW w:w="1408" w:type="dxa"/>
          </w:tcPr>
          <w:p w14:paraId="32D6AB69" w14:textId="26CBA179"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61</w:t>
            </w:r>
          </w:p>
        </w:tc>
        <w:tc>
          <w:tcPr>
            <w:tcW w:w="1269" w:type="dxa"/>
          </w:tcPr>
          <w:p w14:paraId="2F2D5155"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444" w:type="dxa"/>
          </w:tcPr>
          <w:p w14:paraId="7895EE23"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276" w:type="dxa"/>
          </w:tcPr>
          <w:p w14:paraId="2ADDA0C3"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ND</w:t>
            </w:r>
          </w:p>
        </w:tc>
        <w:tc>
          <w:tcPr>
            <w:tcW w:w="2334" w:type="dxa"/>
          </w:tcPr>
          <w:p w14:paraId="136D2FFC"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2202" w:type="dxa"/>
            <w:shd w:val="clear" w:color="auto" w:fill="F4B083" w:themeFill="accent2" w:themeFillTint="99"/>
          </w:tcPr>
          <w:p w14:paraId="5ED6938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8.6%</w:t>
            </w:r>
          </w:p>
        </w:tc>
      </w:tr>
      <w:tr w:rsidR="00D741D9" w:rsidRPr="00100850" w14:paraId="651CAB73" w14:textId="77777777" w:rsidTr="002A16D2">
        <w:trPr>
          <w:trHeight w:val="290"/>
        </w:trPr>
        <w:tc>
          <w:tcPr>
            <w:tcW w:w="915" w:type="dxa"/>
            <w:hideMark/>
          </w:tcPr>
          <w:p w14:paraId="7D95E1B2"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Chile</w:t>
            </w:r>
          </w:p>
        </w:tc>
        <w:tc>
          <w:tcPr>
            <w:tcW w:w="964" w:type="dxa"/>
            <w:noWrap/>
            <w:hideMark/>
          </w:tcPr>
          <w:p w14:paraId="7A006777"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Trocadero</w:t>
            </w:r>
          </w:p>
        </w:tc>
        <w:tc>
          <w:tcPr>
            <w:tcW w:w="1366" w:type="dxa"/>
          </w:tcPr>
          <w:p w14:paraId="0D35ECCB" w14:textId="31FCE2B1"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667</w:t>
            </w:r>
          </w:p>
        </w:tc>
        <w:tc>
          <w:tcPr>
            <w:tcW w:w="1408" w:type="dxa"/>
          </w:tcPr>
          <w:p w14:paraId="7828359F" w14:textId="69236065"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0</w:t>
            </w:r>
          </w:p>
        </w:tc>
        <w:tc>
          <w:tcPr>
            <w:tcW w:w="3989" w:type="dxa"/>
            <w:gridSpan w:val="3"/>
          </w:tcPr>
          <w:p w14:paraId="7D7DBD2B"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No interactions</w:t>
            </w:r>
          </w:p>
        </w:tc>
        <w:tc>
          <w:tcPr>
            <w:tcW w:w="2334" w:type="dxa"/>
          </w:tcPr>
          <w:p w14:paraId="5BCF13DB"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0</w:t>
            </w:r>
          </w:p>
        </w:tc>
        <w:tc>
          <w:tcPr>
            <w:tcW w:w="2202" w:type="dxa"/>
            <w:shd w:val="clear" w:color="auto" w:fill="92D050"/>
          </w:tcPr>
          <w:p w14:paraId="32398E8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0.0%</w:t>
            </w:r>
          </w:p>
        </w:tc>
      </w:tr>
      <w:tr w:rsidR="002A16D2" w:rsidRPr="00100850" w14:paraId="030F4DCE" w14:textId="77777777" w:rsidTr="002A16D2">
        <w:trPr>
          <w:trHeight w:val="290"/>
        </w:trPr>
        <w:tc>
          <w:tcPr>
            <w:tcW w:w="915" w:type="dxa"/>
            <w:hideMark/>
          </w:tcPr>
          <w:p w14:paraId="17EA4AA6"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Ecuador</w:t>
            </w:r>
          </w:p>
        </w:tc>
        <w:tc>
          <w:tcPr>
            <w:tcW w:w="964" w:type="dxa"/>
            <w:noWrap/>
            <w:hideMark/>
          </w:tcPr>
          <w:p w14:paraId="123E7D0D"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 xml:space="preserve">Los </w:t>
            </w:r>
            <w:proofErr w:type="spellStart"/>
            <w:r w:rsidRPr="00100850">
              <w:rPr>
                <w:rFonts w:ascii="Times New Roman" w:hAnsi="Times New Roman" w:cs="Times New Roman"/>
                <w:sz w:val="20"/>
                <w:szCs w:val="20"/>
              </w:rPr>
              <w:t>Millonarios</w:t>
            </w:r>
            <w:proofErr w:type="spellEnd"/>
          </w:p>
        </w:tc>
        <w:tc>
          <w:tcPr>
            <w:tcW w:w="1366" w:type="dxa"/>
          </w:tcPr>
          <w:p w14:paraId="485EA0CD" w14:textId="4D915DE4"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31</w:t>
            </w:r>
          </w:p>
        </w:tc>
        <w:tc>
          <w:tcPr>
            <w:tcW w:w="1408" w:type="dxa"/>
          </w:tcPr>
          <w:p w14:paraId="56B9CE4C" w14:textId="1C4CC642"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7</w:t>
            </w:r>
          </w:p>
        </w:tc>
        <w:tc>
          <w:tcPr>
            <w:tcW w:w="1269" w:type="dxa"/>
          </w:tcPr>
          <w:p w14:paraId="06A7A0C7"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444" w:type="dxa"/>
          </w:tcPr>
          <w:p w14:paraId="67CFB16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276" w:type="dxa"/>
          </w:tcPr>
          <w:p w14:paraId="25D4D432"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2334" w:type="dxa"/>
          </w:tcPr>
          <w:p w14:paraId="70DD429A"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2202" w:type="dxa"/>
            <w:shd w:val="clear" w:color="auto" w:fill="FF0000"/>
          </w:tcPr>
          <w:p w14:paraId="7350EFE0"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Excluded</w:t>
            </w:r>
          </w:p>
        </w:tc>
      </w:tr>
      <w:tr w:rsidR="002A16D2" w:rsidRPr="00100850" w14:paraId="35A55B08" w14:textId="77777777" w:rsidTr="002A16D2">
        <w:trPr>
          <w:trHeight w:val="290"/>
        </w:trPr>
        <w:tc>
          <w:tcPr>
            <w:tcW w:w="915" w:type="dxa"/>
            <w:hideMark/>
          </w:tcPr>
          <w:p w14:paraId="7D287AD3"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Ecuador</w:t>
            </w:r>
          </w:p>
        </w:tc>
        <w:tc>
          <w:tcPr>
            <w:tcW w:w="964" w:type="dxa"/>
            <w:noWrap/>
            <w:hideMark/>
          </w:tcPr>
          <w:p w14:paraId="14FCEA3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Tortuga Bay</w:t>
            </w:r>
          </w:p>
        </w:tc>
        <w:tc>
          <w:tcPr>
            <w:tcW w:w="1366" w:type="dxa"/>
          </w:tcPr>
          <w:p w14:paraId="7909BFD3" w14:textId="5CCBD981"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86</w:t>
            </w:r>
          </w:p>
        </w:tc>
        <w:tc>
          <w:tcPr>
            <w:tcW w:w="1408" w:type="dxa"/>
          </w:tcPr>
          <w:p w14:paraId="359EDFB9" w14:textId="3AB2D10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3</w:t>
            </w:r>
          </w:p>
        </w:tc>
        <w:tc>
          <w:tcPr>
            <w:tcW w:w="1269" w:type="dxa"/>
          </w:tcPr>
          <w:p w14:paraId="4282AD1A"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444" w:type="dxa"/>
          </w:tcPr>
          <w:p w14:paraId="2A379EBB"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276" w:type="dxa"/>
          </w:tcPr>
          <w:p w14:paraId="32D12F12"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2334" w:type="dxa"/>
          </w:tcPr>
          <w:p w14:paraId="1E0795CA"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2202" w:type="dxa"/>
            <w:shd w:val="clear" w:color="auto" w:fill="FF0000"/>
          </w:tcPr>
          <w:p w14:paraId="240A2E77"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Excluded</w:t>
            </w:r>
          </w:p>
        </w:tc>
      </w:tr>
      <w:tr w:rsidR="002A16D2" w:rsidRPr="00100850" w14:paraId="7561FE53" w14:textId="77777777" w:rsidTr="002A16D2">
        <w:trPr>
          <w:trHeight w:val="290"/>
        </w:trPr>
        <w:tc>
          <w:tcPr>
            <w:tcW w:w="915" w:type="dxa"/>
            <w:noWrap/>
            <w:hideMark/>
          </w:tcPr>
          <w:p w14:paraId="23A2068B"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Ecuador</w:t>
            </w:r>
          </w:p>
        </w:tc>
        <w:tc>
          <w:tcPr>
            <w:tcW w:w="964" w:type="dxa"/>
            <w:noWrap/>
            <w:hideMark/>
          </w:tcPr>
          <w:p w14:paraId="19E1C4A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 xml:space="preserve">Los </w:t>
            </w:r>
            <w:proofErr w:type="spellStart"/>
            <w:r w:rsidRPr="00100850">
              <w:rPr>
                <w:rFonts w:ascii="Times New Roman" w:hAnsi="Times New Roman" w:cs="Times New Roman"/>
                <w:sz w:val="20"/>
                <w:szCs w:val="20"/>
              </w:rPr>
              <w:t>Alemanes</w:t>
            </w:r>
            <w:proofErr w:type="spellEnd"/>
          </w:p>
        </w:tc>
        <w:tc>
          <w:tcPr>
            <w:tcW w:w="1366" w:type="dxa"/>
          </w:tcPr>
          <w:p w14:paraId="45D37F34" w14:textId="1364165D"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86</w:t>
            </w:r>
          </w:p>
        </w:tc>
        <w:tc>
          <w:tcPr>
            <w:tcW w:w="1408" w:type="dxa"/>
          </w:tcPr>
          <w:p w14:paraId="5B1554F2" w14:textId="3D96309B"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8</w:t>
            </w:r>
          </w:p>
        </w:tc>
        <w:tc>
          <w:tcPr>
            <w:tcW w:w="1269" w:type="dxa"/>
          </w:tcPr>
          <w:p w14:paraId="3895F24F"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444" w:type="dxa"/>
          </w:tcPr>
          <w:p w14:paraId="6B7D822F"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276" w:type="dxa"/>
          </w:tcPr>
          <w:p w14:paraId="48F83BD6"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ND</w:t>
            </w:r>
          </w:p>
        </w:tc>
        <w:tc>
          <w:tcPr>
            <w:tcW w:w="2334" w:type="dxa"/>
          </w:tcPr>
          <w:p w14:paraId="761C56D5"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2202" w:type="dxa"/>
            <w:shd w:val="clear" w:color="auto" w:fill="FF0000"/>
          </w:tcPr>
          <w:p w14:paraId="383C1E45"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Excluded</w:t>
            </w:r>
          </w:p>
        </w:tc>
      </w:tr>
      <w:tr w:rsidR="002A16D2" w:rsidRPr="00100850" w14:paraId="4CAAE42C" w14:textId="77777777" w:rsidTr="002A16D2">
        <w:trPr>
          <w:trHeight w:val="290"/>
        </w:trPr>
        <w:tc>
          <w:tcPr>
            <w:tcW w:w="915" w:type="dxa"/>
            <w:noWrap/>
            <w:hideMark/>
          </w:tcPr>
          <w:p w14:paraId="4B66BE5F"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Chile</w:t>
            </w:r>
          </w:p>
        </w:tc>
        <w:tc>
          <w:tcPr>
            <w:tcW w:w="964" w:type="dxa"/>
            <w:noWrap/>
            <w:hideMark/>
          </w:tcPr>
          <w:p w14:paraId="3FA2250B" w14:textId="77777777" w:rsidR="00112DF5" w:rsidRPr="00100850" w:rsidRDefault="00112DF5" w:rsidP="0090521F">
            <w:pPr>
              <w:jc w:val="center"/>
              <w:rPr>
                <w:rFonts w:ascii="Times New Roman" w:hAnsi="Times New Roman" w:cs="Times New Roman"/>
                <w:sz w:val="20"/>
                <w:szCs w:val="20"/>
              </w:rPr>
            </w:pPr>
            <w:proofErr w:type="spellStart"/>
            <w:r w:rsidRPr="00100850">
              <w:rPr>
                <w:rFonts w:ascii="Times New Roman" w:hAnsi="Times New Roman" w:cs="Times New Roman"/>
                <w:sz w:val="20"/>
                <w:szCs w:val="20"/>
              </w:rPr>
              <w:t>Taharoa</w:t>
            </w:r>
            <w:proofErr w:type="spellEnd"/>
          </w:p>
        </w:tc>
        <w:tc>
          <w:tcPr>
            <w:tcW w:w="1366" w:type="dxa"/>
          </w:tcPr>
          <w:p w14:paraId="2E76F55E" w14:textId="01BAA1DD"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407</w:t>
            </w:r>
          </w:p>
        </w:tc>
        <w:tc>
          <w:tcPr>
            <w:tcW w:w="1408" w:type="dxa"/>
          </w:tcPr>
          <w:p w14:paraId="5C193CDA" w14:textId="4C31D2F6"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125</w:t>
            </w:r>
          </w:p>
        </w:tc>
        <w:tc>
          <w:tcPr>
            <w:tcW w:w="1269" w:type="dxa"/>
          </w:tcPr>
          <w:p w14:paraId="763740FA"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60</w:t>
            </w:r>
          </w:p>
        </w:tc>
        <w:tc>
          <w:tcPr>
            <w:tcW w:w="1444" w:type="dxa"/>
          </w:tcPr>
          <w:p w14:paraId="40C49D7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60</w:t>
            </w:r>
          </w:p>
        </w:tc>
        <w:tc>
          <w:tcPr>
            <w:tcW w:w="1276" w:type="dxa"/>
          </w:tcPr>
          <w:p w14:paraId="51D9FF1A"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56</w:t>
            </w:r>
          </w:p>
        </w:tc>
        <w:tc>
          <w:tcPr>
            <w:tcW w:w="2334" w:type="dxa"/>
          </w:tcPr>
          <w:p w14:paraId="331C619C"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117</w:t>
            </w:r>
          </w:p>
        </w:tc>
        <w:tc>
          <w:tcPr>
            <w:tcW w:w="2202" w:type="dxa"/>
            <w:shd w:val="clear" w:color="auto" w:fill="92D050"/>
          </w:tcPr>
          <w:p w14:paraId="62D97D5A"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28.7%</w:t>
            </w:r>
          </w:p>
        </w:tc>
      </w:tr>
    </w:tbl>
    <w:p w14:paraId="3D409AFA" w14:textId="77777777" w:rsidR="00277BD0" w:rsidRDefault="00277BD0" w:rsidP="00277BD0">
      <w:pPr>
        <w:jc w:val="left"/>
        <w:rPr>
          <w:rFonts w:ascii="Times New Roman" w:hAnsi="Times New Roman" w:cs="Times New Roman"/>
          <w:sz w:val="20"/>
          <w:szCs w:val="20"/>
          <w:lang w:val="en-GB"/>
        </w:rPr>
      </w:pPr>
      <w:r>
        <w:rPr>
          <w:rFonts w:ascii="Times New Roman" w:hAnsi="Times New Roman" w:cs="Times New Roman"/>
          <w:sz w:val="20"/>
          <w:szCs w:val="20"/>
          <w:lang w:val="en-GB"/>
        </w:rPr>
        <w:br w:type="page"/>
      </w:r>
    </w:p>
    <w:p w14:paraId="59164666" w14:textId="77777777" w:rsidR="00797BF4" w:rsidRDefault="00797BF4" w:rsidP="00797BF4">
      <w:pPr>
        <w:jc w:val="left"/>
        <w:rPr>
          <w:rFonts w:ascii="Times New Roman" w:hAnsi="Times New Roman" w:cs="Times New Roman"/>
          <w:sz w:val="24"/>
          <w:szCs w:val="24"/>
          <w:lang w:val="en-GB"/>
        </w:rPr>
        <w:sectPr w:rsidR="00797BF4" w:rsidSect="00A734C3">
          <w:pgSz w:w="15840" w:h="12240" w:orient="landscape"/>
          <w:pgMar w:top="1701" w:right="1418" w:bottom="1701" w:left="1418" w:header="709" w:footer="709" w:gutter="0"/>
          <w:cols w:space="708"/>
          <w:docGrid w:linePitch="360"/>
        </w:sectPr>
      </w:pPr>
    </w:p>
    <w:p w14:paraId="2503FAA3" w14:textId="5A3292FD" w:rsidR="007921C6" w:rsidRPr="007921C6" w:rsidRDefault="00D65787" w:rsidP="007921C6">
      <w:pPr>
        <w:jc w:val="left"/>
        <w:rPr>
          <w:rFonts w:ascii="Times New Roman" w:hAnsi="Times New Roman" w:cs="Times New Roman"/>
          <w:sz w:val="20"/>
          <w:szCs w:val="20"/>
          <w:lang w:val="en-GB"/>
        </w:rPr>
      </w:pPr>
      <w:r w:rsidRPr="007921C6">
        <w:rPr>
          <w:rFonts w:ascii="Times New Roman" w:hAnsi="Times New Roman" w:cs="Times New Roman"/>
          <w:b/>
          <w:sz w:val="24"/>
          <w:szCs w:val="24"/>
          <w:lang w:val="en-GB"/>
        </w:rPr>
        <w:lastRenderedPageBreak/>
        <w:t>Appendix 3</w:t>
      </w:r>
      <w:r w:rsidR="007921C6" w:rsidRPr="007921C6">
        <w:rPr>
          <w:rFonts w:ascii="Times New Roman" w:hAnsi="Times New Roman" w:cs="Times New Roman"/>
          <w:b/>
          <w:sz w:val="24"/>
          <w:szCs w:val="24"/>
          <w:lang w:val="en-GB"/>
        </w:rPr>
        <w:t>:</w:t>
      </w:r>
      <w:r w:rsidR="007921C6">
        <w:rPr>
          <w:rFonts w:ascii="Times New Roman" w:hAnsi="Times New Roman" w:cs="Times New Roman"/>
          <w:sz w:val="20"/>
          <w:szCs w:val="20"/>
          <w:lang w:val="en-GB"/>
        </w:rPr>
        <w:t xml:space="preserve"> </w:t>
      </w:r>
      <w:r w:rsidR="007921C6" w:rsidRPr="007921C6">
        <w:rPr>
          <w:rFonts w:ascii="Times New Roman" w:hAnsi="Times New Roman" w:cs="Times New Roman"/>
          <w:b/>
          <w:bCs/>
          <w:i/>
          <w:iCs/>
          <w:sz w:val="24"/>
          <w:szCs w:val="24"/>
          <w:lang w:val="en-GB"/>
        </w:rPr>
        <w:t xml:space="preserve">Comparison of the observations to a Lagrangian modeling framework </w:t>
      </w:r>
    </w:p>
    <w:p w14:paraId="4CA823A9" w14:textId="368E74D2" w:rsidR="007921C6" w:rsidRPr="00FC345C" w:rsidRDefault="007921C6" w:rsidP="007921C6">
      <w:pPr>
        <w:rPr>
          <w:rFonts w:ascii="Times New Roman" w:hAnsi="Times New Roman" w:cs="Times New Roman"/>
          <w:b/>
          <w:bCs/>
          <w:sz w:val="24"/>
          <w:szCs w:val="24"/>
        </w:rPr>
      </w:pPr>
      <w:r w:rsidRPr="00FC345C">
        <w:rPr>
          <w:rFonts w:ascii="Times New Roman" w:hAnsi="Times New Roman" w:cs="Times New Roman"/>
          <w:b/>
          <w:bCs/>
          <w:sz w:val="24"/>
          <w:szCs w:val="24"/>
        </w:rPr>
        <w:t>3.1</w:t>
      </w:r>
      <w:r w:rsidR="00FE5EAB">
        <w:rPr>
          <w:rFonts w:ascii="Times New Roman" w:hAnsi="Times New Roman" w:cs="Times New Roman"/>
          <w:b/>
          <w:bCs/>
          <w:sz w:val="24"/>
          <w:szCs w:val="24"/>
        </w:rPr>
        <w:t>.</w:t>
      </w:r>
      <w:r w:rsidRPr="00FC345C">
        <w:rPr>
          <w:rFonts w:ascii="Times New Roman" w:hAnsi="Times New Roman" w:cs="Times New Roman"/>
          <w:b/>
          <w:bCs/>
          <w:sz w:val="24"/>
          <w:szCs w:val="24"/>
        </w:rPr>
        <w:t xml:space="preserve"> General approach</w:t>
      </w:r>
    </w:p>
    <w:p w14:paraId="053CA69E" w14:textId="2E0F5D4E" w:rsidR="007921C6" w:rsidRDefault="007921C6" w:rsidP="007921C6">
      <w:r w:rsidRPr="007921C6">
        <w:rPr>
          <w:rFonts w:ascii="Times New Roman" w:hAnsi="Times New Roman" w:cs="Times New Roman"/>
          <w:sz w:val="24"/>
          <w:szCs w:val="24"/>
        </w:rPr>
        <w:t>The observed estimate</w:t>
      </w:r>
      <w:r w:rsidR="005B2F22">
        <w:rPr>
          <w:rFonts w:ascii="Times New Roman" w:hAnsi="Times New Roman" w:cs="Times New Roman"/>
          <w:sz w:val="24"/>
          <w:szCs w:val="24"/>
        </w:rPr>
        <w:t>s</w:t>
      </w:r>
      <w:r w:rsidRPr="007921C6">
        <w:rPr>
          <w:rFonts w:ascii="Times New Roman" w:hAnsi="Times New Roman" w:cs="Times New Roman"/>
          <w:sz w:val="24"/>
          <w:szCs w:val="24"/>
        </w:rPr>
        <w:t xml:space="preserve"> of litter items that have potentially arrived via ocean currents </w:t>
      </w:r>
      <w:r w:rsidR="005B2F22">
        <w:rPr>
          <w:rFonts w:ascii="Times New Roman" w:hAnsi="Times New Roman" w:cs="Times New Roman"/>
          <w:sz w:val="24"/>
          <w:szCs w:val="24"/>
        </w:rPr>
        <w:t>are</w:t>
      </w:r>
      <w:r w:rsidRPr="007921C6">
        <w:rPr>
          <w:rFonts w:ascii="Times New Roman" w:hAnsi="Times New Roman" w:cs="Times New Roman"/>
          <w:sz w:val="24"/>
          <w:szCs w:val="24"/>
        </w:rPr>
        <w:t xml:space="preserve"> compared to </w:t>
      </w:r>
      <w:r w:rsidR="005B2F22">
        <w:rPr>
          <w:rFonts w:ascii="Times New Roman" w:hAnsi="Times New Roman" w:cs="Times New Roman"/>
          <w:sz w:val="24"/>
          <w:szCs w:val="24"/>
        </w:rPr>
        <w:t xml:space="preserve">the results from </w:t>
      </w:r>
      <w:r w:rsidRPr="007921C6">
        <w:rPr>
          <w:rFonts w:ascii="Times New Roman" w:hAnsi="Times New Roman" w:cs="Times New Roman"/>
          <w:sz w:val="24"/>
          <w:szCs w:val="24"/>
        </w:rPr>
        <w:t xml:space="preserve">a Lagrangian model study to investigate whether the observed spatial variability can be explained by the large-scale ocean circulation in the South East Pacific. The novel field work methodology presented in this paper provides the opportunity to overcome some of the current challenges in Lagrangian model comparisons to observations (see section </w:t>
      </w:r>
      <w:ins w:id="8" w:author="Ypma, S.L. (Stefanie)" w:date="2022-08-18T09:05:00Z">
        <w:r w:rsidR="00CB0397">
          <w:rPr>
            <w:rFonts w:ascii="Times New Roman" w:hAnsi="Times New Roman" w:cs="Times New Roman"/>
            <w:sz w:val="24"/>
            <w:szCs w:val="24"/>
          </w:rPr>
          <w:t>3.2</w:t>
        </w:r>
      </w:ins>
      <w:del w:id="9" w:author="Ypma, S.L. (Stefanie)" w:date="2022-08-18T09:05:00Z">
        <w:r w:rsidRPr="007921C6" w:rsidDel="00CB0397">
          <w:rPr>
            <w:rFonts w:ascii="Times New Roman" w:hAnsi="Times New Roman" w:cs="Times New Roman"/>
            <w:sz w:val="24"/>
            <w:szCs w:val="24"/>
          </w:rPr>
          <w:delText>1</w:delText>
        </w:r>
      </w:del>
      <w:r w:rsidRPr="007921C6">
        <w:rPr>
          <w:rFonts w:ascii="Times New Roman" w:hAnsi="Times New Roman" w:cs="Times New Roman"/>
          <w:sz w:val="24"/>
          <w:szCs w:val="24"/>
        </w:rPr>
        <w:t xml:space="preserve">), as it focuses on the relative presence of biotic interactions instead of the absolute abundance of items found. It is likely that the relative composition of items on beaches depends on the pathway taken by the </w:t>
      </w:r>
      <w:r w:rsidR="00FE5EAB">
        <w:rPr>
          <w:rFonts w:ascii="Times New Roman" w:hAnsi="Times New Roman" w:cs="Times New Roman"/>
          <w:sz w:val="24"/>
          <w:szCs w:val="24"/>
        </w:rPr>
        <w:t>floating litter objects</w:t>
      </w:r>
      <w:r w:rsidRPr="007921C6">
        <w:rPr>
          <w:rFonts w:ascii="Times New Roman" w:hAnsi="Times New Roman" w:cs="Times New Roman"/>
          <w:sz w:val="24"/>
          <w:szCs w:val="24"/>
        </w:rPr>
        <w:t xml:space="preserve"> </w:t>
      </w:r>
      <w:r w:rsidR="00FE5EAB">
        <w:rPr>
          <w:rFonts w:ascii="Times New Roman" w:hAnsi="Times New Roman" w:cs="Times New Roman"/>
          <w:sz w:val="24"/>
          <w:szCs w:val="24"/>
        </w:rPr>
        <w:t>before</w:t>
      </w:r>
      <w:r w:rsidRPr="007921C6">
        <w:rPr>
          <w:rFonts w:ascii="Times New Roman" w:hAnsi="Times New Roman" w:cs="Times New Roman"/>
          <w:sz w:val="24"/>
          <w:szCs w:val="24"/>
        </w:rPr>
        <w:t xml:space="preserve"> arriv</w:t>
      </w:r>
      <w:r w:rsidR="00FE5EAB">
        <w:rPr>
          <w:rFonts w:ascii="Times New Roman" w:hAnsi="Times New Roman" w:cs="Times New Roman"/>
          <w:sz w:val="24"/>
          <w:szCs w:val="24"/>
        </w:rPr>
        <w:t>ing</w:t>
      </w:r>
      <w:r w:rsidRPr="007921C6">
        <w:rPr>
          <w:rFonts w:ascii="Times New Roman" w:hAnsi="Times New Roman" w:cs="Times New Roman"/>
          <w:sz w:val="24"/>
          <w:szCs w:val="24"/>
        </w:rPr>
        <w:t xml:space="preserve"> at the coast, which can be investigated studying simulated particle trajectories. </w:t>
      </w:r>
      <w:r w:rsidRPr="007921C6">
        <w:rPr>
          <w:rFonts w:ascii="Times New Roman" w:eastAsia="Times New Roman" w:hAnsi="Times New Roman" w:cs="Times New Roman"/>
          <w:color w:val="000000"/>
          <w:sz w:val="24"/>
          <w:szCs w:val="24"/>
          <w:shd w:val="clear" w:color="auto" w:fill="FFFFFF"/>
          <w:lang w:eastAsia="en-GB"/>
        </w:rPr>
        <w:t>To compare the</w:t>
      </w:r>
      <w:r w:rsidR="00FE5EAB">
        <w:rPr>
          <w:rFonts w:ascii="Times New Roman" w:eastAsia="Times New Roman" w:hAnsi="Times New Roman" w:cs="Times New Roman"/>
          <w:color w:val="000000"/>
          <w:sz w:val="24"/>
          <w:szCs w:val="24"/>
          <w:shd w:val="clear" w:color="auto" w:fill="FFFFFF"/>
          <w:lang w:eastAsia="en-GB"/>
        </w:rPr>
        <w:t xml:space="preserve"> field</w:t>
      </w:r>
      <w:r w:rsidRPr="007921C6">
        <w:rPr>
          <w:rFonts w:ascii="Times New Roman" w:eastAsia="Times New Roman" w:hAnsi="Times New Roman" w:cs="Times New Roman"/>
          <w:color w:val="000000"/>
          <w:sz w:val="24"/>
          <w:szCs w:val="24"/>
          <w:shd w:val="clear" w:color="auto" w:fill="FFFFFF"/>
          <w:lang w:eastAsia="en-GB"/>
        </w:rPr>
        <w:t xml:space="preserve"> observations </w:t>
      </w:r>
      <w:r w:rsidR="00FE5EAB">
        <w:rPr>
          <w:rFonts w:ascii="Times New Roman" w:eastAsia="Times New Roman" w:hAnsi="Times New Roman" w:cs="Times New Roman"/>
          <w:color w:val="000000"/>
          <w:sz w:val="24"/>
          <w:szCs w:val="24"/>
          <w:shd w:val="clear" w:color="auto" w:fill="FFFFFF"/>
          <w:lang w:eastAsia="en-GB"/>
        </w:rPr>
        <w:t>with</w:t>
      </w:r>
      <w:r w:rsidRPr="007921C6">
        <w:rPr>
          <w:rFonts w:ascii="Times New Roman" w:eastAsia="Times New Roman" w:hAnsi="Times New Roman" w:cs="Times New Roman"/>
          <w:color w:val="000000"/>
          <w:sz w:val="24"/>
          <w:szCs w:val="24"/>
          <w:shd w:val="clear" w:color="auto" w:fill="FFFFFF"/>
          <w:lang w:eastAsia="en-GB"/>
        </w:rPr>
        <w:t xml:space="preserve"> the model simulation our main assumption is that the longer an object is in the open ocean, the more likely it will </w:t>
      </w:r>
      <w:r w:rsidR="00FE5EAB">
        <w:rPr>
          <w:rFonts w:ascii="Times New Roman" w:eastAsia="Times New Roman" w:hAnsi="Times New Roman" w:cs="Times New Roman"/>
          <w:color w:val="000000"/>
          <w:sz w:val="24"/>
          <w:szCs w:val="24"/>
          <w:shd w:val="clear" w:color="auto" w:fill="FFFFFF"/>
          <w:lang w:eastAsia="en-GB"/>
        </w:rPr>
        <w:t>have marine organisms growing on it</w:t>
      </w:r>
      <w:r w:rsidRPr="007921C6">
        <w:rPr>
          <w:rFonts w:ascii="Times New Roman" w:eastAsia="Times New Roman" w:hAnsi="Times New Roman" w:cs="Times New Roman"/>
          <w:sz w:val="24"/>
          <w:szCs w:val="24"/>
          <w:lang w:eastAsia="en-GB"/>
        </w:rPr>
        <w:t xml:space="preserve">. </w:t>
      </w:r>
      <w:r w:rsidRPr="007921C6">
        <w:rPr>
          <w:rFonts w:ascii="Times New Roman" w:hAnsi="Times New Roman" w:cs="Times New Roman"/>
          <w:sz w:val="24"/>
          <w:szCs w:val="24"/>
        </w:rPr>
        <w:t xml:space="preserve">The setup of the Lagrangian particle simulation is described in section </w:t>
      </w:r>
      <w:del w:id="10" w:author="Ypma, S.L. (Stefanie)" w:date="2022-08-18T09:06:00Z">
        <w:r w:rsidRPr="007921C6" w:rsidDel="00CB0397">
          <w:rPr>
            <w:rFonts w:ascii="Times New Roman" w:hAnsi="Times New Roman" w:cs="Times New Roman"/>
            <w:sz w:val="24"/>
            <w:szCs w:val="24"/>
          </w:rPr>
          <w:delText>2</w:delText>
        </w:r>
      </w:del>
      <w:ins w:id="11" w:author="Ypma, S.L. (Stefanie)" w:date="2022-08-18T09:06:00Z">
        <w:r w:rsidR="00CB0397">
          <w:rPr>
            <w:rFonts w:ascii="Times New Roman" w:hAnsi="Times New Roman" w:cs="Times New Roman"/>
            <w:sz w:val="24"/>
            <w:szCs w:val="24"/>
          </w:rPr>
          <w:t>3.3</w:t>
        </w:r>
      </w:ins>
      <w:r w:rsidRPr="007921C6">
        <w:rPr>
          <w:rFonts w:ascii="Times New Roman" w:hAnsi="Times New Roman" w:cs="Times New Roman"/>
          <w:sz w:val="24"/>
          <w:szCs w:val="24"/>
        </w:rPr>
        <w:t xml:space="preserve">, followed by a description of the methodology used to compare (section </w:t>
      </w:r>
      <w:ins w:id="12" w:author="Ypma, S.L. (Stefanie)" w:date="2022-08-18T09:06:00Z">
        <w:r w:rsidR="00CB0397">
          <w:rPr>
            <w:rFonts w:ascii="Times New Roman" w:hAnsi="Times New Roman" w:cs="Times New Roman"/>
            <w:sz w:val="24"/>
            <w:szCs w:val="24"/>
          </w:rPr>
          <w:t>3.4</w:t>
        </w:r>
      </w:ins>
      <w:del w:id="13" w:author="Ypma, S.L. (Stefanie)" w:date="2022-08-18T09:06:00Z">
        <w:r w:rsidRPr="007921C6" w:rsidDel="00CB0397">
          <w:rPr>
            <w:rFonts w:ascii="Times New Roman" w:hAnsi="Times New Roman" w:cs="Times New Roman"/>
            <w:sz w:val="24"/>
            <w:szCs w:val="24"/>
          </w:rPr>
          <w:delText>3</w:delText>
        </w:r>
      </w:del>
      <w:r w:rsidRPr="007921C6">
        <w:rPr>
          <w:rFonts w:ascii="Times New Roman" w:hAnsi="Times New Roman" w:cs="Times New Roman"/>
          <w:sz w:val="24"/>
          <w:szCs w:val="24"/>
        </w:rPr>
        <w:t xml:space="preserve">) and tune (section </w:t>
      </w:r>
      <w:ins w:id="14" w:author="Ypma, S.L. (Stefanie)" w:date="2022-08-18T09:06:00Z">
        <w:r w:rsidR="00CB0397">
          <w:rPr>
            <w:rFonts w:ascii="Times New Roman" w:hAnsi="Times New Roman" w:cs="Times New Roman"/>
            <w:sz w:val="24"/>
            <w:szCs w:val="24"/>
          </w:rPr>
          <w:t>3.5</w:t>
        </w:r>
      </w:ins>
      <w:del w:id="15" w:author="Ypma, S.L. (Stefanie)" w:date="2022-08-18T09:06:00Z">
        <w:r w:rsidRPr="007921C6" w:rsidDel="00CB0397">
          <w:rPr>
            <w:rFonts w:ascii="Times New Roman" w:hAnsi="Times New Roman" w:cs="Times New Roman"/>
            <w:sz w:val="24"/>
            <w:szCs w:val="24"/>
          </w:rPr>
          <w:delText>4</w:delText>
        </w:r>
      </w:del>
      <w:r w:rsidRPr="007921C6">
        <w:rPr>
          <w:rFonts w:ascii="Times New Roman" w:hAnsi="Times New Roman" w:cs="Times New Roman"/>
          <w:sz w:val="24"/>
          <w:szCs w:val="24"/>
        </w:rPr>
        <w:t>) the simulation to the observations</w:t>
      </w:r>
      <w:r>
        <w:t xml:space="preserve">. </w:t>
      </w:r>
    </w:p>
    <w:p w14:paraId="4BF0BFFE" w14:textId="77777777" w:rsidR="00FC345C" w:rsidRDefault="00FC345C" w:rsidP="007921C6"/>
    <w:p w14:paraId="3F13CE93" w14:textId="1224760E" w:rsidR="007921C6" w:rsidRPr="002D68D8" w:rsidRDefault="002D68D8" w:rsidP="007921C6">
      <w:pPr>
        <w:rPr>
          <w:rFonts w:ascii="Times New Roman" w:eastAsia="Times New Roman" w:hAnsi="Times New Roman" w:cs="Times New Roman"/>
          <w:b/>
          <w:bCs/>
          <w:sz w:val="24"/>
          <w:szCs w:val="24"/>
          <w:lang w:eastAsia="en-GB"/>
        </w:rPr>
      </w:pPr>
      <w:r w:rsidRPr="002D68D8">
        <w:rPr>
          <w:rFonts w:ascii="Times New Roman" w:hAnsi="Times New Roman" w:cs="Times New Roman"/>
          <w:b/>
          <w:bCs/>
          <w:sz w:val="24"/>
          <w:szCs w:val="24"/>
        </w:rPr>
        <w:t>3.2</w:t>
      </w:r>
      <w:r w:rsidR="00FE5EAB">
        <w:rPr>
          <w:rFonts w:ascii="Times New Roman" w:hAnsi="Times New Roman" w:cs="Times New Roman"/>
          <w:b/>
          <w:bCs/>
          <w:sz w:val="24"/>
          <w:szCs w:val="24"/>
        </w:rPr>
        <w:t>.</w:t>
      </w:r>
      <w:r w:rsidRPr="002D68D8">
        <w:rPr>
          <w:rFonts w:ascii="Times New Roman" w:hAnsi="Times New Roman" w:cs="Times New Roman"/>
          <w:b/>
          <w:bCs/>
          <w:sz w:val="24"/>
          <w:szCs w:val="24"/>
        </w:rPr>
        <w:t xml:space="preserve"> </w:t>
      </w:r>
      <w:r w:rsidRPr="002D68D8">
        <w:rPr>
          <w:rFonts w:ascii="Times New Roman" w:hAnsi="Times New Roman" w:cs="Times New Roman"/>
          <w:b/>
          <w:bCs/>
          <w:color w:val="000000" w:themeColor="text1"/>
          <w:sz w:val="24"/>
          <w:szCs w:val="24"/>
        </w:rPr>
        <w:t>Current challenges in the validation of Lagrangian models simulating marine debris pathways</w:t>
      </w:r>
    </w:p>
    <w:p w14:paraId="75E8ABED" w14:textId="47B33322" w:rsidR="007921C6" w:rsidRPr="002D68D8" w:rsidRDefault="007921C6" w:rsidP="007921C6">
      <w:pPr>
        <w:rPr>
          <w:rFonts w:ascii="Times New Roman" w:hAnsi="Times New Roman" w:cs="Times New Roman"/>
          <w:sz w:val="24"/>
          <w:szCs w:val="24"/>
        </w:rPr>
      </w:pPr>
      <w:r w:rsidRPr="002D68D8">
        <w:rPr>
          <w:rFonts w:ascii="Times New Roman" w:hAnsi="Times New Roman" w:cs="Times New Roman"/>
          <w:sz w:val="24"/>
          <w:szCs w:val="24"/>
        </w:rPr>
        <w:t xml:space="preserve">Lagrangian modeling studies simulating marine debris pathways are useful to </w:t>
      </w:r>
      <w:proofErr w:type="gramStart"/>
      <w:r w:rsidRPr="002D68D8">
        <w:rPr>
          <w:rFonts w:ascii="Times New Roman" w:hAnsi="Times New Roman" w:cs="Times New Roman"/>
          <w:sz w:val="24"/>
          <w:szCs w:val="24"/>
        </w:rPr>
        <w:t>e.g.</w:t>
      </w:r>
      <w:proofErr w:type="gramEnd"/>
      <w:r w:rsidRPr="002D68D8">
        <w:rPr>
          <w:rFonts w:ascii="Times New Roman" w:hAnsi="Times New Roman" w:cs="Times New Roman"/>
          <w:sz w:val="24"/>
          <w:szCs w:val="24"/>
        </w:rPr>
        <w:t xml:space="preserve"> identify sources of observed debris distributions </w:t>
      </w:r>
      <w:r w:rsidRPr="006663DA">
        <w:rPr>
          <w:rFonts w:ascii="Times New Roman" w:hAnsi="Times New Roman" w:cs="Times New Roman"/>
          <w:sz w:val="24"/>
          <w:szCs w:val="24"/>
        </w:rPr>
        <w:t>(</w:t>
      </w:r>
      <w:ins w:id="16" w:author="Ypma, S.L. (Stefanie)" w:date="2022-08-18T09:10:00Z">
        <w:r w:rsidR="006663DA" w:rsidRPr="006663DA">
          <w:rPr>
            <w:rFonts w:ascii="Times New Roman" w:hAnsi="Times New Roman" w:cs="Times New Roman"/>
            <w:sz w:val="24"/>
            <w:szCs w:val="24"/>
            <w:rPrChange w:id="17" w:author="Ypma, S.L. (Stefanie)" w:date="2022-08-18T09:10:00Z">
              <w:rPr>
                <w:rFonts w:ascii="Times New Roman" w:hAnsi="Times New Roman" w:cs="Times New Roman"/>
                <w:sz w:val="24"/>
                <w:szCs w:val="24"/>
                <w:highlight w:val="yellow"/>
              </w:rPr>
            </w:rPrChange>
          </w:rPr>
          <w:t xml:space="preserve">e.g. van </w:t>
        </w:r>
        <w:proofErr w:type="spellStart"/>
        <w:r w:rsidR="006663DA" w:rsidRPr="006663DA">
          <w:rPr>
            <w:rFonts w:ascii="Times New Roman" w:hAnsi="Times New Roman" w:cs="Times New Roman"/>
            <w:sz w:val="24"/>
            <w:szCs w:val="24"/>
            <w:rPrChange w:id="18" w:author="Ypma, S.L. (Stefanie)" w:date="2022-08-18T09:10:00Z">
              <w:rPr>
                <w:rFonts w:ascii="Times New Roman" w:hAnsi="Times New Roman" w:cs="Times New Roman"/>
                <w:sz w:val="24"/>
                <w:szCs w:val="24"/>
                <w:highlight w:val="yellow"/>
              </w:rPr>
            </w:rPrChange>
          </w:rPr>
          <w:t>Duinen</w:t>
        </w:r>
        <w:proofErr w:type="spellEnd"/>
        <w:r w:rsidR="006663DA" w:rsidRPr="006663DA">
          <w:rPr>
            <w:rFonts w:ascii="Times New Roman" w:hAnsi="Times New Roman" w:cs="Times New Roman"/>
            <w:sz w:val="24"/>
            <w:szCs w:val="24"/>
            <w:rPrChange w:id="19" w:author="Ypma, S.L. (Stefanie)" w:date="2022-08-18T09:10:00Z">
              <w:rPr>
                <w:rFonts w:ascii="Times New Roman" w:hAnsi="Times New Roman" w:cs="Times New Roman"/>
                <w:sz w:val="24"/>
                <w:szCs w:val="24"/>
                <w:highlight w:val="yellow"/>
              </w:rPr>
            </w:rPrChange>
          </w:rPr>
          <w:t xml:space="preserve"> et al., 2022</w:t>
        </w:r>
      </w:ins>
      <w:del w:id="20" w:author="Ypma, S.L. (Stefanie)" w:date="2022-08-18T09:09:00Z">
        <w:r w:rsidRPr="006663DA" w:rsidDel="006663DA">
          <w:rPr>
            <w:rFonts w:ascii="Times New Roman" w:hAnsi="Times New Roman" w:cs="Times New Roman"/>
            <w:sz w:val="24"/>
            <w:szCs w:val="24"/>
            <w:rPrChange w:id="21" w:author="Ypma, S.L. (Stefanie)" w:date="2022-08-18T09:10:00Z">
              <w:rPr>
                <w:rFonts w:ascii="Times New Roman" w:hAnsi="Times New Roman" w:cs="Times New Roman"/>
                <w:sz w:val="24"/>
                <w:szCs w:val="24"/>
                <w:highlight w:val="yellow"/>
              </w:rPr>
            </w:rPrChange>
          </w:rPr>
          <w:delText>cite</w:delText>
        </w:r>
      </w:del>
      <w:r w:rsidRPr="006663DA">
        <w:rPr>
          <w:rFonts w:ascii="Times New Roman" w:hAnsi="Times New Roman" w:cs="Times New Roman"/>
          <w:sz w:val="24"/>
          <w:szCs w:val="24"/>
        </w:rPr>
        <w:t>)</w:t>
      </w:r>
      <w:r w:rsidRPr="002D68D8">
        <w:rPr>
          <w:rFonts w:ascii="Times New Roman" w:hAnsi="Times New Roman" w:cs="Times New Roman"/>
          <w:sz w:val="24"/>
          <w:szCs w:val="24"/>
        </w:rPr>
        <w:t xml:space="preserve"> or improve mitigation measures by predicting accumulation zones in the ocean and along coastlines (</w:t>
      </w:r>
      <w:ins w:id="22" w:author="Ypma, S.L. (Stefanie)" w:date="2022-08-18T09:13:00Z">
        <w:r w:rsidR="006663DA">
          <w:rPr>
            <w:rFonts w:ascii="Times New Roman" w:hAnsi="Times New Roman" w:cs="Times New Roman"/>
            <w:sz w:val="24"/>
            <w:szCs w:val="24"/>
          </w:rPr>
          <w:t xml:space="preserve">e.g. </w:t>
        </w:r>
        <w:proofErr w:type="spellStart"/>
        <w:r w:rsidR="006663DA">
          <w:rPr>
            <w:rFonts w:ascii="Times New Roman" w:hAnsi="Times New Roman" w:cs="Times New Roman"/>
            <w:sz w:val="24"/>
            <w:szCs w:val="24"/>
          </w:rPr>
          <w:t>Kaandorp</w:t>
        </w:r>
        <w:proofErr w:type="spellEnd"/>
        <w:r w:rsidR="006663DA">
          <w:rPr>
            <w:rFonts w:ascii="Times New Roman" w:hAnsi="Times New Roman" w:cs="Times New Roman"/>
            <w:sz w:val="24"/>
            <w:szCs w:val="24"/>
          </w:rPr>
          <w:t xml:space="preserve"> et al., 2020</w:t>
        </w:r>
      </w:ins>
      <w:del w:id="23" w:author="Ypma, S.L. (Stefanie)" w:date="2022-08-18T09:13:00Z">
        <w:r w:rsidRPr="002D68D8" w:rsidDel="006663DA">
          <w:rPr>
            <w:rFonts w:ascii="Times New Roman" w:hAnsi="Times New Roman" w:cs="Times New Roman"/>
            <w:sz w:val="24"/>
            <w:szCs w:val="24"/>
            <w:highlight w:val="yellow"/>
          </w:rPr>
          <w:delText>cite</w:delText>
        </w:r>
      </w:del>
      <w:r w:rsidRPr="002D68D8">
        <w:rPr>
          <w:rFonts w:ascii="Times New Roman" w:hAnsi="Times New Roman" w:cs="Times New Roman"/>
          <w:sz w:val="24"/>
          <w:szCs w:val="24"/>
        </w:rPr>
        <w:t xml:space="preserve">). However, plastic transport in the ocean does not only depend on the ocean, </w:t>
      </w:r>
      <w:r w:rsidRPr="002D68D8">
        <w:rPr>
          <w:rFonts w:ascii="Times New Roman" w:hAnsi="Times New Roman" w:cs="Times New Roman"/>
          <w:sz w:val="24"/>
          <w:szCs w:val="24"/>
        </w:rPr>
        <w:lastRenderedPageBreak/>
        <w:t xml:space="preserve">wind, wave and tidal velocities, but also on processes that are not resolved or included in general circulation models such as fragmentation processes, biofouling and coastal processes related to beaching and resuspension of marine debris </w:t>
      </w:r>
      <w:r w:rsidRPr="002D68D8">
        <w:rPr>
          <w:rFonts w:ascii="Times New Roman" w:hAnsi="Times New Roman" w:cs="Times New Roman"/>
          <w:sz w:val="24"/>
          <w:szCs w:val="24"/>
        </w:rPr>
        <w:fldChar w:fldCharType="begin"/>
      </w:r>
      <w:r w:rsidRPr="002D68D8">
        <w:rPr>
          <w:rFonts w:ascii="Times New Roman" w:hAnsi="Times New Roman" w:cs="Times New Roman"/>
          <w:sz w:val="24"/>
          <w:szCs w:val="24"/>
        </w:rPr>
        <w:instrText xml:space="preserve"> ADDIN ZOTERO_ITEM CSL_CITATION {"citationID":"mUJ0Yx9d","properties":{"formattedCitation":"(Sebille et al., 2020)","plainCitation":"(Sebille et al., 2020)","noteIndex":0},"citationItems":[{"id":167,"uris":["http://zotero.org/users/local/BiTpPc7j/items/JSUZICV4"],"itemData":{"id":167,"type":"article-journal","abstract":"Marine plastic debris floating on the ocean surface is a major environmental problem. However, its distribution in the ocean is poorly mapped, and most of the plastic waste estimated to have entered the ocean from land is unaccounted for. Better understanding of how plastic debris is transported from coastal and marine sources is crucial to quantify and close the global inventory of marine plastics, which in turn represents critical information for mitigation or policy strategies. At the same time, plastic is a unique tracer that provides an opportunity to learn more about the physics and dynamics of our ocean across multiple scales, from the Ekman convergence in basin-scale gyres to individual waves in the surfzone. In this review, we comprehensively discuss what is known about the different processes that govern the transport of floating marine plastic debris in both the open ocean and the coastal zones, based on the published literature and referring to insights from neighbouring fields such as oil spill dispersion, marine safety recovery, plankton connectivity, and others. We discuss how measurements of marine plastics (both in situ and in the laboratory), remote sensing, and numerical simulations can elucidate these processes and their interactions across spatio-temporal scales.","container-title":"Environmental Research Letters","DOI":"10.1088/1748-9326/ab6d7d","ISSN":"1748-9326","issue":"2","journalAbbreviation":"Environ. Res. Lett.","language":"en","note":"publisher: IOP Publishing","page":"023003","source":"Institute of Physics","title":"The physical oceanography of the transport of floating marine debris","volume":"15","author":[{"family":"Sebille","given":"Erik","dropping-particle":"van"},{"family":"Aliani","given":"Stefano"},{"family":"Law","given":"Kara Lavender"},{"family":"Maximenko","given":"Nikolai"},{"family":"Alsina","given":"José M."},{"family":"Bagaev","given":"Andrei"},{"family":"Bergmann","given":"Melanie"},{"family":"Chapron","given":"Bertrand"},{"family":"Chubarenko","given":"Irina"},{"family":"Cózar","given":"Andrés"},{"family":"Delandmeter","given":"Philippe"},{"family":"Egger","given":"Matthias"},{"family":"Fox-Kemper","given":"Baylor"},{"family":"Garaba","given":"Shungudzemwoyo P."},{"family":"Goddijn-Murphy","given":"Lonneke"},{"family":"Hardesty","given":"Britta Denise"},{"family":"Hoffman","given":"Matthew J."},{"family":"Isobe","given":"Atsuhiko"},{"family":"Jongedijk","given":"Cleo E."},{"family":"Kaandorp","given":"Mikael L. A."},{"family":"Khatmullina","given":"Liliya"},{"family":"Koelmans","given":"Albert A."},{"family":"Kukulka","given":"Tobias"},{"family":"Laufkötter","given":"Charlotte"},{"family":"Lebreton","given":"Laurent"},{"family":"Lobelle","given":"Delphine"},{"family":"Maes","given":"Christophe"},{"family":"Martinez-Vicente","given":"Victor"},{"family":"Maqueda","given":"Miguel Angel Morales"},{"family":"Poulain-Zarcos","given":"Marie"},{"family":"Rodríguez","given":"Ernesto"},{"family":"Ryan","given":"Peter G."},{"family":"Shanks","given":"Alan L."},{"family":"Shim","given":"Won Joon"},{"family":"Suaria","given":"Giuseppe"},{"family":"Thiel","given":"Martin"},{"family":"Bremer","given":"Ton S.","dropping-particle":"van den"},{"family":"Wichmann","given":"David"}],"issued":{"date-parts":[["2020",2]]},"citation-key":"sebille2020physical"}}],"schema":"https://github.com/citation-style-language/schema/raw/master/csl-citation.json"} </w:instrText>
      </w:r>
      <w:r w:rsidRPr="002D68D8">
        <w:rPr>
          <w:rFonts w:ascii="Times New Roman" w:hAnsi="Times New Roman" w:cs="Times New Roman"/>
          <w:sz w:val="24"/>
          <w:szCs w:val="24"/>
        </w:rPr>
        <w:fldChar w:fldCharType="separate"/>
      </w:r>
      <w:r w:rsidRPr="002D68D8">
        <w:rPr>
          <w:rFonts w:ascii="Times New Roman" w:hAnsi="Times New Roman" w:cs="Times New Roman"/>
          <w:noProof/>
          <w:sz w:val="24"/>
          <w:szCs w:val="24"/>
        </w:rPr>
        <w:t>(Sebille et al., 2020)</w:t>
      </w:r>
      <w:r w:rsidRPr="002D68D8">
        <w:rPr>
          <w:rFonts w:ascii="Times New Roman" w:hAnsi="Times New Roman" w:cs="Times New Roman"/>
          <w:sz w:val="24"/>
          <w:szCs w:val="24"/>
        </w:rPr>
        <w:fldChar w:fldCharType="end"/>
      </w:r>
      <w:r w:rsidRPr="002D68D8">
        <w:rPr>
          <w:rFonts w:ascii="Times New Roman" w:hAnsi="Times New Roman" w:cs="Times New Roman"/>
          <w:sz w:val="24"/>
          <w:szCs w:val="24"/>
        </w:rPr>
        <w:t xml:space="preserve">. These processes are often parameterized </w:t>
      </w:r>
      <w:r w:rsidRPr="002D68D8">
        <w:rPr>
          <w:rFonts w:ascii="Times New Roman" w:hAnsi="Times New Roman" w:cs="Times New Roman"/>
          <w:sz w:val="24"/>
          <w:szCs w:val="24"/>
        </w:rPr>
        <w:fldChar w:fldCharType="begin"/>
      </w:r>
      <w:r w:rsidRPr="002D68D8">
        <w:rPr>
          <w:rFonts w:ascii="Times New Roman" w:hAnsi="Times New Roman" w:cs="Times New Roman"/>
          <w:sz w:val="24"/>
          <w:szCs w:val="24"/>
        </w:rPr>
        <w:instrText xml:space="preserve"> ADDIN ZOTERO_ITEM CSL_CITATION {"citationID":"NMYHT2nc","properties":{"formattedCitation":"(Isobe &amp; Iwasaki, 2022)","plainCitation":"(Isobe &amp; Iwasaki, 2022)","noteIndex":0},"citationItems":[{"id":966,"uris":["http://zotero.org/users/local/BiTpPc7j/items/TS9E9W7G"],"itemData":{"id":966,"type":"article-journal","abstract":"The fate of mismanaged plastic waste released into oceans (ocean plastics) remains a topic of debate, where the mass imbalance between the leakage and abundance in the world's oceans appears paradoxical. In the present study, a budget for ocean plastic mass was estimated based on a combination of numerical particle tracking and linear mass-balance models, both validated using a worldwide ocean plastic dataset. Integrating the time series of worldwide macroplastic emission from both rivers and the fisheries industry over the period 1961–2017 yielded a total mass of 25.3 million metric tonnes (MMT). Macro- and microplastics currently floating in the oceans, and microplastics on beaches, each account for 3–4% of the ocean plastics emitted worldwide to date. Overall, 23.4% of ocean plastics were macroplastics on beaches. Meanwhile, 66.7% of ocean plastics were heavier than seawater or microplastics removed from the upper ocean and beaches, which are difficult to monitor under current observation frameworks adopted worldwide. However, the present study on ocean plastics suggested that the whole ocean plastics accounted for only 4.7% of mismanaged plastic waste (542.2 MMT) generated between the 1960s and today.","container-title":"Science of The Total Environment","DOI":"10.1016/j.scitotenv.2022.153935","ISSN":"0048-9697","journalAbbreviation":"Science of The Total Environment","language":"en","page":"153935","source":"ScienceDirect","title":"The fate of missing ocean plastics: Are they just a marine environmental problem?","title-short":"The fate of missing ocean plastics","volume":"825","author":[{"family":"Isobe","given":"Atsuhiko"},{"family":"Iwasaki","given":"Shinsuke"}],"issued":{"date-parts":[["2022",6,15]]},"citation-key":"isobe2022fate"}}],"schema":"https://github.com/citation-style-language/schema/raw/master/csl-citation.json"} </w:instrText>
      </w:r>
      <w:r w:rsidRPr="002D68D8">
        <w:rPr>
          <w:rFonts w:ascii="Times New Roman" w:hAnsi="Times New Roman" w:cs="Times New Roman"/>
          <w:sz w:val="24"/>
          <w:szCs w:val="24"/>
        </w:rPr>
        <w:fldChar w:fldCharType="separate"/>
      </w:r>
      <w:r w:rsidRPr="002D68D8">
        <w:rPr>
          <w:rFonts w:ascii="Times New Roman" w:hAnsi="Times New Roman" w:cs="Times New Roman"/>
          <w:noProof/>
          <w:sz w:val="24"/>
          <w:szCs w:val="24"/>
        </w:rPr>
        <w:t>(Isobe &amp; Iwasaki, 2022)</w:t>
      </w:r>
      <w:r w:rsidRPr="002D68D8">
        <w:rPr>
          <w:rFonts w:ascii="Times New Roman" w:hAnsi="Times New Roman" w:cs="Times New Roman"/>
          <w:sz w:val="24"/>
          <w:szCs w:val="24"/>
        </w:rPr>
        <w:fldChar w:fldCharType="end"/>
      </w:r>
      <w:r w:rsidRPr="002D68D8">
        <w:rPr>
          <w:rFonts w:ascii="Times New Roman" w:hAnsi="Times New Roman" w:cs="Times New Roman"/>
          <w:sz w:val="24"/>
          <w:szCs w:val="24"/>
        </w:rPr>
        <w:t xml:space="preserve">, </w:t>
      </w:r>
      <w:r w:rsidR="00FE5EAB">
        <w:rPr>
          <w:rFonts w:ascii="Times New Roman" w:hAnsi="Times New Roman" w:cs="Times New Roman"/>
          <w:sz w:val="24"/>
          <w:szCs w:val="24"/>
        </w:rPr>
        <w:t>and</w:t>
      </w:r>
      <w:r w:rsidRPr="002D68D8">
        <w:rPr>
          <w:rFonts w:ascii="Times New Roman" w:hAnsi="Times New Roman" w:cs="Times New Roman"/>
          <w:sz w:val="24"/>
          <w:szCs w:val="24"/>
        </w:rPr>
        <w:t xml:space="preserve"> comparison to </w:t>
      </w:r>
      <w:r w:rsidR="00FE5EAB">
        <w:rPr>
          <w:rFonts w:ascii="Times New Roman" w:hAnsi="Times New Roman" w:cs="Times New Roman"/>
          <w:sz w:val="24"/>
          <w:szCs w:val="24"/>
        </w:rPr>
        <w:t xml:space="preserve">field </w:t>
      </w:r>
      <w:r w:rsidRPr="002D68D8">
        <w:rPr>
          <w:rFonts w:ascii="Times New Roman" w:hAnsi="Times New Roman" w:cs="Times New Roman"/>
          <w:sz w:val="24"/>
          <w:szCs w:val="24"/>
        </w:rPr>
        <w:t>observations is key to validate the choices made in the setup of the simulation.</w:t>
      </w:r>
    </w:p>
    <w:p w14:paraId="70FAD123" w14:textId="3D661BD8" w:rsidR="007921C6" w:rsidRPr="002D68D8" w:rsidRDefault="007921C6" w:rsidP="002D68D8">
      <w:pPr>
        <w:ind w:firstLine="708"/>
        <w:rPr>
          <w:rFonts w:ascii="Times New Roman" w:hAnsi="Times New Roman" w:cs="Times New Roman"/>
          <w:sz w:val="24"/>
          <w:szCs w:val="24"/>
        </w:rPr>
      </w:pPr>
      <w:r w:rsidRPr="002D68D8">
        <w:rPr>
          <w:rFonts w:ascii="Times New Roman" w:hAnsi="Times New Roman" w:cs="Times New Roman"/>
          <w:sz w:val="24"/>
          <w:szCs w:val="24"/>
        </w:rPr>
        <w:t>Due to the stochastic nature of Lagrangian particle simulations it is</w:t>
      </w:r>
      <w:r w:rsidR="00FE5EAB">
        <w:rPr>
          <w:rFonts w:ascii="Times New Roman" w:hAnsi="Times New Roman" w:cs="Times New Roman"/>
          <w:sz w:val="24"/>
          <w:szCs w:val="24"/>
        </w:rPr>
        <w:t>,</w:t>
      </w:r>
      <w:r w:rsidRPr="002D68D8">
        <w:rPr>
          <w:rFonts w:ascii="Times New Roman" w:hAnsi="Times New Roman" w:cs="Times New Roman"/>
          <w:sz w:val="24"/>
          <w:szCs w:val="24"/>
        </w:rPr>
        <w:t xml:space="preserve"> however</w:t>
      </w:r>
      <w:r w:rsidR="00FE5EAB">
        <w:rPr>
          <w:rFonts w:ascii="Times New Roman" w:hAnsi="Times New Roman" w:cs="Times New Roman"/>
          <w:sz w:val="24"/>
          <w:szCs w:val="24"/>
        </w:rPr>
        <w:t>,</w:t>
      </w:r>
      <w:r w:rsidRPr="002D68D8">
        <w:rPr>
          <w:rFonts w:ascii="Times New Roman" w:hAnsi="Times New Roman" w:cs="Times New Roman"/>
          <w:sz w:val="24"/>
          <w:szCs w:val="24"/>
        </w:rPr>
        <w:t xml:space="preserve"> not straightforward to compare particle numbers and pathways to diagnostics used in the field. Often the spatial and temporal resolution of observations is not sufficient to draw any statistically significant conclusions (</w:t>
      </w:r>
      <w:proofErr w:type="gramStart"/>
      <w:ins w:id="24" w:author="Ypma, S.L. (Stefanie)" w:date="2022-08-18T09:19:00Z">
        <w:r w:rsidR="002C1123">
          <w:rPr>
            <w:rFonts w:ascii="Times New Roman" w:hAnsi="Times New Roman" w:cs="Times New Roman"/>
            <w:sz w:val="24"/>
            <w:szCs w:val="24"/>
          </w:rPr>
          <w:t>e.g.</w:t>
        </w:r>
        <w:proofErr w:type="gramEnd"/>
        <w:r w:rsidR="002C1123">
          <w:rPr>
            <w:rFonts w:ascii="Times New Roman" w:hAnsi="Times New Roman" w:cs="Times New Roman"/>
            <w:sz w:val="24"/>
            <w:szCs w:val="24"/>
          </w:rPr>
          <w:t xml:space="preserve"> </w:t>
        </w:r>
      </w:ins>
      <w:ins w:id="25" w:author="Ypma, S.L. (Stefanie)" w:date="2022-08-18T09:20:00Z">
        <w:r w:rsidR="002C1123">
          <w:rPr>
            <w:rFonts w:ascii="Times New Roman" w:hAnsi="Times New Roman" w:cs="Times New Roman"/>
            <w:sz w:val="24"/>
            <w:szCs w:val="24"/>
          </w:rPr>
          <w:t xml:space="preserve">Serra-Gonçalves et al., 2019, </w:t>
        </w:r>
        <w:proofErr w:type="spellStart"/>
        <w:r w:rsidR="002C1123">
          <w:rPr>
            <w:rFonts w:ascii="Times New Roman" w:hAnsi="Times New Roman" w:cs="Times New Roman"/>
            <w:sz w:val="24"/>
            <w:szCs w:val="24"/>
          </w:rPr>
          <w:t>Uhrin</w:t>
        </w:r>
        <w:proofErr w:type="spellEnd"/>
        <w:r w:rsidR="002C1123">
          <w:rPr>
            <w:rFonts w:ascii="Times New Roman" w:hAnsi="Times New Roman" w:cs="Times New Roman"/>
            <w:sz w:val="24"/>
            <w:szCs w:val="24"/>
          </w:rPr>
          <w:t xml:space="preserve"> et al., 2022</w:t>
        </w:r>
      </w:ins>
      <w:del w:id="26" w:author="Ypma, S.L. (Stefanie)" w:date="2022-08-18T09:20:00Z">
        <w:r w:rsidRPr="002D68D8" w:rsidDel="002C1123">
          <w:rPr>
            <w:rFonts w:ascii="Times New Roman" w:hAnsi="Times New Roman" w:cs="Times New Roman"/>
            <w:sz w:val="24"/>
            <w:szCs w:val="24"/>
            <w:highlight w:val="yellow"/>
          </w:rPr>
          <w:delText>cite</w:delText>
        </w:r>
      </w:del>
      <w:r w:rsidRPr="002D68D8">
        <w:rPr>
          <w:rFonts w:ascii="Times New Roman" w:hAnsi="Times New Roman" w:cs="Times New Roman"/>
          <w:sz w:val="24"/>
          <w:szCs w:val="24"/>
        </w:rPr>
        <w:t>). Furthermore, although there are efforts to standardize the methodologies for observing litter quantities in the marine environment (</w:t>
      </w:r>
      <w:ins w:id="27" w:author="Ypma, S.L. (Stefanie)" w:date="2022-08-18T09:19:00Z">
        <w:r w:rsidR="00FC538D">
          <w:rPr>
            <w:rFonts w:ascii="Times New Roman" w:hAnsi="Times New Roman" w:cs="Times New Roman"/>
            <w:sz w:val="24"/>
            <w:szCs w:val="24"/>
          </w:rPr>
          <w:t xml:space="preserve">e.g. </w:t>
        </w:r>
        <w:proofErr w:type="spellStart"/>
        <w:r w:rsidR="00FC538D">
          <w:rPr>
            <w:rFonts w:ascii="Times New Roman" w:hAnsi="Times New Roman" w:cs="Times New Roman"/>
            <w:sz w:val="24"/>
            <w:szCs w:val="24"/>
          </w:rPr>
          <w:t>Maximenko</w:t>
        </w:r>
        <w:proofErr w:type="spellEnd"/>
        <w:r w:rsidR="00FC538D">
          <w:rPr>
            <w:rFonts w:ascii="Times New Roman" w:hAnsi="Times New Roman" w:cs="Times New Roman"/>
            <w:sz w:val="24"/>
            <w:szCs w:val="24"/>
          </w:rPr>
          <w:t xml:space="preserve"> et al., 2019</w:t>
        </w:r>
      </w:ins>
      <w:del w:id="28" w:author="Ypma, S.L. (Stefanie)" w:date="2022-08-18T09:19:00Z">
        <w:r w:rsidRPr="002D68D8" w:rsidDel="00FC538D">
          <w:rPr>
            <w:rFonts w:ascii="Times New Roman" w:hAnsi="Times New Roman" w:cs="Times New Roman"/>
            <w:sz w:val="24"/>
            <w:szCs w:val="24"/>
            <w:highlight w:val="yellow"/>
          </w:rPr>
          <w:delText>cite</w:delText>
        </w:r>
      </w:del>
      <w:r w:rsidRPr="002D68D8">
        <w:rPr>
          <w:rFonts w:ascii="Times New Roman" w:hAnsi="Times New Roman" w:cs="Times New Roman"/>
          <w:sz w:val="24"/>
          <w:szCs w:val="24"/>
        </w:rPr>
        <w:t xml:space="preserve">), various units (mass vs. number of items, concentration vs. length scale etc.) are commonly used that are difficult to converse from one to the other </w:t>
      </w:r>
      <w:r w:rsidRPr="002D68D8">
        <w:rPr>
          <w:rFonts w:ascii="Times New Roman" w:hAnsi="Times New Roman" w:cs="Times New Roman"/>
          <w:sz w:val="24"/>
          <w:szCs w:val="24"/>
        </w:rPr>
        <w:fldChar w:fldCharType="begin"/>
      </w:r>
      <w:r w:rsidRPr="002D68D8">
        <w:rPr>
          <w:rFonts w:ascii="Times New Roman" w:hAnsi="Times New Roman" w:cs="Times New Roman"/>
          <w:sz w:val="24"/>
          <w:szCs w:val="24"/>
        </w:rPr>
        <w:instrText xml:space="preserve"> ADDIN ZOTERO_ITEM CSL_CITATION {"citationID":"S52sdQwU","properties":{"formattedCitation":"(Browne et al., 2015)","plainCitation":"(Browne et al., 2015)","noteIndex":0},"citationItems":[{"id":643,"uris":["http://zotero.org/users/local/BiTpPc7j/items/J8P7IP5P"],"itemData":{"id":643,"type":"article-journal","abstract":"Floating and stranded marine debris is widespread. Increasing sea levels and altered rainfall, solar radiation, wind speed, waves, and oceanic currents associated with climatic change are likely to transfer more debris from coastal cities into marine and coastal habitats. Marine debris causes economic and ecological impacts, but understanding the scope of these requires quantitative information on spatial patterns and trends in the amounts and types of debris at a global scale. There are very few large-scale programs to measure debris, but many peer-reviewed and published scientific studies of marine debris describe local patterns. Unfortunately, methods of defining debris, sampling, and interpreting patterns in space or time vary considerably among studies, yet if data could be synthesized across studies, a global picture of the problem may be avaliable. We analyzed 104 published scientific papers on marine debris in order to determine how to evaluate this. Although many studies were well designed to answer specific questions, definitions of what constitutes marine debris, the methods used to measure, and the scale of the scope of the studies means that no general picture can emerge from this wealth of data. These problems are detailed to guide future studies and guidelines provided to enable the collection of more comparable data to better manage this growing problem.","container-title":"Environmental Science &amp; Technology","DOI":"10.1021/es5060572","ISSN":"0013-936X","issue":"12","journalAbbreviation":"Environ. Sci. Technol.","note":"publisher: American Chemical Society","page":"7082-7094","source":"ACS Publications","title":"Spatial and Temporal Patterns of Stranded Intertidal Marine Debris: Is There a Picture of Global Change?","title-short":"Spatial and Temporal Patterns of Stranded Intertidal Marine Debris","volume":"49","author":[{"family":"Browne","given":"Mark Anthony"},{"family":"Chapman","given":"M. Gee"},{"family":"Thompson","given":"Richard C."},{"family":"Amaral Zettler","given":"Linda A."},{"family":"Jambeck","given":"Jenna"},{"family":"Mallos","given":"Nicholas J."}],"issued":{"date-parts":[["2015",6,16]]},"citation-key":"browne2015spatial"}}],"schema":"https://github.com/citation-style-language/schema/raw/master/csl-citation.json"} </w:instrText>
      </w:r>
      <w:r w:rsidRPr="002D68D8">
        <w:rPr>
          <w:rFonts w:ascii="Times New Roman" w:hAnsi="Times New Roman" w:cs="Times New Roman"/>
          <w:sz w:val="24"/>
          <w:szCs w:val="24"/>
        </w:rPr>
        <w:fldChar w:fldCharType="separate"/>
      </w:r>
      <w:r w:rsidRPr="002D68D8">
        <w:rPr>
          <w:rFonts w:ascii="Times New Roman" w:hAnsi="Times New Roman" w:cs="Times New Roman"/>
          <w:noProof/>
          <w:sz w:val="24"/>
          <w:szCs w:val="24"/>
        </w:rPr>
        <w:t>(Browne et al., 2015</w:t>
      </w:r>
      <w:ins w:id="29" w:author="Ypma, S.L. (Stefanie)" w:date="2022-08-18T09:22:00Z">
        <w:r w:rsidR="002C1123">
          <w:rPr>
            <w:rFonts w:ascii="Times New Roman" w:hAnsi="Times New Roman" w:cs="Times New Roman"/>
            <w:noProof/>
            <w:sz w:val="24"/>
            <w:szCs w:val="24"/>
          </w:rPr>
          <w:t>, Serra-Conçalves et al., 2019, Uhrin et al., 2022</w:t>
        </w:r>
      </w:ins>
      <w:r w:rsidRPr="002D68D8">
        <w:rPr>
          <w:rFonts w:ascii="Times New Roman" w:hAnsi="Times New Roman" w:cs="Times New Roman"/>
          <w:noProof/>
          <w:sz w:val="24"/>
          <w:szCs w:val="24"/>
        </w:rPr>
        <w:t>)</w:t>
      </w:r>
      <w:r w:rsidRPr="002D68D8">
        <w:rPr>
          <w:rFonts w:ascii="Times New Roman" w:hAnsi="Times New Roman" w:cs="Times New Roman"/>
          <w:sz w:val="24"/>
          <w:szCs w:val="24"/>
        </w:rPr>
        <w:fldChar w:fldCharType="end"/>
      </w:r>
      <w:r w:rsidRPr="002D68D8">
        <w:rPr>
          <w:rFonts w:ascii="Times New Roman" w:hAnsi="Times New Roman" w:cs="Times New Roman"/>
          <w:sz w:val="24"/>
          <w:szCs w:val="24"/>
        </w:rPr>
        <w:t xml:space="preserve">. </w:t>
      </w:r>
    </w:p>
    <w:p w14:paraId="73C464C5" w14:textId="46764A44" w:rsidR="007921C6" w:rsidRPr="0067769C" w:rsidRDefault="007921C6" w:rsidP="0019343B">
      <w:pPr>
        <w:ind w:firstLine="708"/>
        <w:rPr>
          <w:rFonts w:ascii="Times New Roman" w:hAnsi="Times New Roman" w:cs="Times New Roman"/>
          <w:sz w:val="24"/>
          <w:szCs w:val="24"/>
        </w:rPr>
      </w:pPr>
      <w:r w:rsidRPr="002D68D8">
        <w:rPr>
          <w:rFonts w:ascii="Times New Roman" w:hAnsi="Times New Roman" w:cs="Times New Roman"/>
          <w:sz w:val="24"/>
          <w:szCs w:val="24"/>
        </w:rPr>
        <w:t xml:space="preserve">Above all, to be able to compare the particle simulation to marine debris observations it should be clear what the particle itself represents. </w:t>
      </w:r>
      <w:ins w:id="30" w:author="Ypma, S.L. (Stefanie)" w:date="2022-08-18T09:30:00Z">
        <w:r w:rsidR="0019343B">
          <w:rPr>
            <w:rFonts w:ascii="Times New Roman" w:hAnsi="Times New Roman" w:cs="Times New Roman"/>
            <w:sz w:val="24"/>
            <w:szCs w:val="24"/>
          </w:rPr>
          <w:t>One method is to assign a constant mass to each particle</w:t>
        </w:r>
      </w:ins>
      <w:ins w:id="31" w:author="Ypma, S.L. (Stefanie)" w:date="2022-08-18T09:31:00Z">
        <w:r w:rsidR="0019343B">
          <w:rPr>
            <w:rFonts w:ascii="Times New Roman" w:hAnsi="Times New Roman" w:cs="Times New Roman"/>
            <w:sz w:val="24"/>
            <w:szCs w:val="24"/>
          </w:rPr>
          <w:t xml:space="preserve">, so the number of particles released </w:t>
        </w:r>
      </w:ins>
      <w:ins w:id="32" w:author="Ypma, S.L. (Stefanie)" w:date="2022-08-18T09:33:00Z">
        <w:r w:rsidR="0019343B">
          <w:rPr>
            <w:rFonts w:ascii="Times New Roman" w:hAnsi="Times New Roman" w:cs="Times New Roman"/>
            <w:sz w:val="24"/>
            <w:szCs w:val="24"/>
          </w:rPr>
          <w:t>can be</w:t>
        </w:r>
      </w:ins>
      <w:ins w:id="33" w:author="Ypma, S.L. (Stefanie)" w:date="2022-08-18T09:31:00Z">
        <w:r w:rsidR="0019343B">
          <w:rPr>
            <w:rFonts w:ascii="Times New Roman" w:hAnsi="Times New Roman" w:cs="Times New Roman"/>
            <w:sz w:val="24"/>
            <w:szCs w:val="24"/>
          </w:rPr>
          <w:t xml:space="preserve"> scaled to th</w:t>
        </w:r>
      </w:ins>
      <w:ins w:id="34" w:author="Ypma, S.L. (Stefanie)" w:date="2022-08-18T09:32:00Z">
        <w:r w:rsidR="0019343B">
          <w:rPr>
            <w:rFonts w:ascii="Times New Roman" w:hAnsi="Times New Roman" w:cs="Times New Roman"/>
            <w:sz w:val="24"/>
            <w:szCs w:val="24"/>
          </w:rPr>
          <w:t>e mass of the</w:t>
        </w:r>
      </w:ins>
      <w:ins w:id="35" w:author="Ypma, S.L. (Stefanie)" w:date="2022-08-18T09:33:00Z">
        <w:r w:rsidR="0019343B">
          <w:rPr>
            <w:rFonts w:ascii="Times New Roman" w:hAnsi="Times New Roman" w:cs="Times New Roman"/>
            <w:sz w:val="24"/>
            <w:szCs w:val="24"/>
          </w:rPr>
          <w:t xml:space="preserve"> estimated</w:t>
        </w:r>
      </w:ins>
      <w:ins w:id="36" w:author="Ypma, S.L. (Stefanie)" w:date="2022-08-18T09:32:00Z">
        <w:r w:rsidR="0019343B">
          <w:rPr>
            <w:rFonts w:ascii="Times New Roman" w:hAnsi="Times New Roman" w:cs="Times New Roman"/>
            <w:sz w:val="24"/>
            <w:szCs w:val="24"/>
          </w:rPr>
          <w:t xml:space="preserve"> mismanaged waste</w:t>
        </w:r>
      </w:ins>
      <w:ins w:id="37" w:author="Ypma, S.L. (Stefanie)" w:date="2022-08-18T09:33:00Z">
        <w:r w:rsidR="0019343B">
          <w:rPr>
            <w:rFonts w:ascii="Times New Roman" w:hAnsi="Times New Roman" w:cs="Times New Roman"/>
            <w:sz w:val="24"/>
            <w:szCs w:val="24"/>
          </w:rPr>
          <w:t xml:space="preserve"> (</w:t>
        </w:r>
        <w:proofErr w:type="gramStart"/>
        <w:r w:rsidR="0019343B">
          <w:rPr>
            <w:rFonts w:ascii="Times New Roman" w:hAnsi="Times New Roman" w:cs="Times New Roman"/>
            <w:sz w:val="24"/>
            <w:szCs w:val="24"/>
          </w:rPr>
          <w:t>e.g.</w:t>
        </w:r>
        <w:proofErr w:type="gramEnd"/>
        <w:r w:rsidR="0019343B">
          <w:rPr>
            <w:rFonts w:ascii="Times New Roman" w:hAnsi="Times New Roman" w:cs="Times New Roman"/>
            <w:sz w:val="24"/>
            <w:szCs w:val="24"/>
          </w:rPr>
          <w:t xml:space="preserve"> </w:t>
        </w:r>
        <w:proofErr w:type="spellStart"/>
        <w:r w:rsidR="0019343B">
          <w:rPr>
            <w:rFonts w:ascii="Times New Roman" w:hAnsi="Times New Roman" w:cs="Times New Roman"/>
            <w:sz w:val="24"/>
            <w:szCs w:val="24"/>
          </w:rPr>
          <w:t>Onink</w:t>
        </w:r>
        <w:proofErr w:type="spellEnd"/>
        <w:r w:rsidR="0019343B">
          <w:rPr>
            <w:rFonts w:ascii="Times New Roman" w:hAnsi="Times New Roman" w:cs="Times New Roman"/>
            <w:sz w:val="24"/>
            <w:szCs w:val="24"/>
          </w:rPr>
          <w:t xml:space="preserve"> et al., 2021)</w:t>
        </w:r>
      </w:ins>
      <w:ins w:id="38" w:author="Ypma, S.L. (Stefanie)" w:date="2022-08-18T09:32:00Z">
        <w:r w:rsidR="0019343B">
          <w:rPr>
            <w:rFonts w:ascii="Times New Roman" w:hAnsi="Times New Roman" w:cs="Times New Roman"/>
            <w:sz w:val="24"/>
            <w:szCs w:val="24"/>
          </w:rPr>
          <w:t xml:space="preserve">. </w:t>
        </w:r>
      </w:ins>
      <w:ins w:id="39" w:author="Ypma, S.L. (Stefanie)" w:date="2022-08-18T09:33:00Z">
        <w:r w:rsidR="0019343B">
          <w:rPr>
            <w:rFonts w:ascii="Times New Roman" w:hAnsi="Times New Roman" w:cs="Times New Roman"/>
            <w:sz w:val="24"/>
            <w:szCs w:val="24"/>
          </w:rPr>
          <w:t xml:space="preserve">It is however difficult to compare </w:t>
        </w:r>
      </w:ins>
      <w:ins w:id="40" w:author="Ypma, S.L. (Stefanie)" w:date="2022-08-18T09:34:00Z">
        <w:r w:rsidR="0019343B">
          <w:rPr>
            <w:rFonts w:ascii="Times New Roman" w:hAnsi="Times New Roman" w:cs="Times New Roman"/>
            <w:sz w:val="24"/>
            <w:szCs w:val="24"/>
          </w:rPr>
          <w:t xml:space="preserve">modeled </w:t>
        </w:r>
      </w:ins>
      <w:ins w:id="41" w:author="Ypma, S.L. (Stefanie)" w:date="2022-08-18T09:33:00Z">
        <w:r w:rsidR="0019343B">
          <w:rPr>
            <w:rFonts w:ascii="Times New Roman" w:hAnsi="Times New Roman" w:cs="Times New Roman"/>
            <w:sz w:val="24"/>
            <w:szCs w:val="24"/>
          </w:rPr>
          <w:t>sink distributions</w:t>
        </w:r>
      </w:ins>
      <w:ins w:id="42" w:author="Ypma, S.L. (Stefanie)" w:date="2022-08-18T09:34:00Z">
        <w:r w:rsidR="0019343B">
          <w:rPr>
            <w:rFonts w:ascii="Times New Roman" w:hAnsi="Times New Roman" w:cs="Times New Roman"/>
            <w:sz w:val="24"/>
            <w:szCs w:val="24"/>
          </w:rPr>
          <w:t xml:space="preserve"> to observations if for example only the number of items were reported and not their weight. </w:t>
        </w:r>
      </w:ins>
      <w:del w:id="43" w:author="Ypma, S.L. (Stefanie)" w:date="2022-08-18T09:34:00Z">
        <w:r w:rsidRPr="002D68D8" w:rsidDel="0019343B">
          <w:rPr>
            <w:rFonts w:ascii="Times New Roman" w:hAnsi="Times New Roman" w:cs="Times New Roman"/>
            <w:sz w:val="24"/>
            <w:szCs w:val="24"/>
          </w:rPr>
          <w:delText>It is common practice to weigh particles by either a mass or a number of items (</w:delText>
        </w:r>
        <w:r w:rsidRPr="002D68D8" w:rsidDel="0019343B">
          <w:rPr>
            <w:rFonts w:ascii="Times New Roman" w:hAnsi="Times New Roman" w:cs="Times New Roman"/>
            <w:sz w:val="24"/>
            <w:szCs w:val="24"/>
            <w:highlight w:val="yellow"/>
          </w:rPr>
          <w:delText>cite</w:delText>
        </w:r>
        <w:r w:rsidRPr="002D68D8" w:rsidDel="0019343B">
          <w:rPr>
            <w:rFonts w:ascii="Times New Roman" w:hAnsi="Times New Roman" w:cs="Times New Roman"/>
            <w:sz w:val="24"/>
            <w:szCs w:val="24"/>
          </w:rPr>
          <w:delText>), but some argue that doing so the diffusion along the trajectories of marine debris is less well represented (</w:delText>
        </w:r>
        <w:r w:rsidRPr="002D68D8" w:rsidDel="0019343B">
          <w:rPr>
            <w:rFonts w:ascii="Times New Roman" w:hAnsi="Times New Roman" w:cs="Times New Roman"/>
            <w:sz w:val="24"/>
            <w:szCs w:val="24"/>
            <w:highlight w:val="yellow"/>
          </w:rPr>
          <w:delText>cite</w:delText>
        </w:r>
        <w:r w:rsidRPr="002D68D8" w:rsidDel="0019343B">
          <w:rPr>
            <w:rFonts w:ascii="Times New Roman" w:hAnsi="Times New Roman" w:cs="Times New Roman"/>
            <w:sz w:val="24"/>
            <w:szCs w:val="24"/>
          </w:rPr>
          <w:delText xml:space="preserve">). </w:delText>
        </w:r>
      </w:del>
      <w:r w:rsidRPr="002D68D8">
        <w:rPr>
          <w:rFonts w:ascii="Times New Roman" w:hAnsi="Times New Roman" w:cs="Times New Roman"/>
          <w:sz w:val="24"/>
          <w:szCs w:val="24"/>
        </w:rPr>
        <w:t>Furthermore, this conversion between particles and observed units has to be done twice, both at the start of the trajectory matching estimates of mismanaged waste entering the marine system and at the end of the trajectory at the location of interest to match the observed distribution. As it is unclear what the best strategies are to do so, state-of-the-</w:t>
      </w:r>
      <w:r w:rsidRPr="002D68D8">
        <w:rPr>
          <w:rFonts w:ascii="Times New Roman" w:hAnsi="Times New Roman" w:cs="Times New Roman"/>
          <w:sz w:val="24"/>
          <w:szCs w:val="24"/>
        </w:rPr>
        <w:lastRenderedPageBreak/>
        <w:t xml:space="preserve">art global Lagrangian marine debris simulations still show large discrepancies with observations regarding e.g. litter quantities along coastlines </w:t>
      </w:r>
      <w:r w:rsidRPr="002D68D8">
        <w:rPr>
          <w:rFonts w:ascii="Times New Roman" w:hAnsi="Times New Roman" w:cs="Times New Roman"/>
          <w:sz w:val="24"/>
          <w:szCs w:val="24"/>
        </w:rPr>
        <w:fldChar w:fldCharType="begin"/>
      </w:r>
      <w:r w:rsidRPr="002D68D8">
        <w:rPr>
          <w:rFonts w:ascii="Times New Roman" w:hAnsi="Times New Roman" w:cs="Times New Roman"/>
          <w:sz w:val="24"/>
          <w:szCs w:val="24"/>
        </w:rPr>
        <w:instrText xml:space="preserve"> ADDIN ZOTERO_ITEM CSL_CITATION {"citationID":"U4BHYSav","properties":{"formattedCitation":"(Onink et al., 2021)","plainCitation":"(Onink et al., 2021)","noteIndex":0},"citationItems":[{"id":111,"uris":["http://zotero.org/users/local/BiTpPc7j/items/8CX9VWJZ"],"itemData":{"id":111,"type":"article-journal","abstract":"Global coastlines potentially contain significant amounts of plastic debris, with harmful implications for marine and coastal ecosystems, fisheries and tourism. However, the global amount, distribution and origin of plastic debris on beaches and in coastal waters is currently unknown. Here we analyze beaching and resuspension scenarios using a Lagrangian particle transport model. Throughout the first 5 years after entering the ocean, the model indicates that at least 77% of positively buoyant marine plastic debris (PBMPD) released from land-based sources is either beached or floating in coastal waters, assuming no further plastic removal from beaches or the ocean surface. The highest concentrations of beached PBMPD are found in Southeast Asia, caused by high plastic inputs from land and limited offshore transport, although the absolute concentrations are generally overestimates compared to field measurements. The modeled distribution on a global scale is only weakly influenced by local variations in resuspension rates due to coastal geomorphology. Furthermore, there are striking differences regarding the origin of the beached plastic debris. In some exclusive economic zones (EEZ), such as the Indonesian Archipelago, plastic originates almost entirely from within the EEZ while in other EEZs, particularly remote islands, almost all beached plastic debris arrives from remote sources. Our results highlight coastlines and coastal waters as important reservoirs of marine plastic debris and limited transport of PBMPD between the coastal zone and the open ocean.","container-title":"Environmental Research Letters","DOI":"10.1088/1748-9326/abecbd","ISSN":"1748-9326","issue":"6","journalAbbreviation":"Environ. Res. Lett.","language":"en","note":"publisher: IOP Publishing","page":"064053","source":"Institute of Physics","title":"Global simulations of marine plastic transport show plastic trapping in coastal zones","volume":"16","author":[{"family":"Onink","given":"Victor"},{"family":"Jongedijk","given":"Cleo E."},{"family":"Hoffman","given":"Matthew J."},{"family":"Sebille","given":"Erik","dropping-particle":"van"},{"family":"Laufkötter","given":"Charlotte"}],"issued":{"date-parts":[["2021",6]]},"citation-key":"onink2021global"}}],"schema":"https://github.com/citation-style-language/schema/raw/master/csl-citation.json"} </w:instrText>
      </w:r>
      <w:r w:rsidRPr="002D68D8">
        <w:rPr>
          <w:rFonts w:ascii="Times New Roman" w:hAnsi="Times New Roman" w:cs="Times New Roman"/>
          <w:sz w:val="24"/>
          <w:szCs w:val="24"/>
        </w:rPr>
        <w:fldChar w:fldCharType="separate"/>
      </w:r>
      <w:r w:rsidRPr="002D68D8">
        <w:rPr>
          <w:rFonts w:ascii="Times New Roman" w:hAnsi="Times New Roman" w:cs="Times New Roman"/>
          <w:sz w:val="24"/>
          <w:szCs w:val="24"/>
        </w:rPr>
        <w:t>(Onink et al., 2021)</w:t>
      </w:r>
      <w:r w:rsidRPr="002D68D8">
        <w:rPr>
          <w:rFonts w:ascii="Times New Roman" w:hAnsi="Times New Roman" w:cs="Times New Roman"/>
          <w:sz w:val="24"/>
          <w:szCs w:val="24"/>
        </w:rPr>
        <w:fldChar w:fldCharType="end"/>
      </w:r>
      <w:r w:rsidRPr="002D68D8">
        <w:rPr>
          <w:rFonts w:ascii="Times New Roman" w:hAnsi="Times New Roman" w:cs="Times New Roman"/>
          <w:sz w:val="24"/>
          <w:szCs w:val="24"/>
        </w:rPr>
        <w:t xml:space="preserve"> and the mismatch between mass budgets of plastic in the marine system and the input of mismanaged waste </w:t>
      </w:r>
      <w:r w:rsidRPr="002D68D8">
        <w:rPr>
          <w:rFonts w:ascii="Times New Roman" w:hAnsi="Times New Roman" w:cs="Times New Roman"/>
          <w:sz w:val="24"/>
          <w:szCs w:val="24"/>
        </w:rPr>
        <w:fldChar w:fldCharType="begin"/>
      </w:r>
      <w:r w:rsidRPr="002D68D8">
        <w:rPr>
          <w:rFonts w:ascii="Times New Roman" w:hAnsi="Times New Roman" w:cs="Times New Roman"/>
          <w:sz w:val="24"/>
          <w:szCs w:val="24"/>
        </w:rPr>
        <w:instrText xml:space="preserve"> ADDIN ZOTERO_ITEM CSL_CITATION {"citationID":"gTfMHNFA","properties":{"formattedCitation":"(Isobe &amp; Iwasaki, 2022)","plainCitation":"(Isobe &amp; Iwasaki, 2022)","noteIndex":0},"citationItems":[{"id":966,"uris":["http://zotero.org/users/local/BiTpPc7j/items/TS9E9W7G"],"itemData":{"id":966,"type":"article-journal","abstract":"The fate of mismanaged plastic waste released into oceans (ocean plastics) remains a topic of debate, where the mass imbalance between the leakage and abundance in the world's oceans appears paradoxical. In the present study, a budget for ocean plastic mass was estimated based on a combination of numerical particle tracking and linear mass-balance models, both validated using a worldwide ocean plastic dataset. Integrating the time series of worldwide macroplastic emission from both rivers and the fisheries industry over the period 1961–2017 yielded a total mass of 25.3 million metric tonnes (MMT). Macro- and microplastics currently floating in the oceans, and microplastics on beaches, each account for 3–4% of the ocean plastics emitted worldwide to date. Overall, 23.4% of ocean plastics were macroplastics on beaches. Meanwhile, 66.7% of ocean plastics were heavier than seawater or microplastics removed from the upper ocean and beaches, which are difficult to monitor under current observation frameworks adopted worldwide. However, the present study on ocean plastics suggested that the whole ocean plastics accounted for only 4.7% of mismanaged plastic waste (542.2 MMT) generated between the 1960s and today.","container-title":"Science of The Total Environment","DOI":"10.1016/j.scitotenv.2022.153935","ISSN":"0048-9697","journalAbbreviation":"Science of The Total Environment","language":"en","page":"153935","source":"ScienceDirect","title":"The fate of missing ocean plastics: Are they just a marine environmental problem?","title-short":"The fate of missing ocean plastics","volume":"825","author":[{"family":"Isobe","given":"Atsuhiko"},{"family":"Iwasaki","given":"Shinsuke"}],"issued":{"date-parts":[["2022",6,15]]},"citation-key":"isobe2022fate"}}],"schema":"https://github.com/citation-style-language/schema/raw/master/csl-citation.json"} </w:instrText>
      </w:r>
      <w:r w:rsidRPr="002D68D8">
        <w:rPr>
          <w:rFonts w:ascii="Times New Roman" w:hAnsi="Times New Roman" w:cs="Times New Roman"/>
          <w:sz w:val="24"/>
          <w:szCs w:val="24"/>
        </w:rPr>
        <w:fldChar w:fldCharType="separate"/>
      </w:r>
      <w:r w:rsidRPr="002D68D8">
        <w:rPr>
          <w:rFonts w:ascii="Times New Roman" w:hAnsi="Times New Roman" w:cs="Times New Roman"/>
          <w:noProof/>
          <w:sz w:val="24"/>
          <w:szCs w:val="24"/>
        </w:rPr>
        <w:t>(Isobe &amp; Iwasaki, 2022)</w:t>
      </w:r>
      <w:r w:rsidRPr="002D68D8">
        <w:rPr>
          <w:rFonts w:ascii="Times New Roman" w:hAnsi="Times New Roman" w:cs="Times New Roman"/>
          <w:sz w:val="24"/>
          <w:szCs w:val="24"/>
        </w:rPr>
        <w:fldChar w:fldCharType="end"/>
      </w:r>
      <w:r w:rsidRPr="002D68D8">
        <w:rPr>
          <w:rFonts w:ascii="Times New Roman" w:hAnsi="Times New Roman" w:cs="Times New Roman"/>
          <w:sz w:val="24"/>
          <w:szCs w:val="24"/>
        </w:rPr>
        <w:t xml:space="preserve">. </w:t>
      </w:r>
    </w:p>
    <w:p w14:paraId="50A8F172" w14:textId="269D29D4" w:rsidR="002D68D8" w:rsidRDefault="007921C6" w:rsidP="002D68D8">
      <w:pPr>
        <w:ind w:firstLine="708"/>
        <w:rPr>
          <w:rFonts w:ascii="Times New Roman" w:hAnsi="Times New Roman" w:cs="Times New Roman"/>
          <w:sz w:val="24"/>
          <w:szCs w:val="24"/>
        </w:rPr>
      </w:pPr>
      <w:r w:rsidRPr="002D68D8">
        <w:rPr>
          <w:rFonts w:ascii="Times New Roman" w:hAnsi="Times New Roman" w:cs="Times New Roman"/>
          <w:sz w:val="24"/>
          <w:szCs w:val="24"/>
        </w:rPr>
        <w:t>To reduce the number of uncertainties in the model simulations, additional parameters such as the buoyancy of the observed marine debris and the level of biotic interactions</w:t>
      </w:r>
      <w:r w:rsidR="00F92984">
        <w:rPr>
          <w:rFonts w:ascii="Times New Roman" w:hAnsi="Times New Roman" w:cs="Times New Roman"/>
          <w:sz w:val="24"/>
          <w:szCs w:val="24"/>
        </w:rPr>
        <w:t xml:space="preserve"> (in particular epibionts growing on floating litter)</w:t>
      </w:r>
      <w:r w:rsidRPr="002D68D8">
        <w:rPr>
          <w:rFonts w:ascii="Times New Roman" w:hAnsi="Times New Roman" w:cs="Times New Roman"/>
          <w:sz w:val="24"/>
          <w:szCs w:val="24"/>
        </w:rPr>
        <w:t xml:space="preserve"> can be very useful. These parameters would not need a translation to a specific number of particles but instead could provide insight in processes that occurred along the </w:t>
      </w:r>
      <w:r w:rsidR="00CB6B5C">
        <w:rPr>
          <w:rFonts w:ascii="Times New Roman" w:hAnsi="Times New Roman" w:cs="Times New Roman"/>
          <w:sz w:val="24"/>
          <w:szCs w:val="24"/>
        </w:rPr>
        <w:t xml:space="preserve">oceanic </w:t>
      </w:r>
      <w:r w:rsidRPr="002D68D8">
        <w:rPr>
          <w:rFonts w:ascii="Times New Roman" w:hAnsi="Times New Roman" w:cs="Times New Roman"/>
          <w:sz w:val="24"/>
          <w:szCs w:val="24"/>
        </w:rPr>
        <w:t xml:space="preserve">pathway of an item </w:t>
      </w:r>
      <w:ins w:id="44" w:author="Ypma, S.L. (Stefanie)" w:date="2022-08-18T09:35:00Z">
        <w:r w:rsidR="000115A2">
          <w:rPr>
            <w:rFonts w:ascii="Times New Roman" w:hAnsi="Times New Roman" w:cs="Times New Roman"/>
            <w:sz w:val="24"/>
            <w:szCs w:val="24"/>
          </w:rPr>
          <w:t xml:space="preserve">shortly </w:t>
        </w:r>
      </w:ins>
      <w:r w:rsidRPr="002D68D8">
        <w:rPr>
          <w:rFonts w:ascii="Times New Roman" w:hAnsi="Times New Roman" w:cs="Times New Roman"/>
          <w:sz w:val="24"/>
          <w:szCs w:val="24"/>
        </w:rPr>
        <w:t>before arrival</w:t>
      </w:r>
      <w:r w:rsidR="00CB6B5C">
        <w:rPr>
          <w:rFonts w:ascii="Times New Roman" w:hAnsi="Times New Roman" w:cs="Times New Roman"/>
          <w:sz w:val="24"/>
          <w:szCs w:val="24"/>
        </w:rPr>
        <w:t xml:space="preserve"> on the shore</w:t>
      </w:r>
      <w:r w:rsidRPr="002D68D8">
        <w:rPr>
          <w:rFonts w:ascii="Times New Roman" w:hAnsi="Times New Roman" w:cs="Times New Roman"/>
          <w:sz w:val="24"/>
          <w:szCs w:val="24"/>
        </w:rPr>
        <w:t xml:space="preserve">. The aim of this paper is to investigate whether it is indeed possible to use these alternative diagnostics to compare Lagrangian simulations to </w:t>
      </w:r>
      <w:r w:rsidR="00CB6B5C">
        <w:rPr>
          <w:rFonts w:ascii="Times New Roman" w:hAnsi="Times New Roman" w:cs="Times New Roman"/>
          <w:sz w:val="24"/>
          <w:szCs w:val="24"/>
        </w:rPr>
        <w:t xml:space="preserve">field </w:t>
      </w:r>
      <w:r w:rsidRPr="002D68D8">
        <w:rPr>
          <w:rFonts w:ascii="Times New Roman" w:hAnsi="Times New Roman" w:cs="Times New Roman"/>
          <w:sz w:val="24"/>
          <w:szCs w:val="24"/>
        </w:rPr>
        <w:t>observations.</w:t>
      </w:r>
    </w:p>
    <w:p w14:paraId="147B2508" w14:textId="77777777" w:rsidR="002D68D8" w:rsidRDefault="002D68D8" w:rsidP="002D68D8">
      <w:pPr>
        <w:rPr>
          <w:rFonts w:ascii="Times New Roman" w:hAnsi="Times New Roman" w:cs="Times New Roman"/>
          <w:sz w:val="24"/>
          <w:szCs w:val="24"/>
        </w:rPr>
      </w:pPr>
    </w:p>
    <w:p w14:paraId="1303F1C3" w14:textId="721B182B" w:rsidR="007921C6" w:rsidRPr="002D68D8" w:rsidRDefault="002D68D8" w:rsidP="002D68D8">
      <w:pPr>
        <w:rPr>
          <w:rFonts w:ascii="Times New Roman" w:hAnsi="Times New Roman" w:cs="Times New Roman"/>
          <w:sz w:val="24"/>
          <w:szCs w:val="24"/>
        </w:rPr>
      </w:pPr>
      <w:r w:rsidRPr="002D68D8">
        <w:rPr>
          <w:rFonts w:ascii="Times New Roman" w:hAnsi="Times New Roman" w:cs="Times New Roman"/>
          <w:b/>
          <w:bCs/>
          <w:sz w:val="24"/>
          <w:szCs w:val="24"/>
        </w:rPr>
        <w:t>3.3.</w:t>
      </w:r>
      <w:r>
        <w:rPr>
          <w:rFonts w:ascii="Times New Roman" w:hAnsi="Times New Roman" w:cs="Times New Roman"/>
          <w:b/>
          <w:bCs/>
          <w:sz w:val="24"/>
          <w:szCs w:val="24"/>
        </w:rPr>
        <w:t xml:space="preserve"> </w:t>
      </w:r>
      <w:r w:rsidRPr="002D68D8">
        <w:rPr>
          <w:rFonts w:ascii="Times New Roman" w:hAnsi="Times New Roman" w:cs="Times New Roman"/>
          <w:b/>
          <w:bCs/>
          <w:sz w:val="24"/>
          <w:szCs w:val="24"/>
        </w:rPr>
        <w:t>Lagrangian particle simulation</w:t>
      </w:r>
    </w:p>
    <w:p w14:paraId="195E8648" w14:textId="77777777" w:rsidR="007921C6" w:rsidRPr="002D68D8" w:rsidRDefault="007921C6" w:rsidP="007921C6">
      <w:pPr>
        <w:rPr>
          <w:rFonts w:ascii="Times New Roman" w:hAnsi="Times New Roman" w:cs="Times New Roman"/>
          <w:sz w:val="24"/>
          <w:szCs w:val="24"/>
        </w:rPr>
      </w:pPr>
      <w:r w:rsidRPr="002D68D8">
        <w:rPr>
          <w:rFonts w:ascii="Times New Roman" w:hAnsi="Times New Roman" w:cs="Times New Roman"/>
          <w:sz w:val="24"/>
          <w:szCs w:val="24"/>
        </w:rPr>
        <w:t>We have released particles in the daily-mean surface velocity fields of the CMEMS global ocean physics analysis and forecast model (MOI GLO12</w:t>
      </w:r>
      <w:r w:rsidRPr="002D68D8">
        <w:rPr>
          <w:rStyle w:val="FootnoteReference"/>
          <w:rFonts w:ascii="Times New Roman" w:hAnsi="Times New Roman" w:cs="Times New Roman"/>
          <w:sz w:val="24"/>
          <w:szCs w:val="24"/>
        </w:rPr>
        <w:footnoteReference w:id="1"/>
      </w:r>
      <w:r w:rsidRPr="002D68D8">
        <w:rPr>
          <w:rFonts w:ascii="Times New Roman" w:hAnsi="Times New Roman" w:cs="Times New Roman"/>
          <w:sz w:val="24"/>
          <w:szCs w:val="24"/>
        </w:rPr>
        <w:t xml:space="preserve">), which is described in detail by </w:t>
      </w:r>
      <w:r w:rsidRPr="002D68D8">
        <w:rPr>
          <w:rFonts w:ascii="Times New Roman" w:hAnsi="Times New Roman" w:cs="Times New Roman"/>
          <w:sz w:val="24"/>
          <w:szCs w:val="24"/>
        </w:rPr>
        <w:fldChar w:fldCharType="begin"/>
      </w:r>
      <w:r w:rsidRPr="002D68D8">
        <w:rPr>
          <w:rFonts w:ascii="Times New Roman" w:hAnsi="Times New Roman" w:cs="Times New Roman"/>
          <w:sz w:val="24"/>
          <w:szCs w:val="24"/>
        </w:rPr>
        <w:instrText xml:space="preserve"> ADDIN ZOTERO_ITEM CSL_CITATION {"citationID":"itzGCDbF","properties":{"formattedCitation":"(Lellouche et al., 2018)","plainCitation":"(Lellouche et al., 2018)","dontUpdate":true,"noteIndex":0},"citationItems":[{"id":941,"uris":["http://zotero.org/users/local/BiTpPc7j/items/A7HKGC58"],"itemData":{"id":941,"type":"article-journal","abstract":"&lt;p&gt;&lt;strong class=\"journal-contentHeaderColor\"&gt;Abstract.&lt;/strong&gt; Since 19 October 2016, and in the framework of Copernicus Marine Environment Monitoring Service (CMEMS), Mercator Ocean has delivered real-time daily services (weekly analyses and daily 10-day forecasts) with a new global &lt;span class=\"inline-formula\"&gt;1∕12&lt;/span&gt;&lt;span class=\"inline-formula\"&gt;&lt;sup&gt;</w:instrText>
      </w:r>
      <w:r w:rsidRPr="002D68D8">
        <w:rPr>
          <w:rFonts w:ascii="Cambria Math" w:hAnsi="Cambria Math" w:cs="Cambria Math"/>
          <w:sz w:val="24"/>
          <w:szCs w:val="24"/>
        </w:rPr>
        <w:instrText>∘</w:instrText>
      </w:r>
      <w:r w:rsidRPr="002D68D8">
        <w:rPr>
          <w:rFonts w:ascii="Times New Roman" w:hAnsi="Times New Roman" w:cs="Times New Roman"/>
          <w:sz w:val="24"/>
          <w:szCs w:val="24"/>
        </w:rPr>
        <w:instrText xml:space="preserve">&lt;/sup&gt;&lt;/span&gt; high-resolution (eddy-resolving) monitoring and forecasting system. The model component is the NEMO platform driven at the surface by the IFS ECMWF atmospheric analyses and forecasts. Observations are assimilated by means of a reduced-order Kalman filter with a three-dimensional multivariate modal decomposition of the background error. Along-track altimeter data, satellite sea surface temperature, sea ice concentration, and in situ temperature and salinity vertical profiles are jointly assimilated to estimate the initial conditions for numerical ocean forecasting. A 3D-VAR scheme provides a correction for the slowly evolving large-scale biases in temperature and salinity.&lt;/p&gt; &lt;p&gt;This paper describes the recent updates applied to the system and discusses the importance of fine tuning an ocean monitoring and forecasting system. It details more particularly the impact of the initialization, the correction of precipitation, the assimilation of climatological temperature and salinity in the deep ocean, the construction of the background error covariance and the adaptive tuning of observation error on increasing the realism of the analysis and forecasts.&lt;/p&gt; &lt;p&gt;The scientific assessment of the ocean estimations are illustrated with diagnostics over some particular years, assorted with time series over the time period 2007–2016. The overall impact of the integration of all updates on the product quality is also discussed, highlighting a gain in performance and reliability of the current global monitoring and forecasting system compared to its previous version.&lt;/p&gt;","container-title":"Ocean Science","DOI":"10.5194/os-14-1093-2018","ISSN":"1812-0784","issue":"5","language":"English","note":"publisher: Copernicus GmbH","page":"1093-1126","source":"os.copernicus.org","title":"Recent updates to the Copernicus Marine Service global ocean monitoring and forecasting real-time 1∕12° high-resolution system","volume":"14","author":[{"family":"Lellouche","given":"Jean-Michel"},{"family":"Greiner","given":"Eric"},{"family":"Le Galloudec","given":"Olivier"},{"family":"Garric","given":"Gilles"},{"family":"Regnier","given":"Charly"},{"family":"Drevillon","given":"Marie"},{"family":"Benkiran","given":"Mounir"},{"family":"Testut","given":"Charles-Emmanuel"},{"family":"Bourdalle-Badie","given":"Romain"},{"family":"Gasparin","given":"Florent"},{"family":"Hernandez","given":"Olga"},{"family":"Levier","given":"Bruno"},{"family":"Drillet","given":"Yann"},{"family":"Remy","given":"Elisabeth"},{"family":"Le Traon","given":"Pierre-Yves"}],"issued":{"date-parts":[["2018",9,25]]},"citation-key":"lellouche2018recent"}}],"schema":"https://github.com/citation-style-language/schema/raw/master/csl-citation.json"} </w:instrText>
      </w:r>
      <w:r w:rsidRPr="002D68D8">
        <w:rPr>
          <w:rFonts w:ascii="Times New Roman" w:hAnsi="Times New Roman" w:cs="Times New Roman"/>
          <w:sz w:val="24"/>
          <w:szCs w:val="24"/>
        </w:rPr>
        <w:fldChar w:fldCharType="separate"/>
      </w:r>
      <w:r w:rsidRPr="002D68D8">
        <w:rPr>
          <w:rFonts w:ascii="Times New Roman" w:hAnsi="Times New Roman" w:cs="Times New Roman"/>
          <w:noProof/>
          <w:sz w:val="24"/>
          <w:szCs w:val="24"/>
        </w:rPr>
        <w:t>Lellouche et al. (2018</w:t>
      </w:r>
      <w:r w:rsidRPr="002D68D8">
        <w:rPr>
          <w:rFonts w:ascii="Times New Roman" w:hAnsi="Times New Roman" w:cs="Times New Roman"/>
          <w:sz w:val="24"/>
          <w:szCs w:val="24"/>
        </w:rPr>
        <w:fldChar w:fldCharType="end"/>
      </w:r>
      <w:r w:rsidRPr="002D68D8">
        <w:rPr>
          <w:rFonts w:ascii="Times New Roman" w:hAnsi="Times New Roman" w:cs="Times New Roman"/>
          <w:sz w:val="24"/>
          <w:szCs w:val="24"/>
        </w:rPr>
        <w:t xml:space="preserve">) and </w:t>
      </w:r>
      <w:r w:rsidRPr="002D68D8">
        <w:rPr>
          <w:rFonts w:ascii="Times New Roman" w:hAnsi="Times New Roman" w:cs="Times New Roman"/>
          <w:sz w:val="24"/>
          <w:szCs w:val="24"/>
        </w:rPr>
        <w:fldChar w:fldCharType="begin"/>
      </w:r>
      <w:r w:rsidRPr="002D68D8">
        <w:rPr>
          <w:rFonts w:ascii="Times New Roman" w:hAnsi="Times New Roman" w:cs="Times New Roman"/>
          <w:sz w:val="24"/>
          <w:szCs w:val="24"/>
        </w:rPr>
        <w:instrText xml:space="preserve"> ADDIN ZOTERO_ITEM CSL_CITATION {"citationID":"CiYr0iUv","properties":{"formattedCitation":"(Gasparin et al., 2018)","plainCitation":"(Gasparin et al., 2018)","noteIndex":0},"citationItems":[{"id":945,"uris":["http://zotero.org/users/local/BiTpPc7j/items/4QVCJHMR"],"itemData":{"id":945,"type":"article-journal","abstract":"The global high resolution monitoring and forecasting system PSY4 at Mercator Océan, initialized in October 2006, has achieved 11 years of global ocean state estimation. Based on the NEMO global 1/12° configuration, PSY4 includes data assimilation of satellite and multi-instrument in situ observations. In parallel to this monitoring system, a twin-free simulation (with no assimilation) has been performed for the period 2007–2015. In this study, monthly-averaged fields of both ocean state estimates are compared with observation products for the period 2007–2015, to examine the consistency of PSY4 fields with related observations for representing large-scale variability and to provide a baseline that is mainly focused on in situ comparisons for validation/qualification of on-going system developments. Observations play a major role in correctly positioning the main energetic structures, both in space and time. In addition, data assimilation appears to overcome the other deficiencies of models by reducing SST bias in upwelling regions and by increasing the thermocline gradient in the tropics. Generally, the amplitude of the total-resolved variability in both PSY4 estimates is consistent with observation data sets. Annual cycle and longer-term variability in temperature, salinity and sea surface height are significantly improved with data assimilation, but some progress is still needed to better represent the amplitude of changes of ocean heat and freshwater contents on long timescales. Finally, the PSY4 system's ability to capture the large scale variability is further investigated by using as a case study the northward pathways of El Niño anomalies in the tropical North Pacific in 2014 and 2015 in order to illustrate how such systems can be used to answer relevant scientific questions.","container-title":"Journal of Marine Systems","DOI":"10.1016/j.jmarsys.2018.06.015","ISSN":"0924-7963","journalAbbreviation":"Journal of Marine Systems","language":"en","page":"260-276","source":"ScienceDirect","title":"A large-scale view of oceanic variability from 2007 to 2015 in the global high resolution monitoring and forecasting system at Mercator Océan","volume":"187","author":[{"family":"Gasparin","given":"Florent"},{"family":"Greiner","given":"Eric"},{"family":"Lellouche","given":"Jean-Michel"},{"family":"Legalloudec","given":"Olivier"},{"family":"Garric","given":"Gilles"},{"family":"Drillet","given":"Yann"},{"family":"Bourdallé-Badie","given":"Romain"},{"family":"Traon","given":"Pierre-Yves Le"},{"family":"Rémy","given":"Elisabeth"},{"family":"Drévillon","given":"Marie"}],"issued":{"date-parts":[["2018",11,1]]},"citation-key":"gasparin2018largescale"}}],"schema":"https://github.com/citation-style-language/schema/raw/master/csl-citation.json"} </w:instrText>
      </w:r>
      <w:r w:rsidRPr="002D68D8">
        <w:rPr>
          <w:rFonts w:ascii="Times New Roman" w:hAnsi="Times New Roman" w:cs="Times New Roman"/>
          <w:sz w:val="24"/>
          <w:szCs w:val="24"/>
        </w:rPr>
        <w:fldChar w:fldCharType="separate"/>
      </w:r>
      <w:r w:rsidRPr="002D68D8">
        <w:rPr>
          <w:rFonts w:ascii="Times New Roman" w:hAnsi="Times New Roman" w:cs="Times New Roman"/>
          <w:noProof/>
          <w:sz w:val="24"/>
          <w:szCs w:val="24"/>
        </w:rPr>
        <w:t>Gasparin et al., (2018</w:t>
      </w:r>
      <w:r w:rsidRPr="002D68D8">
        <w:rPr>
          <w:rFonts w:ascii="Times New Roman" w:hAnsi="Times New Roman" w:cs="Times New Roman"/>
          <w:sz w:val="24"/>
          <w:szCs w:val="24"/>
        </w:rPr>
        <w:fldChar w:fldCharType="end"/>
      </w:r>
      <w:r w:rsidRPr="002D68D8">
        <w:rPr>
          <w:rFonts w:ascii="Times New Roman" w:hAnsi="Times New Roman" w:cs="Times New Roman"/>
          <w:sz w:val="24"/>
          <w:szCs w:val="24"/>
        </w:rPr>
        <w:t xml:space="preserve">). The model has a 1/12° horizontal nominal resolution and is forced by 3-hourly ECMWF operational winds and related heat and freshwater fluxes. Satellite and in-situ data are assimilated into the model to continuously update and correct the simulated ocean state. It therefore provides a state-of-the-art ocean description, with an accurate representation of global ocean currents and mesoscale activity </w:t>
      </w:r>
      <w:r w:rsidRPr="002D68D8">
        <w:rPr>
          <w:rFonts w:ascii="Times New Roman" w:hAnsi="Times New Roman" w:cs="Times New Roman"/>
          <w:sz w:val="24"/>
          <w:szCs w:val="24"/>
        </w:rPr>
        <w:lastRenderedPageBreak/>
        <w:fldChar w:fldCharType="begin"/>
      </w:r>
      <w:r w:rsidRPr="002D68D8">
        <w:rPr>
          <w:rFonts w:ascii="Times New Roman" w:hAnsi="Times New Roman" w:cs="Times New Roman"/>
          <w:sz w:val="24"/>
          <w:szCs w:val="24"/>
        </w:rPr>
        <w:instrText xml:space="preserve"> ADDIN ZOTERO_ITEM CSL_CITATION {"citationID":"3aWfGzQk","properties":{"formattedCitation":"(Lellouche et al., 2018)","plainCitation":"(Lellouche et al., 2018)","noteIndex":0},"citationItems":[{"id":941,"uris":["http://zotero.org/users/local/BiTpPc7j/items/A7HKGC58"],"itemData":{"id":941,"type":"article-journal","abstract":"&lt;p&gt;&lt;strong class=\"journal-contentHeaderColor\"&gt;Abstract.&lt;/strong&gt; Since 19 October 2016, and in the framework of Copernicus Marine Environment Monitoring Service (CMEMS), Mercator Ocean has delivered real-time daily services (weekly analyses and daily 10-day forecasts) with a new global &lt;span class=\"inline-formula\"&gt;1∕12&lt;/span&gt;&lt;span class=\"inline-formula\"&gt;&lt;sup&gt;</w:instrText>
      </w:r>
      <w:r w:rsidRPr="002D68D8">
        <w:rPr>
          <w:rFonts w:ascii="Cambria Math" w:hAnsi="Cambria Math" w:cs="Cambria Math"/>
          <w:sz w:val="24"/>
          <w:szCs w:val="24"/>
        </w:rPr>
        <w:instrText>∘</w:instrText>
      </w:r>
      <w:r w:rsidRPr="002D68D8">
        <w:rPr>
          <w:rFonts w:ascii="Times New Roman" w:hAnsi="Times New Roman" w:cs="Times New Roman"/>
          <w:sz w:val="24"/>
          <w:szCs w:val="24"/>
        </w:rPr>
        <w:instrText xml:space="preserve">&lt;/sup&gt;&lt;/span&gt; high-resolution (eddy-resolving) monitoring and forecasting system. The model component is the NEMO platform driven at the surface by the IFS ECMWF atmospheric analyses and forecasts. Observations are assimilated by means of a reduced-order Kalman filter with a three-dimensional multivariate modal decomposition of the background error. Along-track altimeter data, satellite sea surface temperature, sea ice concentration, and in situ temperature and salinity vertical profiles are jointly assimilated to estimate the initial conditions for numerical ocean forecasting. A 3D-VAR scheme provides a correction for the slowly evolving large-scale biases in temperature and salinity.&lt;/p&gt; &lt;p&gt;This paper describes the recent updates applied to the system and discusses the importance of fine tuning an ocean monitoring and forecasting system. It details more particularly the impact of the initialization, the correction of precipitation, the assimilation of climatological temperature and salinity in the deep ocean, the construction of the background error covariance and the adaptive tuning of observation error on increasing the realism of the analysis and forecasts.&lt;/p&gt; &lt;p&gt;The scientific assessment of the ocean estimations are illustrated with diagnostics over some particular years, assorted with time series over the time period 2007–2016. The overall impact of the integration of all updates on the product quality is also discussed, highlighting a gain in performance and reliability of the current global monitoring and forecasting system compared to its previous version.&lt;/p&gt;","container-title":"Ocean Science","DOI":"10.5194/os-14-1093-2018","ISSN":"1812-0784","issue":"5","language":"English","note":"publisher: Copernicus GmbH","page":"1093-1126","source":"os.copernicus.org","title":"Recent updates to the Copernicus Marine Service global ocean monitoring and forecasting real-time 1∕12° high-resolution system","volume":"14","author":[{"family":"Lellouche","given":"Jean-Michel"},{"family":"Greiner","given":"Eric"},{"family":"Le Galloudec","given":"Olivier"},{"family":"Garric","given":"Gilles"},{"family":"Regnier","given":"Charly"},{"family":"Drevillon","given":"Marie"},{"family":"Benkiran","given":"Mounir"},{"family":"Testut","given":"Charles-Emmanuel"},{"family":"Bourdalle-Badie","given":"Romain"},{"family":"Gasparin","given":"Florent"},{"family":"Hernandez","given":"Olga"},{"family":"Levier","given":"Bruno"},{"family":"Drillet","given":"Yann"},{"family":"Remy","given":"Elisabeth"},{"family":"Le Traon","given":"Pierre-Yves"}],"issued":{"date-parts":[["2018",9,25]]},"citation-key":"lellouche2018recent"}}],"schema":"https://github.com/citation-style-language/schema/raw/master/csl-citation.json"} </w:instrText>
      </w:r>
      <w:r w:rsidRPr="002D68D8">
        <w:rPr>
          <w:rFonts w:ascii="Times New Roman" w:hAnsi="Times New Roman" w:cs="Times New Roman"/>
          <w:sz w:val="24"/>
          <w:szCs w:val="24"/>
        </w:rPr>
        <w:fldChar w:fldCharType="separate"/>
      </w:r>
      <w:r w:rsidRPr="002D68D8">
        <w:rPr>
          <w:rFonts w:ascii="Times New Roman" w:hAnsi="Times New Roman" w:cs="Times New Roman"/>
          <w:noProof/>
          <w:sz w:val="24"/>
          <w:szCs w:val="24"/>
        </w:rPr>
        <w:t>(Lellouche et al., 2018)</w:t>
      </w:r>
      <w:r w:rsidRPr="002D68D8">
        <w:rPr>
          <w:rFonts w:ascii="Times New Roman" w:hAnsi="Times New Roman" w:cs="Times New Roman"/>
          <w:sz w:val="24"/>
          <w:szCs w:val="24"/>
        </w:rPr>
        <w:fldChar w:fldCharType="end"/>
      </w:r>
      <w:r w:rsidRPr="002D68D8">
        <w:rPr>
          <w:rFonts w:ascii="Times New Roman" w:hAnsi="Times New Roman" w:cs="Times New Roman"/>
          <w:sz w:val="24"/>
          <w:szCs w:val="24"/>
        </w:rPr>
        <w:t xml:space="preserve">, and has been used for studying marine debris trajectories before </w:t>
      </w:r>
      <w:r w:rsidRPr="002D68D8">
        <w:rPr>
          <w:rFonts w:ascii="Times New Roman" w:hAnsi="Times New Roman" w:cs="Times New Roman"/>
          <w:sz w:val="24"/>
          <w:szCs w:val="24"/>
        </w:rPr>
        <w:fldChar w:fldCharType="begin"/>
      </w:r>
      <w:r w:rsidRPr="002D68D8">
        <w:rPr>
          <w:rFonts w:ascii="Times New Roman" w:hAnsi="Times New Roman" w:cs="Times New Roman"/>
          <w:sz w:val="24"/>
          <w:szCs w:val="24"/>
        </w:rPr>
        <w:instrText xml:space="preserve"> ADDIN ZOTERO_ITEM CSL_CITATION {"citationID":"h2V56wn5","properties":{"formattedCitation":"(Durgadoo et al., 2021)","plainCitation":"(Durgadoo et al., 2021)","noteIndex":0},"citationItems":[{"id":937,"uris":["http://zotero.org/users/local/BiTpPc7j/items/8SEA5VET"],"itemData":{"id":937,"type":"article-journal","abstract":"Modelling the drift of marine debris in quasi-real time can be of societal relevance. One pertinent example is Malaysia Airlines flight MH370. The aircraft is assumed to have crashed in the Indian Ocean, leaving floating wreckage to drift on the surface. Some of these items were recovered around the western Indian Ocean. We use ocean currents simulated by an operational ocean model in conjunction with surface Stokes drift to determine the possible paths taken by the debris. We consider: (1) How important is the influence of surface waves on the drift? (2) What are the relative benefits of forward- and backward-tracking in time? (3) Does including information from more items refine the most probable crash-site region? Our results highlight a critical contribution of Stokes drift and emphasise the need to know precisely the buoyancy characteristics of the items. The differences between the tracking approaches provide a measure of uncertainty which can be minimised by simulating a sufficiently large number of virtual debris. Given the uncertainties associated with the timings of the debris sightings, we show that at least 5 items are required to achieve an optimal most probable crash-site region. The results have implications for other drift simulation applications.","container-title":"Journal of Operational Oceanography","DOI":"10.1080/1755876X.2019.1602102","ISSN":"1755-876X","issue":"1","note":"publisher: Taylor &amp; Francis\n_eprint: https://doi.org/10.1080/1755876X.2019.1602102","page":"1-12","source":"Taylor and Francis+NEJM","title":"Strategies for simulating the drift of marine debris","volume":"14","author":[{"family":"Durgadoo","given":"Jonathan V."},{"family":"Biastoch","given":"Arne"},{"family":"New","given":"Adrian L."},{"family":"Rühs","given":"Siren"},{"family":"Nurser","given":"Aylmer J.G."},{"family":"Drillet","given":"Yann"},{"family":"Bidlot","given":"Jean-Raymond"}],"issued":{"date-parts":[["2021",1,2]]},"citation-key":"durgadoo2021strategies"}}],"schema":"https://github.com/citation-style-language/schema/raw/master/csl-citation.json"} </w:instrText>
      </w:r>
      <w:r w:rsidRPr="002D68D8">
        <w:rPr>
          <w:rFonts w:ascii="Times New Roman" w:hAnsi="Times New Roman" w:cs="Times New Roman"/>
          <w:sz w:val="24"/>
          <w:szCs w:val="24"/>
        </w:rPr>
        <w:fldChar w:fldCharType="separate"/>
      </w:r>
      <w:r w:rsidRPr="002D68D8">
        <w:rPr>
          <w:rFonts w:ascii="Times New Roman" w:hAnsi="Times New Roman" w:cs="Times New Roman"/>
          <w:noProof/>
          <w:sz w:val="24"/>
          <w:szCs w:val="24"/>
        </w:rPr>
        <w:t>(Durgadoo et al., 2021)</w:t>
      </w:r>
      <w:r w:rsidRPr="002D68D8">
        <w:rPr>
          <w:rFonts w:ascii="Times New Roman" w:hAnsi="Times New Roman" w:cs="Times New Roman"/>
          <w:sz w:val="24"/>
          <w:szCs w:val="24"/>
        </w:rPr>
        <w:fldChar w:fldCharType="end"/>
      </w:r>
      <w:r w:rsidRPr="002D68D8">
        <w:rPr>
          <w:rFonts w:ascii="Times New Roman" w:hAnsi="Times New Roman" w:cs="Times New Roman"/>
          <w:sz w:val="24"/>
          <w:szCs w:val="24"/>
        </w:rPr>
        <w:t xml:space="preserve">. </w:t>
      </w:r>
    </w:p>
    <w:p w14:paraId="1EE0C430" w14:textId="56C98A1C" w:rsidR="002D68D8" w:rsidRDefault="007921C6" w:rsidP="007921C6">
      <w:pPr>
        <w:rPr>
          <w:rFonts w:ascii="Times New Roman" w:hAnsi="Times New Roman" w:cs="Times New Roman"/>
          <w:sz w:val="24"/>
          <w:szCs w:val="24"/>
        </w:rPr>
      </w:pPr>
      <w:r w:rsidRPr="002D68D8">
        <w:rPr>
          <w:rFonts w:ascii="Times New Roman" w:hAnsi="Times New Roman" w:cs="Times New Roman"/>
          <w:sz w:val="24"/>
          <w:szCs w:val="24"/>
        </w:rPr>
        <w:t xml:space="preserve"> </w:t>
      </w:r>
      <w:r w:rsidR="002D68D8">
        <w:rPr>
          <w:rFonts w:ascii="Times New Roman" w:hAnsi="Times New Roman" w:cs="Times New Roman"/>
          <w:sz w:val="24"/>
          <w:szCs w:val="24"/>
        </w:rPr>
        <w:tab/>
      </w:r>
      <w:r w:rsidRPr="002D68D8">
        <w:rPr>
          <w:rFonts w:ascii="Times New Roman" w:hAnsi="Times New Roman" w:cs="Times New Roman"/>
          <w:sz w:val="24"/>
          <w:szCs w:val="24"/>
        </w:rPr>
        <w:t xml:space="preserve">To investigate the pathways of the items recorded during the beach observations, particles are released at the measurement locations and traced backward in time for 100 days (see for example </w:t>
      </w:r>
      <w:r w:rsidRPr="002D68D8">
        <w:rPr>
          <w:rFonts w:ascii="Times New Roman" w:hAnsi="Times New Roman" w:cs="Times New Roman"/>
          <w:sz w:val="24"/>
          <w:szCs w:val="24"/>
          <w:highlight w:val="yellow"/>
        </w:rPr>
        <w:t>Fig. 1</w:t>
      </w:r>
      <w:r w:rsidRPr="002D68D8">
        <w:rPr>
          <w:rFonts w:ascii="Times New Roman" w:hAnsi="Times New Roman" w:cs="Times New Roman"/>
          <w:sz w:val="24"/>
          <w:szCs w:val="24"/>
        </w:rPr>
        <w:t>). This timescale is sufficient to allow for biotic interactions, such as the growth of epibionts (</w:t>
      </w:r>
      <w:ins w:id="45" w:author="Ypma, S.L. (Stefanie)" w:date="2022-08-18T09:37:00Z">
        <w:r w:rsidR="000115A2">
          <w:rPr>
            <w:rFonts w:ascii="Times New Roman" w:hAnsi="Times New Roman" w:cs="Times New Roman"/>
            <w:sz w:val="24"/>
            <w:szCs w:val="24"/>
          </w:rPr>
          <w:t xml:space="preserve">Thiel &amp; </w:t>
        </w:r>
        <w:proofErr w:type="spellStart"/>
        <w:r w:rsidR="000115A2">
          <w:rPr>
            <w:rFonts w:ascii="Times New Roman" w:hAnsi="Times New Roman" w:cs="Times New Roman"/>
            <w:sz w:val="24"/>
            <w:szCs w:val="24"/>
          </w:rPr>
          <w:t>Gutow</w:t>
        </w:r>
        <w:proofErr w:type="spellEnd"/>
        <w:r w:rsidR="000115A2">
          <w:rPr>
            <w:rFonts w:ascii="Times New Roman" w:hAnsi="Times New Roman" w:cs="Times New Roman"/>
            <w:sz w:val="24"/>
            <w:szCs w:val="24"/>
          </w:rPr>
          <w:t>, 2005, Bravo et al., 201</w:t>
        </w:r>
      </w:ins>
      <w:ins w:id="46" w:author="Ypma, S.L. (Stefanie)" w:date="2022-08-18T09:40:00Z">
        <w:r w:rsidR="000115A2">
          <w:rPr>
            <w:rFonts w:ascii="Times New Roman" w:hAnsi="Times New Roman" w:cs="Times New Roman"/>
            <w:sz w:val="24"/>
            <w:szCs w:val="24"/>
          </w:rPr>
          <w:t>1)</w:t>
        </w:r>
      </w:ins>
      <w:commentRangeStart w:id="47"/>
      <w:del w:id="48" w:author="Ypma, S.L. (Stefanie)" w:date="2022-08-18T09:39:00Z">
        <w:r w:rsidRPr="002D68D8" w:rsidDel="000115A2">
          <w:rPr>
            <w:rFonts w:ascii="Times New Roman" w:hAnsi="Times New Roman" w:cs="Times New Roman"/>
            <w:sz w:val="24"/>
            <w:szCs w:val="24"/>
            <w:highlight w:val="yellow"/>
          </w:rPr>
          <w:delText>cite</w:delText>
        </w:r>
        <w:commentRangeEnd w:id="47"/>
        <w:r w:rsidR="00CB2385" w:rsidDel="000115A2">
          <w:rPr>
            <w:rStyle w:val="CommentReference"/>
          </w:rPr>
          <w:commentReference w:id="47"/>
        </w:r>
        <w:r w:rsidRPr="002D68D8" w:rsidDel="000115A2">
          <w:rPr>
            <w:rFonts w:ascii="Times New Roman" w:hAnsi="Times New Roman" w:cs="Times New Roman"/>
            <w:sz w:val="24"/>
            <w:szCs w:val="24"/>
          </w:rPr>
          <w:delText>)</w:delText>
        </w:r>
      </w:del>
      <w:r w:rsidRPr="002D68D8">
        <w:rPr>
          <w:rFonts w:ascii="Times New Roman" w:hAnsi="Times New Roman" w:cs="Times New Roman"/>
          <w:sz w:val="24"/>
          <w:szCs w:val="24"/>
        </w:rPr>
        <w:t xml:space="preserve">. As the focus is on positively buoyant macroplastic (&gt;0.5 cm), only the surface velocity fields are used for advection. It is unclear how long the items have been lying on the beach before investigation by the participants took place. Therefore, </w:t>
      </w:r>
      <w:ins w:id="49" w:author="Ypma, S.L. (Stefanie)" w:date="2022-08-18T09:41:00Z">
        <w:r w:rsidR="00544E65">
          <w:rPr>
            <w:rFonts w:ascii="Times New Roman" w:hAnsi="Times New Roman" w:cs="Times New Roman"/>
            <w:sz w:val="24"/>
            <w:szCs w:val="24"/>
          </w:rPr>
          <w:t>630</w:t>
        </w:r>
      </w:ins>
      <w:del w:id="50" w:author="Ypma, S.L. (Stefanie)" w:date="2022-08-18T09:41:00Z">
        <w:r w:rsidRPr="002D68D8" w:rsidDel="00544E65">
          <w:rPr>
            <w:rFonts w:ascii="Times New Roman" w:hAnsi="Times New Roman" w:cs="Times New Roman"/>
            <w:sz w:val="24"/>
            <w:szCs w:val="24"/>
          </w:rPr>
          <w:delText>50</w:delText>
        </w:r>
      </w:del>
      <w:r w:rsidRPr="002D68D8">
        <w:rPr>
          <w:rFonts w:ascii="Times New Roman" w:hAnsi="Times New Roman" w:cs="Times New Roman"/>
          <w:sz w:val="24"/>
          <w:szCs w:val="24"/>
        </w:rPr>
        <w:t xml:space="preserve"> particles have been released </w:t>
      </w:r>
      <w:commentRangeStart w:id="51"/>
      <w:r w:rsidRPr="002D68D8">
        <w:rPr>
          <w:rFonts w:ascii="Times New Roman" w:hAnsi="Times New Roman" w:cs="Times New Roman"/>
          <w:sz w:val="24"/>
          <w:szCs w:val="24"/>
        </w:rPr>
        <w:t>daily</w:t>
      </w:r>
      <w:ins w:id="52" w:author="Ypma, S.L. (Stefanie)" w:date="2022-08-18T09:41:00Z">
        <w:r w:rsidR="00544E65">
          <w:rPr>
            <w:rFonts w:ascii="Times New Roman" w:hAnsi="Times New Roman" w:cs="Times New Roman"/>
            <w:sz w:val="24"/>
            <w:szCs w:val="24"/>
          </w:rPr>
          <w:t>, in the 30 days</w:t>
        </w:r>
      </w:ins>
      <w:del w:id="53" w:author="Ypma, S.L. (Stefanie)" w:date="2022-08-18T09:41:00Z">
        <w:r w:rsidRPr="002D68D8" w:rsidDel="00544E65">
          <w:rPr>
            <w:rFonts w:ascii="Times New Roman" w:hAnsi="Times New Roman" w:cs="Times New Roman"/>
            <w:sz w:val="24"/>
            <w:szCs w:val="24"/>
          </w:rPr>
          <w:delText xml:space="preserve"> in the year</w:delText>
        </w:r>
      </w:del>
      <w:commentRangeEnd w:id="51"/>
      <w:r w:rsidR="00CB2385">
        <w:rPr>
          <w:rStyle w:val="CommentReference"/>
        </w:rPr>
        <w:commentReference w:id="51"/>
      </w:r>
      <w:r w:rsidRPr="002D68D8">
        <w:rPr>
          <w:rFonts w:ascii="Times New Roman" w:hAnsi="Times New Roman" w:cs="Times New Roman"/>
          <w:sz w:val="24"/>
          <w:szCs w:val="24"/>
        </w:rPr>
        <w:t xml:space="preserve"> leading up to the measurement activity, leading to 8</w:t>
      </w:r>
      <w:del w:id="54" w:author="Ypma, S.L. (Stefanie)" w:date="2022-08-18T09:41:00Z">
        <w:r w:rsidRPr="002D68D8" w:rsidDel="00544E65">
          <w:rPr>
            <w:rFonts w:ascii="Times New Roman" w:hAnsi="Times New Roman" w:cs="Times New Roman"/>
            <w:sz w:val="24"/>
            <w:szCs w:val="24"/>
          </w:rPr>
          <w:delText>03</w:delText>
        </w:r>
      </w:del>
      <w:ins w:id="55" w:author="Ypma, S.L. (Stefanie)" w:date="2022-08-18T09:41:00Z">
        <w:r w:rsidR="00544E65">
          <w:rPr>
            <w:rFonts w:ascii="Times New Roman" w:hAnsi="Times New Roman" w:cs="Times New Roman"/>
            <w:sz w:val="24"/>
            <w:szCs w:val="24"/>
          </w:rPr>
          <w:t>31</w:t>
        </w:r>
      </w:ins>
      <w:r w:rsidRPr="002D68D8">
        <w:rPr>
          <w:rFonts w:ascii="Times New Roman" w:hAnsi="Times New Roman" w:cs="Times New Roman"/>
          <w:sz w:val="24"/>
          <w:szCs w:val="24"/>
        </w:rPr>
        <w:t>.</w:t>
      </w:r>
      <w:del w:id="56" w:author="Ypma, S.L. (Stefanie)" w:date="2022-08-18T09:41:00Z">
        <w:r w:rsidRPr="002D68D8" w:rsidDel="00544E65">
          <w:rPr>
            <w:rFonts w:ascii="Times New Roman" w:hAnsi="Times New Roman" w:cs="Times New Roman"/>
            <w:sz w:val="24"/>
            <w:szCs w:val="24"/>
          </w:rPr>
          <w:delText>0</w:delText>
        </w:r>
      </w:del>
      <w:ins w:id="57" w:author="Ypma, S.L. (Stefanie)" w:date="2022-08-18T09:41:00Z">
        <w:r w:rsidR="00544E65">
          <w:rPr>
            <w:rFonts w:ascii="Times New Roman" w:hAnsi="Times New Roman" w:cs="Times New Roman"/>
            <w:sz w:val="24"/>
            <w:szCs w:val="24"/>
          </w:rPr>
          <w:t>6</w:t>
        </w:r>
      </w:ins>
      <w:r w:rsidRPr="002D68D8">
        <w:rPr>
          <w:rFonts w:ascii="Times New Roman" w:hAnsi="Times New Roman" w:cs="Times New Roman"/>
          <w:sz w:val="24"/>
          <w:szCs w:val="24"/>
        </w:rPr>
        <w:t>00 particles in total, or 18.</w:t>
      </w:r>
      <w:del w:id="58" w:author="Ypma, S.L. (Stefanie)" w:date="2022-08-18T09:41:00Z">
        <w:r w:rsidRPr="002D68D8" w:rsidDel="00544E65">
          <w:rPr>
            <w:rFonts w:ascii="Times New Roman" w:hAnsi="Times New Roman" w:cs="Times New Roman"/>
            <w:sz w:val="24"/>
            <w:szCs w:val="24"/>
          </w:rPr>
          <w:delText>25</w:delText>
        </w:r>
      </w:del>
      <w:ins w:id="59" w:author="Ypma, S.L. (Stefanie)" w:date="2022-08-18T09:41:00Z">
        <w:r w:rsidR="00544E65">
          <w:rPr>
            <w:rFonts w:ascii="Times New Roman" w:hAnsi="Times New Roman" w:cs="Times New Roman"/>
            <w:sz w:val="24"/>
            <w:szCs w:val="24"/>
          </w:rPr>
          <w:t>90</w:t>
        </w:r>
      </w:ins>
      <w:r w:rsidRPr="002D68D8">
        <w:rPr>
          <w:rFonts w:ascii="Times New Roman" w:hAnsi="Times New Roman" w:cs="Times New Roman"/>
          <w:sz w:val="24"/>
          <w:szCs w:val="24"/>
        </w:rPr>
        <w:t>0 (</w:t>
      </w:r>
      <w:ins w:id="60" w:author="Ypma, S.L. (Stefanie)" w:date="2022-08-18T09:42:00Z">
        <w:r w:rsidR="00544E65">
          <w:rPr>
            <w:rFonts w:ascii="Times New Roman" w:hAnsi="Times New Roman" w:cs="Times New Roman"/>
            <w:sz w:val="24"/>
            <w:szCs w:val="24"/>
          </w:rPr>
          <w:t>630 x 30</w:t>
        </w:r>
      </w:ins>
      <w:del w:id="61" w:author="Ypma, S.L. (Stefanie)" w:date="2022-08-18T09:42:00Z">
        <w:r w:rsidRPr="002D68D8" w:rsidDel="00544E65">
          <w:rPr>
            <w:rFonts w:ascii="Times New Roman" w:hAnsi="Times New Roman" w:cs="Times New Roman"/>
            <w:sz w:val="24"/>
            <w:szCs w:val="24"/>
          </w:rPr>
          <w:delText>365 x 50</w:delText>
        </w:r>
      </w:del>
      <w:r w:rsidRPr="002D68D8">
        <w:rPr>
          <w:rFonts w:ascii="Times New Roman" w:hAnsi="Times New Roman" w:cs="Times New Roman"/>
          <w:sz w:val="24"/>
          <w:szCs w:val="24"/>
        </w:rPr>
        <w:t xml:space="preserve">) particles per measurement location. No </w:t>
      </w:r>
      <w:del w:id="62" w:author="Ypma, S.L. (Stefanie)" w:date="2022-08-18T09:42:00Z">
        <w:r w:rsidRPr="002D68D8" w:rsidDel="00544E65">
          <w:rPr>
            <w:rFonts w:ascii="Times New Roman" w:hAnsi="Times New Roman" w:cs="Times New Roman"/>
            <w:sz w:val="24"/>
            <w:szCs w:val="24"/>
          </w:rPr>
          <w:delText>artifical</w:delText>
        </w:r>
      </w:del>
      <w:ins w:id="63" w:author="Ypma, S.L. (Stefanie)" w:date="2022-08-18T09:42:00Z">
        <w:r w:rsidR="00544E65" w:rsidRPr="002D68D8">
          <w:rPr>
            <w:rFonts w:ascii="Times New Roman" w:hAnsi="Times New Roman" w:cs="Times New Roman"/>
            <w:sz w:val="24"/>
            <w:szCs w:val="24"/>
          </w:rPr>
          <w:t>artificial</w:t>
        </w:r>
      </w:ins>
      <w:r w:rsidRPr="002D68D8">
        <w:rPr>
          <w:rFonts w:ascii="Times New Roman" w:hAnsi="Times New Roman" w:cs="Times New Roman"/>
          <w:sz w:val="24"/>
          <w:szCs w:val="24"/>
        </w:rPr>
        <w:t xml:space="preserve"> diffusion is added to the particle movement, but to account for dispersion the particle release location is offset by a small (&lt;1/25 degree) random number, so no two particles were released at exactly the same time and place. For this simulation, the impact of wind, waves and tides on</w:t>
      </w:r>
      <w:r w:rsidR="002D68D8">
        <w:rPr>
          <w:rFonts w:ascii="Times New Roman" w:hAnsi="Times New Roman" w:cs="Times New Roman"/>
          <w:sz w:val="24"/>
          <w:szCs w:val="24"/>
        </w:rPr>
        <w:t xml:space="preserve"> </w:t>
      </w:r>
      <w:r w:rsidR="002D68D8" w:rsidRPr="002D68D8">
        <w:rPr>
          <w:rFonts w:ascii="Times New Roman" w:hAnsi="Times New Roman" w:cs="Times New Roman"/>
          <w:sz w:val="24"/>
          <w:szCs w:val="24"/>
        </w:rPr>
        <w:t>movement of the plastic items is not taken into account, nor the buoyancy changes or fragmentation processes. With respect to the time scale of interest and the choices made in the observed estimates, we argue that these effects are of less importance.</w:t>
      </w:r>
    </w:p>
    <w:p w14:paraId="1E97298F" w14:textId="326BA1EE" w:rsidR="007921C6" w:rsidRPr="002D68D8" w:rsidRDefault="002D68D8" w:rsidP="002D68D8">
      <w:pPr>
        <w:jc w:val="center"/>
        <w:rPr>
          <w:rFonts w:ascii="Times New Roman" w:hAnsi="Times New Roman" w:cs="Times New Roman"/>
          <w:sz w:val="24"/>
          <w:szCs w:val="24"/>
        </w:rPr>
      </w:pPr>
      <w:r>
        <w:rPr>
          <w:noProof/>
          <w:lang w:val="es-CL" w:eastAsia="es-CL"/>
        </w:rPr>
        <w:lastRenderedPageBreak/>
        <w:drawing>
          <wp:inline distT="0" distB="0" distL="0" distR="0" wp14:anchorId="1ACE89B4" wp14:editId="20CAF00C">
            <wp:extent cx="3124200" cy="31242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24200" cy="3124200"/>
                    </a:xfrm>
                    <a:prstGeom prst="rect">
                      <a:avLst/>
                    </a:prstGeom>
                  </pic:spPr>
                </pic:pic>
              </a:graphicData>
            </a:graphic>
          </wp:inline>
        </w:drawing>
      </w:r>
    </w:p>
    <w:p w14:paraId="28221543" w14:textId="7EF2F7D0" w:rsidR="007921C6" w:rsidRDefault="002D68D8" w:rsidP="00673DF2">
      <w:r>
        <w:rPr>
          <w:noProof/>
          <w:lang w:val="es-CL" w:eastAsia="es-CL"/>
        </w:rPr>
        <mc:AlternateContent>
          <mc:Choice Requires="wps">
            <w:drawing>
              <wp:anchor distT="0" distB="0" distL="114300" distR="114300" simplePos="0" relativeHeight="251664384" behindDoc="0" locked="0" layoutInCell="1" allowOverlap="1" wp14:anchorId="540ED5EF" wp14:editId="4A19F53A">
                <wp:simplePos x="0" y="0"/>
                <wp:positionH relativeFrom="margin">
                  <wp:align>right</wp:align>
                </wp:positionH>
                <wp:positionV relativeFrom="paragraph">
                  <wp:posOffset>59055</wp:posOffset>
                </wp:positionV>
                <wp:extent cx="5251450" cy="635"/>
                <wp:effectExtent l="0" t="0" r="6350"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5251450" cy="635"/>
                        </a:xfrm>
                        <a:prstGeom prst="rect">
                          <a:avLst/>
                        </a:prstGeom>
                        <a:solidFill>
                          <a:prstClr val="white"/>
                        </a:solidFill>
                        <a:ln>
                          <a:noFill/>
                        </a:ln>
                      </wps:spPr>
                      <wps:txbx>
                        <w:txbxContent>
                          <w:p w14:paraId="5E240D38" w14:textId="3E4C1DFE" w:rsidR="0067769C" w:rsidRPr="00D40B59" w:rsidRDefault="0067769C" w:rsidP="002D68D8">
                            <w:pPr>
                              <w:pStyle w:val="Caption"/>
                              <w:rPr>
                                <w:rFonts w:ascii="Times New Roman" w:hAnsi="Times New Roman" w:cs="Times New Roman"/>
                                <w:sz w:val="24"/>
                                <w:szCs w:val="24"/>
                              </w:rPr>
                            </w:pPr>
                            <w:r w:rsidRPr="00F8622B">
                              <w:t xml:space="preserve">Figure 1 Example </w:t>
                            </w:r>
                            <w:r w:rsidR="00AD013A">
                              <w:t xml:space="preserve">for </w:t>
                            </w:r>
                            <w:r w:rsidRPr="00F8622B">
                              <w:t>backward trajectories (black lines) for Data-</w:t>
                            </w:r>
                            <w:proofErr w:type="spellStart"/>
                            <w:r w:rsidRPr="00F8622B">
                              <w:t>Villamil</w:t>
                            </w:r>
                            <w:proofErr w:type="spellEnd"/>
                            <w:r w:rsidRPr="00F8622B">
                              <w:t xml:space="preserve"> in Ecuador (green marker). The corresponding ocean model land mask in grey and the ocean coastal grid cells in orange are indicated.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0ED5EF" id="_x0000_t202" coordsize="21600,21600" o:spt="202" path="m,l,21600r21600,l21600,xe">
                <v:stroke joinstyle="miter"/>
                <v:path gradientshapeok="t" o:connecttype="rect"/>
              </v:shapetype>
              <v:shape id="Cuadro de texto 13" o:spid="_x0000_s1026" type="#_x0000_t202" style="position:absolute;left:0;text-align:left;margin-left:362.3pt;margin-top:4.65pt;width:413.5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" stroked="f">
                <v:textbox style="mso-fit-shape-to-text:t" inset="0,0,0,0">
                  <w:txbxContent>
                    <w:p w14:paraId="5E240D38" w14:textId="3E4C1DFE" w:rsidR="0067769C" w:rsidRPr="00D40B59" w:rsidRDefault="0067769C" w:rsidP="002D68D8">
                      <w:pPr>
                        <w:pStyle w:val="Descripcin"/>
                        <w:rPr>
                          <w:rFonts w:ascii="Times New Roman" w:hAnsi="Times New Roman" w:cs="Times New Roman"/>
                          <w:sz w:val="24"/>
                          <w:szCs w:val="24"/>
                        </w:rPr>
                      </w:pPr>
                      <w:r w:rsidRPr="00F8622B">
                        <w:t xml:space="preserve">Figure 1 Example </w:t>
                      </w:r>
                      <w:r w:rsidR="00AD013A">
                        <w:t xml:space="preserve">for </w:t>
                      </w:r>
                      <w:r w:rsidRPr="00F8622B">
                        <w:t>backward trajectories (black lines) for Data-</w:t>
                      </w:r>
                      <w:proofErr w:type="spellStart"/>
                      <w:r w:rsidRPr="00F8622B">
                        <w:t>Villamil</w:t>
                      </w:r>
                      <w:proofErr w:type="spellEnd"/>
                      <w:r w:rsidRPr="00F8622B">
                        <w:t xml:space="preserve"> in Ecuador (green marker). The corresponding ocean model land mask in grey and the ocean coastal grid cells in orange are indicated.</w:t>
                      </w:r>
                    </w:p>
                  </w:txbxContent>
                </v:textbox>
                <w10:wrap type="square" anchorx="margin"/>
              </v:shape>
            </w:pict>
          </mc:Fallback>
        </mc:AlternateContent>
      </w:r>
    </w:p>
    <w:p w14:paraId="3DCB2E42" w14:textId="77777777" w:rsidR="00673DF2" w:rsidRDefault="007921C6" w:rsidP="00673DF2">
      <w:pPr>
        <w:rPr>
          <w:rFonts w:ascii="Times New Roman" w:hAnsi="Times New Roman" w:cs="Times New Roman"/>
          <w:color w:val="000000" w:themeColor="text1"/>
          <w:sz w:val="24"/>
          <w:szCs w:val="24"/>
        </w:rPr>
      </w:pPr>
      <w:r>
        <w:br w:type="textWrapping" w:clear="all"/>
      </w:r>
    </w:p>
    <w:p w14:paraId="66D8103F" w14:textId="77777777" w:rsidR="00673DF2" w:rsidRDefault="00673DF2" w:rsidP="00673DF2">
      <w:pPr>
        <w:rPr>
          <w:rFonts w:ascii="Times New Roman" w:hAnsi="Times New Roman" w:cs="Times New Roman"/>
          <w:b/>
          <w:bCs/>
          <w:sz w:val="24"/>
          <w:szCs w:val="24"/>
        </w:rPr>
      </w:pPr>
    </w:p>
    <w:p w14:paraId="3E967BAA" w14:textId="48725FF5" w:rsidR="007921C6" w:rsidRPr="00673DF2" w:rsidRDefault="007921C6" w:rsidP="00673DF2">
      <w:pPr>
        <w:rPr>
          <w:rFonts w:ascii="Times New Roman" w:hAnsi="Times New Roman" w:cs="Times New Roman"/>
          <w:b/>
          <w:bCs/>
          <w:sz w:val="24"/>
          <w:szCs w:val="24"/>
        </w:rPr>
      </w:pPr>
      <w:r w:rsidRPr="00673DF2">
        <w:rPr>
          <w:rFonts w:ascii="Times New Roman" w:hAnsi="Times New Roman" w:cs="Times New Roman"/>
          <w:b/>
          <w:bCs/>
          <w:sz w:val="24"/>
          <w:szCs w:val="24"/>
        </w:rPr>
        <w:t>3.</w:t>
      </w:r>
      <w:r w:rsidR="00673DF2" w:rsidRPr="00673DF2">
        <w:rPr>
          <w:rFonts w:ascii="Times New Roman" w:hAnsi="Times New Roman" w:cs="Times New Roman"/>
          <w:b/>
          <w:bCs/>
          <w:sz w:val="24"/>
          <w:szCs w:val="24"/>
        </w:rPr>
        <w:t>4</w:t>
      </w:r>
      <w:r w:rsidR="002D68D8" w:rsidRPr="00673DF2">
        <w:rPr>
          <w:rFonts w:ascii="Times New Roman" w:hAnsi="Times New Roman" w:cs="Times New Roman"/>
          <w:b/>
          <w:bCs/>
          <w:sz w:val="24"/>
          <w:szCs w:val="24"/>
        </w:rPr>
        <w:t xml:space="preserve">. </w:t>
      </w:r>
      <w:r w:rsidRPr="00673DF2">
        <w:rPr>
          <w:rFonts w:ascii="Times New Roman" w:hAnsi="Times New Roman" w:cs="Times New Roman"/>
          <w:b/>
          <w:bCs/>
          <w:sz w:val="24"/>
          <w:szCs w:val="24"/>
        </w:rPr>
        <w:t>Translation of observed estimate to model diagnostic</w:t>
      </w:r>
    </w:p>
    <w:p w14:paraId="28B98BE1" w14:textId="5ABB7664" w:rsidR="007921C6" w:rsidRPr="00673DF2" w:rsidRDefault="007921C6" w:rsidP="007921C6">
      <w:pPr>
        <w:rPr>
          <w:rFonts w:ascii="Times New Roman" w:hAnsi="Times New Roman" w:cs="Times New Roman"/>
          <w:sz w:val="24"/>
          <w:szCs w:val="24"/>
        </w:rPr>
      </w:pPr>
      <w:r w:rsidRPr="00673DF2">
        <w:rPr>
          <w:rFonts w:ascii="Times New Roman" w:hAnsi="Times New Roman" w:cs="Times New Roman"/>
          <w:sz w:val="24"/>
          <w:szCs w:val="24"/>
        </w:rPr>
        <w:t xml:space="preserve">As mentioned in the introduction of this section, we assume that the longer a particle has been floating in the open ocean before washing ashore, the more likely it is that </w:t>
      </w:r>
      <w:r w:rsidR="00EC328E">
        <w:rPr>
          <w:rFonts w:ascii="Times New Roman" w:hAnsi="Times New Roman" w:cs="Times New Roman"/>
          <w:sz w:val="24"/>
          <w:szCs w:val="24"/>
        </w:rPr>
        <w:t>it has epibionts</w:t>
      </w:r>
      <w:r w:rsidRPr="00673DF2">
        <w:rPr>
          <w:rFonts w:ascii="Times New Roman" w:hAnsi="Times New Roman" w:cs="Times New Roman"/>
          <w:sz w:val="24"/>
          <w:szCs w:val="24"/>
        </w:rPr>
        <w:t xml:space="preserve">. We have defined a particle to be ‘afloat’ when it is located outside a coastal grid cell (a 1/12° x 1/12° grid point sharing at least one of its corners with a land grid point, </w:t>
      </w:r>
      <w:r w:rsidRPr="00673DF2">
        <w:rPr>
          <w:rFonts w:ascii="Times New Roman" w:hAnsi="Times New Roman" w:cs="Times New Roman"/>
          <w:sz w:val="24"/>
          <w:szCs w:val="24"/>
          <w:highlight w:val="yellow"/>
        </w:rPr>
        <w:t>Fig. 1</w:t>
      </w:r>
      <w:r w:rsidRPr="00673DF2">
        <w:rPr>
          <w:rFonts w:ascii="Times New Roman" w:hAnsi="Times New Roman" w:cs="Times New Roman"/>
          <w:sz w:val="24"/>
          <w:szCs w:val="24"/>
        </w:rPr>
        <w:t xml:space="preserve">). If a particle has been in coastal grid cells before eventually washing ashore, it is not known whether it has resuspended locally or has been floating in the nearshore as coastal processes are not included in the particle simulation. Assuming there is a minimum time </w:t>
      </w:r>
      <w:r w:rsidRPr="00673DF2">
        <w:rPr>
          <w:rFonts w:ascii="Times New Roman" w:hAnsi="Times New Roman" w:cs="Times New Roman"/>
          <w:i/>
          <w:iCs/>
          <w:sz w:val="24"/>
          <w:szCs w:val="24"/>
        </w:rPr>
        <w:t xml:space="preserve">T </w:t>
      </w:r>
      <w:r w:rsidRPr="00673DF2">
        <w:rPr>
          <w:rFonts w:ascii="Times New Roman" w:hAnsi="Times New Roman" w:cs="Times New Roman"/>
          <w:sz w:val="24"/>
          <w:szCs w:val="24"/>
        </w:rPr>
        <w:t xml:space="preserve">that items need to have been afloat to have </w:t>
      </w:r>
      <w:r w:rsidR="00EC328E">
        <w:rPr>
          <w:rFonts w:ascii="Times New Roman" w:hAnsi="Times New Roman" w:cs="Times New Roman"/>
          <w:sz w:val="24"/>
          <w:szCs w:val="24"/>
        </w:rPr>
        <w:t>visible epibionts</w:t>
      </w:r>
      <w:r w:rsidRPr="00673DF2">
        <w:rPr>
          <w:rFonts w:ascii="Times New Roman" w:hAnsi="Times New Roman" w:cs="Times New Roman"/>
          <w:sz w:val="24"/>
          <w:szCs w:val="24"/>
        </w:rPr>
        <w:t xml:space="preserve">, the relative time afloat of each 100-day </w:t>
      </w:r>
      <w:r w:rsidRPr="00673DF2">
        <w:rPr>
          <w:rFonts w:ascii="Times New Roman" w:hAnsi="Times New Roman" w:cs="Times New Roman"/>
          <w:sz w:val="24"/>
          <w:szCs w:val="24"/>
        </w:rPr>
        <w:lastRenderedPageBreak/>
        <w:t>trajectory can provide insight in where to expect a higher relative abundance of items with interactions.</w:t>
      </w:r>
    </w:p>
    <w:p w14:paraId="0BC1B365" w14:textId="2363C9C1" w:rsidR="007921C6" w:rsidRDefault="007921C6" w:rsidP="00673DF2">
      <w:pPr>
        <w:ind w:firstLine="708"/>
        <w:rPr>
          <w:rFonts w:ascii="Times New Roman" w:hAnsi="Times New Roman" w:cs="Times New Roman"/>
          <w:sz w:val="24"/>
          <w:szCs w:val="24"/>
        </w:rPr>
      </w:pPr>
      <w:r w:rsidRPr="00673DF2">
        <w:rPr>
          <w:rFonts w:ascii="Times New Roman" w:hAnsi="Times New Roman" w:cs="Times New Roman"/>
          <w:sz w:val="24"/>
          <w:szCs w:val="24"/>
        </w:rPr>
        <w:t xml:space="preserve">We therefore calculate </w:t>
      </w:r>
      <w:commentRangeStart w:id="64"/>
      <w:r w:rsidRPr="00673DF2">
        <w:rPr>
          <w:rFonts w:ascii="Times New Roman" w:hAnsi="Times New Roman" w:cs="Times New Roman"/>
          <w:sz w:val="24"/>
          <w:szCs w:val="24"/>
        </w:rPr>
        <w:t>for every particle how long it has been afloat</w:t>
      </w:r>
      <w:commentRangeEnd w:id="64"/>
      <w:r w:rsidR="00EC328E">
        <w:rPr>
          <w:rStyle w:val="CommentReference"/>
        </w:rPr>
        <w:commentReference w:id="64"/>
      </w:r>
      <w:r w:rsidRPr="00673DF2">
        <w:rPr>
          <w:rFonts w:ascii="Times New Roman" w:hAnsi="Times New Roman" w:cs="Times New Roman"/>
          <w:sz w:val="24"/>
          <w:szCs w:val="24"/>
        </w:rPr>
        <w:t xml:space="preserve">. Then, we quantify the percentage of particles that arrives at each measurement location that have been afloat longer than time </w:t>
      </w:r>
      <w:r w:rsidRPr="00673DF2">
        <w:rPr>
          <w:rFonts w:ascii="Times New Roman" w:hAnsi="Times New Roman" w:cs="Times New Roman"/>
          <w:i/>
          <w:iCs/>
          <w:sz w:val="24"/>
          <w:szCs w:val="24"/>
        </w:rPr>
        <w:t>T</w:t>
      </w:r>
      <w:r w:rsidRPr="00673DF2">
        <w:rPr>
          <w:rFonts w:ascii="Times New Roman" w:hAnsi="Times New Roman" w:cs="Times New Roman"/>
          <w:sz w:val="24"/>
          <w:szCs w:val="24"/>
        </w:rPr>
        <w:t xml:space="preserve"> (see </w:t>
      </w:r>
      <w:r w:rsidRPr="00673DF2">
        <w:rPr>
          <w:rFonts w:ascii="Times New Roman" w:hAnsi="Times New Roman" w:cs="Times New Roman"/>
          <w:sz w:val="24"/>
          <w:szCs w:val="24"/>
          <w:highlight w:val="yellow"/>
        </w:rPr>
        <w:t>Fig. 2</w:t>
      </w:r>
      <w:r w:rsidRPr="00673DF2">
        <w:rPr>
          <w:rFonts w:ascii="Times New Roman" w:hAnsi="Times New Roman" w:cs="Times New Roman"/>
          <w:sz w:val="24"/>
          <w:szCs w:val="24"/>
        </w:rPr>
        <w:t xml:space="preserve">). There are large differences between the various measurement locations. For example, the particles arriving at Rapa Nui (location 5 in </w:t>
      </w:r>
      <w:r w:rsidRPr="00673DF2">
        <w:rPr>
          <w:rFonts w:ascii="Times New Roman" w:hAnsi="Times New Roman" w:cs="Times New Roman"/>
          <w:sz w:val="24"/>
          <w:szCs w:val="24"/>
          <w:highlight w:val="yellow"/>
        </w:rPr>
        <w:t>Fig. 2</w:t>
      </w:r>
      <w:r w:rsidRPr="00673DF2">
        <w:rPr>
          <w:rFonts w:ascii="Times New Roman" w:hAnsi="Times New Roman" w:cs="Times New Roman"/>
          <w:sz w:val="24"/>
          <w:szCs w:val="24"/>
        </w:rPr>
        <w:t>) all have been afloat for longer than 90 days. This is not surprising, as in the model the island of Rapa Nui only consists out of one ocean grid cell. However, the result is still a good representation of reality, as most plastic pollution at Rapa Nui has a remote origin and arrives through ocean currents (</w:t>
      </w:r>
      <w:ins w:id="65" w:author="Ypma, S.L. (Stefanie)" w:date="2022-08-18T09:47:00Z">
        <w:r w:rsidR="00064A45">
          <w:rPr>
            <w:rFonts w:ascii="Times New Roman" w:hAnsi="Times New Roman" w:cs="Times New Roman"/>
            <w:sz w:val="24"/>
            <w:szCs w:val="24"/>
          </w:rPr>
          <w:t>Thiel et al., 2021</w:t>
        </w:r>
      </w:ins>
      <w:del w:id="66" w:author="Ypma, S.L. (Stefanie)" w:date="2022-08-18T09:47:00Z">
        <w:r w:rsidRPr="00673DF2" w:rsidDel="00064A45">
          <w:rPr>
            <w:rFonts w:ascii="Times New Roman" w:hAnsi="Times New Roman" w:cs="Times New Roman"/>
            <w:sz w:val="24"/>
            <w:szCs w:val="24"/>
            <w:highlight w:val="yellow"/>
          </w:rPr>
          <w:delText>cite</w:delText>
        </w:r>
      </w:del>
      <w:r w:rsidRPr="00673DF2">
        <w:rPr>
          <w:rFonts w:ascii="Times New Roman" w:hAnsi="Times New Roman" w:cs="Times New Roman"/>
          <w:sz w:val="24"/>
          <w:szCs w:val="24"/>
        </w:rPr>
        <w:t xml:space="preserve">). In contrast, most particles arriving at Puerto </w:t>
      </w:r>
      <w:proofErr w:type="spellStart"/>
      <w:r w:rsidRPr="00673DF2">
        <w:rPr>
          <w:rFonts w:ascii="Times New Roman" w:hAnsi="Times New Roman" w:cs="Times New Roman"/>
          <w:sz w:val="24"/>
          <w:szCs w:val="24"/>
        </w:rPr>
        <w:t>Chancay</w:t>
      </w:r>
      <w:proofErr w:type="spellEnd"/>
      <w:r w:rsidRPr="00673DF2">
        <w:rPr>
          <w:rFonts w:ascii="Times New Roman" w:hAnsi="Times New Roman" w:cs="Times New Roman"/>
          <w:sz w:val="24"/>
          <w:szCs w:val="24"/>
        </w:rPr>
        <w:t xml:space="preserve"> in Perú (location 10 in </w:t>
      </w:r>
      <w:r w:rsidRPr="00673DF2">
        <w:rPr>
          <w:rFonts w:ascii="Times New Roman" w:hAnsi="Times New Roman" w:cs="Times New Roman"/>
          <w:sz w:val="24"/>
          <w:szCs w:val="24"/>
          <w:highlight w:val="yellow"/>
        </w:rPr>
        <w:t>Fig. 2</w:t>
      </w:r>
      <w:r w:rsidRPr="00673DF2">
        <w:rPr>
          <w:rFonts w:ascii="Times New Roman" w:hAnsi="Times New Roman" w:cs="Times New Roman"/>
          <w:sz w:val="24"/>
          <w:szCs w:val="24"/>
        </w:rPr>
        <w:t xml:space="preserve">) did </w:t>
      </w:r>
      <w:commentRangeStart w:id="67"/>
      <w:r w:rsidRPr="00673DF2">
        <w:rPr>
          <w:rFonts w:ascii="Times New Roman" w:hAnsi="Times New Roman" w:cs="Times New Roman"/>
          <w:sz w:val="24"/>
          <w:szCs w:val="24"/>
        </w:rPr>
        <w:t xml:space="preserve">not leave the coastal grid cells </w:t>
      </w:r>
      <w:commentRangeEnd w:id="67"/>
      <w:r w:rsidR="00EC328E">
        <w:rPr>
          <w:rStyle w:val="CommentReference"/>
        </w:rPr>
        <w:commentReference w:id="67"/>
      </w:r>
      <w:r w:rsidRPr="00673DF2">
        <w:rPr>
          <w:rFonts w:ascii="Times New Roman" w:hAnsi="Times New Roman" w:cs="Times New Roman"/>
          <w:sz w:val="24"/>
          <w:szCs w:val="24"/>
        </w:rPr>
        <w:t xml:space="preserve">indicating that plastic found here most likely has a local origin. </w:t>
      </w:r>
    </w:p>
    <w:p w14:paraId="210BD77A" w14:textId="14369052" w:rsidR="007921C6" w:rsidRPr="00673DF2" w:rsidRDefault="00673DF2" w:rsidP="00673DF2">
      <w:pPr>
        <w:ind w:firstLine="708"/>
        <w:jc w:val="center"/>
        <w:rPr>
          <w:rFonts w:ascii="Times New Roman" w:hAnsi="Times New Roman" w:cs="Times New Roman"/>
          <w:sz w:val="24"/>
          <w:szCs w:val="24"/>
        </w:rPr>
      </w:pPr>
      <w:r>
        <w:rPr>
          <w:noProof/>
          <w:lang w:val="es-CL" w:eastAsia="es-CL"/>
        </w:rPr>
        <w:lastRenderedPageBreak/>
        <mc:AlternateContent>
          <mc:Choice Requires="wps">
            <w:drawing>
              <wp:anchor distT="0" distB="0" distL="114300" distR="114300" simplePos="0" relativeHeight="251668480" behindDoc="1" locked="0" layoutInCell="1" allowOverlap="1" wp14:anchorId="7B2A5F23" wp14:editId="3BF04F38">
                <wp:simplePos x="0" y="0"/>
                <wp:positionH relativeFrom="margin">
                  <wp:posOffset>113665</wp:posOffset>
                </wp:positionH>
                <wp:positionV relativeFrom="paragraph">
                  <wp:posOffset>5068570</wp:posOffset>
                </wp:positionV>
                <wp:extent cx="6140450" cy="266700"/>
                <wp:effectExtent l="0" t="0" r="0" b="0"/>
                <wp:wrapTight wrapText="bothSides">
                  <wp:wrapPolygon edited="0">
                    <wp:start x="0" y="0"/>
                    <wp:lineTo x="0" y="20057"/>
                    <wp:lineTo x="21511" y="20057"/>
                    <wp:lineTo x="21511" y="0"/>
                    <wp:lineTo x="0" y="0"/>
                  </wp:wrapPolygon>
                </wp:wrapTight>
                <wp:docPr id="14" name="Cuadro de texto 14"/>
                <wp:cNvGraphicFramePr/>
                <a:graphic xmlns:a="http://schemas.openxmlformats.org/drawingml/2006/main">
                  <a:graphicData uri="http://schemas.microsoft.com/office/word/2010/wordprocessingShape">
                    <wps:wsp>
                      <wps:cNvSpPr txBox="1"/>
                      <wps:spPr>
                        <a:xfrm>
                          <a:off x="0" y="0"/>
                          <a:ext cx="6140450" cy="266700"/>
                        </a:xfrm>
                        <a:prstGeom prst="rect">
                          <a:avLst/>
                        </a:prstGeom>
                        <a:solidFill>
                          <a:prstClr val="white"/>
                        </a:solidFill>
                        <a:ln>
                          <a:noFill/>
                        </a:ln>
                      </wps:spPr>
                      <wps:txbx>
                        <w:txbxContent>
                          <w:p w14:paraId="4BB1D24E" w14:textId="142905AF" w:rsidR="0067769C" w:rsidRPr="00BD6249" w:rsidRDefault="0067769C" w:rsidP="00673DF2">
                            <w:pPr>
                              <w:pStyle w:val="Caption"/>
                              <w:jc w:val="center"/>
                              <w:rPr>
                                <w:noProof/>
                              </w:rPr>
                            </w:pPr>
                            <w:r w:rsidRPr="008B2C8A">
                              <w:t>Figure 2 The distribution of the minimum time (in days) particles have been afloat before arriving at each measurement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2A5F23" id="Cuadro de texto 14" o:spid="_x0000_s1027" type="#_x0000_t202" style="position:absolute;left:0;text-align:left;margin-left:8.95pt;margin-top:399.1pt;width:483.5pt;height:21pt;z-index:-2516480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" stroked="f">
                <v:textbox style="mso-fit-shape-to-text:t" inset="0,0,0,0">
                  <w:txbxContent>
                    <w:p w14:paraId="4BB1D24E" w14:textId="142905AF" w:rsidR="0067769C" w:rsidRPr="00BD6249" w:rsidRDefault="0067769C" w:rsidP="00673DF2">
                      <w:pPr>
                        <w:pStyle w:val="Descripcin"/>
                        <w:jc w:val="center"/>
                        <w:rPr>
                          <w:noProof/>
                        </w:rPr>
                      </w:pPr>
                      <w:r w:rsidRPr="008B2C8A">
                        <w:t xml:space="preserve">Figure 2 </w:t>
                      </w:r>
                      <w:proofErr w:type="gramStart"/>
                      <w:r w:rsidRPr="008B2C8A">
                        <w:t>The</w:t>
                      </w:r>
                      <w:proofErr w:type="gramEnd"/>
                      <w:r w:rsidRPr="008B2C8A">
                        <w:t xml:space="preserve"> distribution of the minimum time (in days) particles have been afloat before arriving at each measurement location.</w:t>
                      </w:r>
                    </w:p>
                  </w:txbxContent>
                </v:textbox>
                <w10:wrap type="tight" anchorx="margin"/>
              </v:shape>
            </w:pict>
          </mc:Fallback>
        </mc:AlternateContent>
      </w:r>
      <w:r>
        <w:rPr>
          <w:noProof/>
          <w:lang w:val="es-CL" w:eastAsia="es-CL"/>
        </w:rPr>
        <w:drawing>
          <wp:inline distT="0" distB="0" distL="0" distR="0" wp14:anchorId="3BB627A3" wp14:editId="176725DB">
            <wp:extent cx="3905250" cy="502103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05250" cy="5021035"/>
                    </a:xfrm>
                    <a:prstGeom prst="rect">
                      <a:avLst/>
                    </a:prstGeom>
                  </pic:spPr>
                </pic:pic>
              </a:graphicData>
            </a:graphic>
          </wp:inline>
        </w:drawing>
      </w:r>
    </w:p>
    <w:p w14:paraId="30640757" w14:textId="77777777" w:rsidR="007921C6" w:rsidRPr="00673DF2" w:rsidRDefault="007921C6" w:rsidP="007921C6">
      <w:pPr>
        <w:rPr>
          <w:rFonts w:ascii="Times New Roman" w:hAnsi="Times New Roman" w:cs="Times New Roman"/>
          <w:b/>
          <w:bCs/>
          <w:sz w:val="24"/>
          <w:szCs w:val="24"/>
        </w:rPr>
      </w:pPr>
    </w:p>
    <w:p w14:paraId="59F4D3B7" w14:textId="04DD4B7E" w:rsidR="007921C6" w:rsidRPr="00673DF2" w:rsidRDefault="00673DF2" w:rsidP="007921C6">
      <w:pPr>
        <w:rPr>
          <w:rFonts w:ascii="Times New Roman" w:hAnsi="Times New Roman" w:cs="Times New Roman"/>
          <w:b/>
          <w:bCs/>
          <w:sz w:val="24"/>
          <w:szCs w:val="24"/>
        </w:rPr>
      </w:pPr>
      <w:r w:rsidRPr="00673DF2">
        <w:rPr>
          <w:rFonts w:ascii="Times New Roman" w:hAnsi="Times New Roman" w:cs="Times New Roman"/>
          <w:b/>
          <w:bCs/>
          <w:sz w:val="24"/>
          <w:szCs w:val="24"/>
        </w:rPr>
        <w:t>3.5</w:t>
      </w:r>
      <w:r w:rsidR="007921C6" w:rsidRPr="00673DF2">
        <w:rPr>
          <w:rFonts w:ascii="Times New Roman" w:hAnsi="Times New Roman" w:cs="Times New Roman"/>
          <w:b/>
          <w:bCs/>
          <w:sz w:val="24"/>
          <w:szCs w:val="24"/>
        </w:rPr>
        <w:t>. Tuning method</w:t>
      </w:r>
    </w:p>
    <w:p w14:paraId="45A5A058" w14:textId="2AA84A05" w:rsidR="007921C6" w:rsidRPr="00673DF2" w:rsidRDefault="007921C6" w:rsidP="00673DF2">
      <w:pPr>
        <w:rPr>
          <w:rFonts w:ascii="Times New Roman" w:hAnsi="Times New Roman" w:cs="Times New Roman"/>
          <w:sz w:val="24"/>
          <w:szCs w:val="24"/>
        </w:rPr>
      </w:pPr>
      <w:r w:rsidRPr="00673DF2">
        <w:rPr>
          <w:rFonts w:ascii="Times New Roman" w:hAnsi="Times New Roman" w:cs="Times New Roman"/>
          <w:sz w:val="24"/>
          <w:szCs w:val="24"/>
        </w:rPr>
        <w:t xml:space="preserve">We can now tune the 'minimum time afloat' </w:t>
      </w:r>
      <w:r w:rsidRPr="00673DF2">
        <w:rPr>
          <w:rFonts w:ascii="Times New Roman" w:hAnsi="Times New Roman" w:cs="Times New Roman"/>
          <w:i/>
          <w:iCs/>
          <w:sz w:val="24"/>
          <w:szCs w:val="24"/>
        </w:rPr>
        <w:t>T</w:t>
      </w:r>
      <w:r w:rsidRPr="00673DF2">
        <w:rPr>
          <w:rFonts w:ascii="Times New Roman" w:hAnsi="Times New Roman" w:cs="Times New Roman"/>
          <w:sz w:val="24"/>
          <w:szCs w:val="24"/>
        </w:rPr>
        <w:t xml:space="preserve"> to find the best fit with the observed distribution (</w:t>
      </w:r>
      <w:r w:rsidRPr="00673DF2">
        <w:rPr>
          <w:rFonts w:ascii="Times New Roman" w:hAnsi="Times New Roman" w:cs="Times New Roman"/>
          <w:sz w:val="24"/>
          <w:szCs w:val="24"/>
          <w:highlight w:val="yellow"/>
        </w:rPr>
        <w:t>Fig</w:t>
      </w:r>
      <w:r w:rsidR="004A2D05">
        <w:rPr>
          <w:rFonts w:ascii="Times New Roman" w:hAnsi="Times New Roman" w:cs="Times New Roman"/>
          <w:sz w:val="24"/>
          <w:szCs w:val="24"/>
          <w:highlight w:val="yellow"/>
        </w:rPr>
        <w:t>.</w:t>
      </w:r>
      <w:r w:rsidRPr="00673DF2">
        <w:rPr>
          <w:rFonts w:ascii="Times New Roman" w:hAnsi="Times New Roman" w:cs="Times New Roman"/>
          <w:sz w:val="24"/>
          <w:szCs w:val="24"/>
          <w:highlight w:val="yellow"/>
        </w:rPr>
        <w:t xml:space="preserve"> 3</w:t>
      </w:r>
      <w:r w:rsidRPr="00673DF2">
        <w:rPr>
          <w:rFonts w:ascii="Times New Roman" w:hAnsi="Times New Roman" w:cs="Times New Roman"/>
          <w:sz w:val="24"/>
          <w:szCs w:val="24"/>
        </w:rPr>
        <w:t xml:space="preserve">). For this we only include all 'confident' measurements and exclude the measurement on Rapa Nui, as </w:t>
      </w:r>
      <w:ins w:id="68" w:author="Ypma, S.L. (Stefanie)" w:date="2022-08-18T09:48:00Z">
        <w:r w:rsidR="00064A45">
          <w:rPr>
            <w:rFonts w:ascii="Times New Roman" w:hAnsi="Times New Roman" w:cs="Times New Roman"/>
            <w:sz w:val="24"/>
            <w:szCs w:val="24"/>
          </w:rPr>
          <w:t>we’re only interested in the distribution along the main-land.</w:t>
        </w:r>
      </w:ins>
      <w:del w:id="69" w:author="Ypma, S.L. (Stefanie)" w:date="2022-08-18T09:48:00Z">
        <w:r w:rsidRPr="00673DF2" w:rsidDel="00064A45">
          <w:rPr>
            <w:rFonts w:ascii="Times New Roman" w:hAnsi="Times New Roman" w:cs="Times New Roman"/>
            <w:sz w:val="24"/>
            <w:szCs w:val="24"/>
          </w:rPr>
          <w:delText>this outlier dominates the correlation.</w:delText>
        </w:r>
      </w:del>
      <w:r w:rsidR="00673DF2">
        <w:rPr>
          <w:rFonts w:ascii="Times New Roman" w:hAnsi="Times New Roman" w:cs="Times New Roman"/>
          <w:sz w:val="24"/>
          <w:szCs w:val="24"/>
        </w:rPr>
        <w:t xml:space="preserve"> </w:t>
      </w:r>
      <w:r w:rsidRPr="00673DF2">
        <w:rPr>
          <w:rFonts w:ascii="Times New Roman" w:hAnsi="Times New Roman" w:cs="Times New Roman"/>
          <w:color w:val="000000"/>
          <w:sz w:val="24"/>
          <w:szCs w:val="24"/>
          <w:lang w:val="en-GB"/>
        </w:rPr>
        <w:t xml:space="preserve">The maximum Pearson correlation </w:t>
      </w:r>
      <w:r w:rsidRPr="00673DF2">
        <w:rPr>
          <w:rFonts w:ascii="Times New Roman" w:hAnsi="Times New Roman" w:cs="Times New Roman"/>
          <w:color w:val="000000"/>
          <w:sz w:val="24"/>
          <w:szCs w:val="24"/>
        </w:rPr>
        <w:t xml:space="preserve">coefficient </w:t>
      </w:r>
      <w:r w:rsidRPr="00673DF2">
        <w:rPr>
          <w:rFonts w:ascii="Times New Roman" w:hAnsi="Times New Roman" w:cs="Times New Roman"/>
          <w:color w:val="000000"/>
          <w:sz w:val="24"/>
          <w:szCs w:val="24"/>
          <w:lang w:val="en-GB"/>
        </w:rPr>
        <w:t>is found for a '</w:t>
      </w:r>
      <w:r w:rsidRPr="00673DF2">
        <w:rPr>
          <w:rFonts w:ascii="Times New Roman" w:hAnsi="Times New Roman" w:cs="Times New Roman"/>
          <w:color w:val="000000"/>
          <w:sz w:val="24"/>
          <w:szCs w:val="24"/>
        </w:rPr>
        <w:t>minimum time afloat</w:t>
      </w:r>
      <w:r w:rsidRPr="00673DF2">
        <w:rPr>
          <w:rFonts w:ascii="Times New Roman" w:hAnsi="Times New Roman" w:cs="Times New Roman"/>
          <w:color w:val="000000"/>
          <w:sz w:val="24"/>
          <w:szCs w:val="24"/>
          <w:lang w:val="en-GB"/>
        </w:rPr>
        <w:t>' of 7</w:t>
      </w:r>
      <w:ins w:id="70" w:author="Ypma, S.L. (Stefanie)" w:date="2022-08-18T09:48:00Z">
        <w:r w:rsidR="00064A45">
          <w:rPr>
            <w:rFonts w:ascii="Times New Roman" w:hAnsi="Times New Roman" w:cs="Times New Roman"/>
            <w:color w:val="000000"/>
            <w:sz w:val="24"/>
            <w:szCs w:val="24"/>
            <w:lang w:val="en-GB"/>
          </w:rPr>
          <w:t>0</w:t>
        </w:r>
      </w:ins>
      <w:del w:id="71" w:author="Ypma, S.L. (Stefanie)" w:date="2022-08-18T09:48:00Z">
        <w:r w:rsidRPr="00673DF2" w:rsidDel="00064A45">
          <w:rPr>
            <w:rFonts w:ascii="Times New Roman" w:hAnsi="Times New Roman" w:cs="Times New Roman"/>
            <w:color w:val="000000"/>
            <w:sz w:val="24"/>
            <w:szCs w:val="24"/>
            <w:lang w:val="en-GB"/>
          </w:rPr>
          <w:delText>2</w:delText>
        </w:r>
      </w:del>
      <w:r w:rsidRPr="00673DF2">
        <w:rPr>
          <w:rFonts w:ascii="Times New Roman" w:hAnsi="Times New Roman" w:cs="Times New Roman"/>
          <w:color w:val="000000"/>
          <w:sz w:val="24"/>
          <w:szCs w:val="24"/>
          <w:lang w:val="en-GB"/>
        </w:rPr>
        <w:t xml:space="preserve"> days. This </w:t>
      </w:r>
      <w:r w:rsidRPr="00673DF2">
        <w:rPr>
          <w:rFonts w:ascii="Times New Roman" w:hAnsi="Times New Roman" w:cs="Times New Roman"/>
          <w:color w:val="000000"/>
          <w:sz w:val="24"/>
          <w:szCs w:val="24"/>
        </w:rPr>
        <w:t>result suggests</w:t>
      </w:r>
      <w:r w:rsidRPr="00673DF2">
        <w:rPr>
          <w:rFonts w:ascii="Times New Roman" w:hAnsi="Times New Roman" w:cs="Times New Roman"/>
          <w:color w:val="000000"/>
          <w:sz w:val="24"/>
          <w:szCs w:val="24"/>
          <w:lang w:val="en-GB"/>
        </w:rPr>
        <w:t xml:space="preserve"> that </w:t>
      </w:r>
      <w:r w:rsidRPr="00673DF2">
        <w:rPr>
          <w:rFonts w:ascii="Times New Roman" w:hAnsi="Times New Roman" w:cs="Times New Roman"/>
          <w:color w:val="000000"/>
          <w:sz w:val="24"/>
          <w:szCs w:val="24"/>
        </w:rPr>
        <w:t>particles that have been afloat for longer than 7</w:t>
      </w:r>
      <w:ins w:id="72" w:author="Ypma, S.L. (Stefanie)" w:date="2022-08-18T09:48:00Z">
        <w:r w:rsidR="00064A45">
          <w:rPr>
            <w:rFonts w:ascii="Times New Roman" w:hAnsi="Times New Roman" w:cs="Times New Roman"/>
            <w:color w:val="000000"/>
            <w:sz w:val="24"/>
            <w:szCs w:val="24"/>
          </w:rPr>
          <w:t>0</w:t>
        </w:r>
      </w:ins>
      <w:del w:id="73" w:author="Ypma, S.L. (Stefanie)" w:date="2022-08-18T09:48:00Z">
        <w:r w:rsidRPr="00673DF2" w:rsidDel="00064A45">
          <w:rPr>
            <w:rFonts w:ascii="Times New Roman" w:hAnsi="Times New Roman" w:cs="Times New Roman"/>
            <w:color w:val="000000"/>
            <w:sz w:val="24"/>
            <w:szCs w:val="24"/>
          </w:rPr>
          <w:delText>2</w:delText>
        </w:r>
      </w:del>
      <w:r w:rsidRPr="00673DF2">
        <w:rPr>
          <w:rFonts w:ascii="Times New Roman" w:hAnsi="Times New Roman" w:cs="Times New Roman"/>
          <w:color w:val="000000"/>
          <w:sz w:val="24"/>
          <w:szCs w:val="24"/>
        </w:rPr>
        <w:t xml:space="preserve"> days are most likely to show biotic interactions. </w:t>
      </w:r>
      <w:r w:rsidRPr="00673DF2">
        <w:rPr>
          <w:rFonts w:ascii="Times New Roman" w:hAnsi="Times New Roman" w:cs="Times New Roman"/>
          <w:color w:val="000000"/>
          <w:sz w:val="24"/>
          <w:szCs w:val="24"/>
          <w:lang w:val="en-GB"/>
        </w:rPr>
        <w:t>The correlatio</w:t>
      </w:r>
      <w:del w:id="74" w:author="Ypma, S.L. (Stefanie)" w:date="2022-08-18T09:49:00Z">
        <w:r w:rsidRPr="00673DF2" w:rsidDel="00064A45">
          <w:rPr>
            <w:rFonts w:ascii="Times New Roman" w:hAnsi="Times New Roman" w:cs="Times New Roman"/>
            <w:color w:val="000000"/>
            <w:sz w:val="24"/>
            <w:szCs w:val="24"/>
            <w:lang w:val="en-GB"/>
          </w:rPr>
          <w:delText xml:space="preserve">n, when </w:delText>
        </w:r>
        <w:commentRangeStart w:id="75"/>
        <w:r w:rsidRPr="00673DF2" w:rsidDel="00064A45">
          <w:rPr>
            <w:rFonts w:ascii="Times New Roman" w:hAnsi="Times New Roman" w:cs="Times New Roman"/>
            <w:color w:val="000000"/>
            <w:sz w:val="24"/>
            <w:szCs w:val="24"/>
            <w:lang w:val="en-GB"/>
          </w:rPr>
          <w:delText>including Rapa Nui</w:delText>
        </w:r>
        <w:commentRangeEnd w:id="75"/>
        <w:r w:rsidR="004A2D05" w:rsidDel="00064A45">
          <w:rPr>
            <w:rStyle w:val="CommentReference"/>
          </w:rPr>
          <w:commentReference w:id="75"/>
        </w:r>
        <w:r w:rsidRPr="00673DF2" w:rsidDel="00064A45">
          <w:rPr>
            <w:rFonts w:ascii="Times New Roman" w:hAnsi="Times New Roman" w:cs="Times New Roman"/>
            <w:color w:val="000000"/>
            <w:sz w:val="24"/>
            <w:szCs w:val="24"/>
            <w:lang w:val="en-GB"/>
          </w:rPr>
          <w:delText>, is</w:delText>
        </w:r>
      </w:del>
      <w:ins w:id="76" w:author="Ypma, S.L. (Stefanie)" w:date="2022-08-18T09:49:00Z">
        <w:r w:rsidR="00064A45">
          <w:rPr>
            <w:rFonts w:ascii="Times New Roman" w:hAnsi="Times New Roman" w:cs="Times New Roman"/>
            <w:color w:val="000000"/>
            <w:sz w:val="24"/>
            <w:szCs w:val="24"/>
            <w:lang w:val="en-GB"/>
          </w:rPr>
          <w:t>n</w:t>
        </w:r>
      </w:ins>
      <w:r w:rsidRPr="00673DF2">
        <w:rPr>
          <w:rFonts w:ascii="Times New Roman" w:hAnsi="Times New Roman" w:cs="Times New Roman"/>
          <w:color w:val="000000"/>
          <w:sz w:val="24"/>
          <w:szCs w:val="24"/>
          <w:lang w:val="en-GB"/>
        </w:rPr>
        <w:t xml:space="preserve"> </w:t>
      </w:r>
      <w:ins w:id="77" w:author="Ypma, S.L. (Stefanie)" w:date="2022-08-18T09:49:00Z">
        <w:r w:rsidR="00064A45">
          <w:rPr>
            <w:rFonts w:ascii="Times New Roman" w:hAnsi="Times New Roman" w:cs="Times New Roman"/>
            <w:color w:val="000000"/>
            <w:sz w:val="24"/>
            <w:szCs w:val="24"/>
            <w:lang w:val="en-GB"/>
          </w:rPr>
          <w:t xml:space="preserve">is </w:t>
        </w:r>
      </w:ins>
      <w:del w:id="78" w:author="Ypma, S.L. (Stefanie)" w:date="2022-08-18T09:49:00Z">
        <w:r w:rsidRPr="00673DF2" w:rsidDel="00064A45">
          <w:rPr>
            <w:rFonts w:ascii="Times New Roman" w:hAnsi="Times New Roman" w:cs="Times New Roman"/>
            <w:color w:val="000000"/>
            <w:sz w:val="24"/>
            <w:szCs w:val="24"/>
            <w:lang w:val="en-GB"/>
          </w:rPr>
          <w:delText xml:space="preserve">relatively </w:delText>
        </w:r>
      </w:del>
      <w:r w:rsidRPr="00673DF2">
        <w:rPr>
          <w:rFonts w:ascii="Times New Roman" w:hAnsi="Times New Roman" w:cs="Times New Roman"/>
          <w:color w:val="000000"/>
          <w:sz w:val="24"/>
          <w:szCs w:val="24"/>
          <w:lang w:val="en-GB"/>
        </w:rPr>
        <w:t>low (</w:t>
      </w:r>
      <w:ins w:id="79" w:author="Ypma, S.L. (Stefanie)" w:date="2022-08-18T09:49:00Z">
        <w:r w:rsidR="00064A45">
          <w:rPr>
            <w:rFonts w:ascii="Times New Roman" w:hAnsi="Times New Roman" w:cs="Times New Roman"/>
            <w:color w:val="000000"/>
            <w:sz w:val="24"/>
            <w:szCs w:val="24"/>
            <w:lang w:val="en-GB"/>
          </w:rPr>
          <w:t xml:space="preserve">R = </w:t>
        </w:r>
      </w:ins>
      <w:commentRangeStart w:id="80"/>
      <w:r w:rsidRPr="00673DF2">
        <w:rPr>
          <w:rFonts w:ascii="Times New Roman" w:hAnsi="Times New Roman" w:cs="Times New Roman"/>
          <w:color w:val="000000"/>
          <w:sz w:val="24"/>
          <w:szCs w:val="24"/>
          <w:lang w:val="en-GB"/>
        </w:rPr>
        <w:t>0.</w:t>
      </w:r>
      <w:ins w:id="81" w:author="Ypma, S.L. (Stefanie)" w:date="2022-08-18T09:49:00Z">
        <w:r w:rsidR="00064A45">
          <w:rPr>
            <w:rFonts w:ascii="Times New Roman" w:hAnsi="Times New Roman" w:cs="Times New Roman"/>
            <w:color w:val="000000"/>
            <w:sz w:val="24"/>
            <w:szCs w:val="24"/>
            <w:lang w:val="en-GB"/>
          </w:rPr>
          <w:t>2</w:t>
        </w:r>
      </w:ins>
      <w:ins w:id="82" w:author="Ypma, S.L. (Stefanie)" w:date="2022-08-18T09:50:00Z">
        <w:r w:rsidR="00064A45">
          <w:rPr>
            <w:rFonts w:ascii="Times New Roman" w:hAnsi="Times New Roman" w:cs="Times New Roman"/>
            <w:color w:val="000000"/>
            <w:sz w:val="24"/>
            <w:szCs w:val="24"/>
            <w:lang w:val="en-GB"/>
          </w:rPr>
          <w:t>3</w:t>
        </w:r>
      </w:ins>
      <w:ins w:id="83" w:author="Ypma, S.L. (Stefanie)" w:date="2022-08-18T09:49:00Z">
        <w:r w:rsidR="00064A45">
          <w:rPr>
            <w:rFonts w:ascii="Times New Roman" w:hAnsi="Times New Roman" w:cs="Times New Roman"/>
            <w:color w:val="000000"/>
            <w:sz w:val="24"/>
            <w:szCs w:val="24"/>
            <w:lang w:val="en-GB"/>
          </w:rPr>
          <w:t xml:space="preserve">) and insignificant (p-value = </w:t>
        </w:r>
      </w:ins>
      <w:ins w:id="84" w:author="Ypma, S.L. (Stefanie)" w:date="2022-08-18T09:50:00Z">
        <w:r w:rsidR="00064A45">
          <w:rPr>
            <w:rFonts w:ascii="Times New Roman" w:hAnsi="Times New Roman" w:cs="Times New Roman"/>
            <w:color w:val="000000"/>
            <w:sz w:val="24"/>
            <w:szCs w:val="24"/>
            <w:lang w:val="en-GB"/>
          </w:rPr>
          <w:t>0.23)</w:t>
        </w:r>
      </w:ins>
      <w:del w:id="85" w:author="Ypma, S.L. (Stefanie)" w:date="2022-08-18T09:49:00Z">
        <w:r w:rsidRPr="00673DF2" w:rsidDel="00064A45">
          <w:rPr>
            <w:rFonts w:ascii="Times New Roman" w:hAnsi="Times New Roman" w:cs="Times New Roman"/>
            <w:color w:val="000000"/>
            <w:sz w:val="24"/>
            <w:szCs w:val="24"/>
            <w:lang w:val="en-GB"/>
          </w:rPr>
          <w:delText>38</w:delText>
        </w:r>
      </w:del>
      <w:commentRangeEnd w:id="80"/>
      <w:r w:rsidR="002A5AAF">
        <w:rPr>
          <w:rStyle w:val="CommentReference"/>
        </w:rPr>
        <w:commentReference w:id="80"/>
      </w:r>
      <w:r w:rsidRPr="00673DF2">
        <w:rPr>
          <w:rFonts w:ascii="Times New Roman" w:hAnsi="Times New Roman" w:cs="Times New Roman"/>
          <w:color w:val="000000"/>
          <w:sz w:val="24"/>
          <w:szCs w:val="24"/>
        </w:rPr>
        <w:t xml:space="preserve">, </w:t>
      </w:r>
      <w:del w:id="86" w:author="Ypma, S.L. (Stefanie)" w:date="2022-08-18T09:50:00Z">
        <w:r w:rsidRPr="00673DF2" w:rsidDel="00064A45">
          <w:rPr>
            <w:rFonts w:ascii="Times New Roman" w:hAnsi="Times New Roman" w:cs="Times New Roman"/>
            <w:color w:val="000000"/>
            <w:sz w:val="24"/>
            <w:szCs w:val="24"/>
          </w:rPr>
          <w:delText>with a p-value of 0.035</w:delText>
        </w:r>
        <w:r w:rsidRPr="00673DF2" w:rsidDel="00064A45">
          <w:rPr>
            <w:rFonts w:ascii="Times New Roman" w:hAnsi="Times New Roman" w:cs="Times New Roman"/>
            <w:color w:val="000000"/>
            <w:sz w:val="24"/>
            <w:szCs w:val="24"/>
            <w:lang w:val="en-GB"/>
          </w:rPr>
          <w:delText xml:space="preserve">), </w:delText>
        </w:r>
      </w:del>
      <w:r w:rsidRPr="00673DF2">
        <w:rPr>
          <w:rFonts w:ascii="Times New Roman" w:hAnsi="Times New Roman" w:cs="Times New Roman"/>
          <w:color w:val="000000"/>
          <w:sz w:val="24"/>
          <w:szCs w:val="24"/>
          <w:lang w:val="en-GB"/>
        </w:rPr>
        <w:t xml:space="preserve">but </w:t>
      </w:r>
      <w:r w:rsidRPr="00673DF2">
        <w:rPr>
          <w:rFonts w:ascii="Times New Roman" w:hAnsi="Times New Roman" w:cs="Times New Roman"/>
          <w:color w:val="000000"/>
          <w:sz w:val="24"/>
          <w:szCs w:val="24"/>
          <w:lang w:val="en-GB"/>
        </w:rPr>
        <w:lastRenderedPageBreak/>
        <w:t xml:space="preserve">if we look at the large scale, </w:t>
      </w:r>
      <w:del w:id="87" w:author="Ypma, S.L. (Stefanie)" w:date="2022-08-18T09:51:00Z">
        <w:r w:rsidRPr="00673DF2" w:rsidDel="0096188E">
          <w:rPr>
            <w:rFonts w:ascii="Times New Roman" w:hAnsi="Times New Roman" w:cs="Times New Roman"/>
            <w:color w:val="000000"/>
            <w:sz w:val="24"/>
            <w:szCs w:val="24"/>
            <w:lang w:val="en-GB"/>
          </w:rPr>
          <w:delText>we do seem to capture some of the</w:delText>
        </w:r>
      </w:del>
      <w:ins w:id="88" w:author="Ypma, S.L. (Stefanie)" w:date="2022-08-18T09:51:00Z">
        <w:r w:rsidR="0096188E">
          <w:rPr>
            <w:rFonts w:ascii="Times New Roman" w:hAnsi="Times New Roman" w:cs="Times New Roman"/>
            <w:color w:val="000000"/>
            <w:sz w:val="24"/>
            <w:szCs w:val="24"/>
            <w:lang w:val="en-GB"/>
          </w:rPr>
          <w:t xml:space="preserve">the </w:t>
        </w:r>
        <w:proofErr w:type="spellStart"/>
        <w:r w:rsidR="0096188E">
          <w:rPr>
            <w:rFonts w:ascii="Times New Roman" w:hAnsi="Times New Roman" w:cs="Times New Roman"/>
            <w:color w:val="000000"/>
            <w:sz w:val="24"/>
            <w:szCs w:val="24"/>
            <w:lang w:val="en-GB"/>
          </w:rPr>
          <w:t>modeled</w:t>
        </w:r>
      </w:ins>
      <w:proofErr w:type="spellEnd"/>
      <w:r w:rsidRPr="00673DF2">
        <w:rPr>
          <w:rFonts w:ascii="Times New Roman" w:hAnsi="Times New Roman" w:cs="Times New Roman"/>
          <w:color w:val="000000"/>
          <w:sz w:val="24"/>
          <w:szCs w:val="24"/>
          <w:lang w:val="en-GB"/>
        </w:rPr>
        <w:t xml:space="preserve"> spatial variability </w:t>
      </w:r>
      <w:ins w:id="89" w:author="Ypma, S.L. (Stefanie)" w:date="2022-08-18T09:51:00Z">
        <w:r w:rsidR="0096188E">
          <w:rPr>
            <w:rFonts w:ascii="Times New Roman" w:hAnsi="Times New Roman" w:cs="Times New Roman"/>
            <w:color w:val="000000"/>
            <w:sz w:val="24"/>
            <w:szCs w:val="24"/>
            <w:lang w:val="en-GB"/>
          </w:rPr>
          <w:t>seems pro</w:t>
        </w:r>
      </w:ins>
      <w:ins w:id="90" w:author="Ypma, S.L. (Stefanie)" w:date="2022-08-18T09:52:00Z">
        <w:r w:rsidR="0096188E">
          <w:rPr>
            <w:rFonts w:ascii="Times New Roman" w:hAnsi="Times New Roman" w:cs="Times New Roman"/>
            <w:color w:val="000000"/>
            <w:sz w:val="24"/>
            <w:szCs w:val="24"/>
            <w:lang w:val="en-GB"/>
          </w:rPr>
          <w:t>mising compared to the observations using</w:t>
        </w:r>
      </w:ins>
      <w:del w:id="91" w:author="Ypma, S.L. (Stefanie)" w:date="2022-08-18T09:52:00Z">
        <w:r w:rsidRPr="00673DF2" w:rsidDel="0096188E">
          <w:rPr>
            <w:rFonts w:ascii="Times New Roman" w:hAnsi="Times New Roman" w:cs="Times New Roman"/>
            <w:color w:val="000000"/>
            <w:sz w:val="24"/>
            <w:szCs w:val="24"/>
          </w:rPr>
          <w:delText xml:space="preserve">observed </w:delText>
        </w:r>
        <w:r w:rsidRPr="00673DF2" w:rsidDel="0096188E">
          <w:rPr>
            <w:rFonts w:ascii="Times New Roman" w:hAnsi="Times New Roman" w:cs="Times New Roman"/>
            <w:color w:val="000000"/>
            <w:sz w:val="24"/>
            <w:szCs w:val="24"/>
            <w:lang w:val="en-GB"/>
          </w:rPr>
          <w:delText>with</w:delText>
        </w:r>
      </w:del>
      <w:r w:rsidRPr="00673DF2">
        <w:rPr>
          <w:rFonts w:ascii="Times New Roman" w:hAnsi="Times New Roman" w:cs="Times New Roman"/>
          <w:color w:val="000000"/>
          <w:sz w:val="24"/>
          <w:szCs w:val="24"/>
          <w:lang w:val="en-GB"/>
        </w:rPr>
        <w:t xml:space="preserve"> this approach (</w:t>
      </w:r>
      <w:r w:rsidRPr="00673DF2">
        <w:rPr>
          <w:rFonts w:ascii="Times New Roman" w:hAnsi="Times New Roman" w:cs="Times New Roman"/>
          <w:color w:val="000000"/>
          <w:sz w:val="24"/>
          <w:szCs w:val="24"/>
          <w:highlight w:val="yellow"/>
        </w:rPr>
        <w:t>Fig. 4</w:t>
      </w:r>
      <w:r w:rsidRPr="00673DF2">
        <w:rPr>
          <w:rFonts w:ascii="Times New Roman" w:hAnsi="Times New Roman" w:cs="Times New Roman"/>
          <w:color w:val="000000"/>
          <w:sz w:val="24"/>
          <w:szCs w:val="24"/>
          <w:lang w:val="en-GB"/>
        </w:rPr>
        <w:t>).</w:t>
      </w:r>
    </w:p>
    <w:p w14:paraId="7E051E31" w14:textId="77777777" w:rsidR="007921C6" w:rsidRDefault="007921C6" w:rsidP="007921C6">
      <w:pPr>
        <w:pStyle w:val="NormalWeb"/>
        <w:keepNext/>
      </w:pPr>
      <w:r>
        <w:rPr>
          <w:rFonts w:ascii="Helvetica Neue" w:hAnsi="Helvetica Neue"/>
          <w:noProof/>
          <w:color w:val="000000"/>
          <w:sz w:val="20"/>
          <w:szCs w:val="20"/>
        </w:rPr>
        <w:drawing>
          <wp:inline distT="0" distB="0" distL="0" distR="0" wp14:anchorId="246E0B21" wp14:editId="4F71DF13">
            <wp:extent cx="5727700" cy="2863850"/>
            <wp:effectExtent l="0" t="0" r="0" b="635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25642FEB" w14:textId="336310B1" w:rsidR="007921C6" w:rsidRPr="00902928" w:rsidRDefault="007921C6" w:rsidP="007921C6">
      <w:pPr>
        <w:pStyle w:val="Caption"/>
        <w:rPr>
          <w:rFonts w:ascii="Helvetica Neue" w:hAnsi="Helvetica Neue"/>
          <w:color w:val="000000"/>
          <w:sz w:val="20"/>
          <w:szCs w:val="20"/>
        </w:rPr>
      </w:pPr>
      <w:r>
        <w:t xml:space="preserve">Figure </w:t>
      </w:r>
      <w:r w:rsidR="00673DF2">
        <w:t>3</w:t>
      </w:r>
      <w:r>
        <w:t xml:space="preserve"> The Pearson correlation between the observed estimates and the percentage of particles being afloat longer than time T (the minimum time afloat) as a function of T. Maximum correlation is found for T = 7</w:t>
      </w:r>
      <w:del w:id="92" w:author="Ypma, S.L. (Stefanie)" w:date="2022-08-18T09:52:00Z">
        <w:r w:rsidDel="0096188E">
          <w:delText>2</w:delText>
        </w:r>
      </w:del>
      <w:ins w:id="93" w:author="Ypma, S.L. (Stefanie)" w:date="2022-08-18T09:52:00Z">
        <w:r w:rsidR="0096188E">
          <w:t>0</w:t>
        </w:r>
      </w:ins>
      <w:r>
        <w:t xml:space="preserve"> days (dotted line). </w:t>
      </w:r>
    </w:p>
    <w:p w14:paraId="6068A8F3" w14:textId="77777777" w:rsidR="004A2D05" w:rsidRDefault="004A2D05" w:rsidP="007921C6">
      <w:pPr>
        <w:rPr>
          <w:rFonts w:ascii="Times New Roman" w:hAnsi="Times New Roman" w:cs="Times New Roman"/>
          <w:sz w:val="24"/>
          <w:szCs w:val="24"/>
        </w:rPr>
      </w:pPr>
    </w:p>
    <w:p w14:paraId="0F8F166D" w14:textId="194EC700" w:rsidR="007921C6" w:rsidRPr="00673DF2" w:rsidRDefault="007921C6" w:rsidP="007921C6">
      <w:pPr>
        <w:rPr>
          <w:rFonts w:ascii="Times New Roman" w:hAnsi="Times New Roman" w:cs="Times New Roman"/>
          <w:sz w:val="24"/>
          <w:szCs w:val="24"/>
        </w:rPr>
      </w:pPr>
      <w:r w:rsidRPr="00673DF2">
        <w:rPr>
          <w:rFonts w:ascii="Times New Roman" w:hAnsi="Times New Roman" w:cs="Times New Roman"/>
          <w:sz w:val="24"/>
          <w:szCs w:val="24"/>
        </w:rPr>
        <w:t xml:space="preserve">The two main oceanic systems that </w:t>
      </w:r>
      <w:ins w:id="94" w:author="Ypma, S.L. (Stefanie)" w:date="2022-08-18T09:53:00Z">
        <w:r w:rsidR="0096188E">
          <w:rPr>
            <w:rFonts w:ascii="Times New Roman" w:hAnsi="Times New Roman" w:cs="Times New Roman"/>
            <w:sz w:val="24"/>
            <w:szCs w:val="24"/>
          </w:rPr>
          <w:t xml:space="preserve">may </w:t>
        </w:r>
      </w:ins>
      <w:r w:rsidRPr="00673DF2">
        <w:rPr>
          <w:rFonts w:ascii="Times New Roman" w:hAnsi="Times New Roman" w:cs="Times New Roman"/>
          <w:sz w:val="24"/>
          <w:szCs w:val="24"/>
        </w:rPr>
        <w:t xml:space="preserve">impact the </w:t>
      </w:r>
      <w:ins w:id="95" w:author="Ypma, S.L. (Stefanie)" w:date="2022-08-18T09:53:00Z">
        <w:r w:rsidR="0096188E">
          <w:rPr>
            <w:rFonts w:ascii="Times New Roman" w:hAnsi="Times New Roman" w:cs="Times New Roman"/>
            <w:sz w:val="24"/>
            <w:szCs w:val="24"/>
          </w:rPr>
          <w:t xml:space="preserve">spatial </w:t>
        </w:r>
      </w:ins>
      <w:r w:rsidRPr="00673DF2">
        <w:rPr>
          <w:rFonts w:ascii="Times New Roman" w:hAnsi="Times New Roman" w:cs="Times New Roman"/>
          <w:sz w:val="24"/>
          <w:szCs w:val="24"/>
        </w:rPr>
        <w:t>distribution</w:t>
      </w:r>
      <w:del w:id="96" w:author="Ypma, S.L. (Stefanie)" w:date="2022-08-18T09:52:00Z">
        <w:r w:rsidRPr="00673DF2" w:rsidDel="0096188E">
          <w:rPr>
            <w:rFonts w:ascii="Times New Roman" w:hAnsi="Times New Roman" w:cs="Times New Roman"/>
            <w:sz w:val="24"/>
            <w:szCs w:val="24"/>
          </w:rPr>
          <w:delText xml:space="preserve"> seen</w:delText>
        </w:r>
      </w:del>
      <w:r w:rsidRPr="00673DF2">
        <w:rPr>
          <w:rFonts w:ascii="Times New Roman" w:hAnsi="Times New Roman" w:cs="Times New Roman"/>
          <w:sz w:val="24"/>
          <w:szCs w:val="24"/>
        </w:rPr>
        <w:t xml:space="preserve"> are the large upwelling zone along the coastlines of Chile and Peru making the arrival of remotely sourced plastic unlikely and the North Equatorial Return Current that potentially transports marine debris towards the coastlines of </w:t>
      </w:r>
      <w:r w:rsidR="00494A61">
        <w:rPr>
          <w:rFonts w:ascii="Times New Roman" w:hAnsi="Times New Roman" w:cs="Times New Roman"/>
          <w:sz w:val="24"/>
          <w:szCs w:val="24"/>
        </w:rPr>
        <w:t>Central America</w:t>
      </w:r>
      <w:r w:rsidRPr="00673DF2">
        <w:rPr>
          <w:rFonts w:ascii="Times New Roman" w:hAnsi="Times New Roman" w:cs="Times New Roman"/>
          <w:sz w:val="24"/>
          <w:szCs w:val="24"/>
        </w:rPr>
        <w:t>. The particles washing ashore at Rapa Nui do not show a dominant arrival pattern, but rather randomly travel towards the island. This can be explained by the fact that Rapa Nui is located close to the center of the South-East Pacific Gyre, where the ocean circulation is characterized by slow varying velocities.</w:t>
      </w:r>
    </w:p>
    <w:p w14:paraId="7F5C1515" w14:textId="77777777" w:rsidR="007921C6" w:rsidRDefault="007921C6" w:rsidP="007921C6">
      <w:pPr>
        <w:keepNext/>
      </w:pPr>
      <w:r>
        <w:rPr>
          <w:noProof/>
          <w:lang w:val="es-CL" w:eastAsia="es-CL"/>
        </w:rPr>
        <w:lastRenderedPageBreak/>
        <w:drawing>
          <wp:inline distT="0" distB="0" distL="0" distR="0" wp14:anchorId="1CFB55DC" wp14:editId="3AF980DC">
            <wp:extent cx="5727700" cy="572770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7E70E22A" w14:textId="68EE76E2" w:rsidR="007921C6" w:rsidRDefault="007921C6" w:rsidP="00F2223C">
      <w:pPr>
        <w:pStyle w:val="Caption"/>
      </w:pPr>
      <w:r>
        <w:t xml:space="preserve">Figure 4 showing (a) the observed distribution of the fraction of positively buoyant items with biotic interactions (markers) and a subset of the 100-day backward particle trajectories arriving at each measurement location. The observed estimates (colored markers) are compared </w:t>
      </w:r>
      <w:commentRangeStart w:id="97"/>
      <w:r>
        <w:t>with the fraction of particles that have been afloat for longer than 7</w:t>
      </w:r>
      <w:del w:id="98" w:author="Ypma, S.L. (Stefanie)" w:date="2022-08-18T09:53:00Z">
        <w:r w:rsidDel="0096188E">
          <w:delText>2</w:delText>
        </w:r>
      </w:del>
      <w:ins w:id="99" w:author="Ypma, S.L. (Stefanie)" w:date="2022-08-18T09:53:00Z">
        <w:r w:rsidR="0096188E">
          <w:t>0</w:t>
        </w:r>
      </w:ins>
      <w:r>
        <w:t xml:space="preserve"> days </w:t>
      </w:r>
      <w:commentRangeEnd w:id="97"/>
      <w:r w:rsidR="003C79A9">
        <w:rPr>
          <w:rStyle w:val="CommentReference"/>
          <w:i w:val="0"/>
          <w:iCs w:val="0"/>
          <w:color w:val="auto"/>
        </w:rPr>
        <w:commentReference w:id="97"/>
      </w:r>
      <w:r>
        <w:t>(gray triangles) in (b). The straight lines indicate the difference between the observed and modeled estimate. Note the different scale for the observed and modeled estimate.</w:t>
      </w:r>
      <w:ins w:id="100" w:author="Ypma, S.L. (Stefanie)" w:date="2022-08-18T09:54:00Z">
        <w:r w:rsidR="0096188E">
          <w:t xml:space="preserve"> The shaded lines are derived by first linearly interpolating the modeled (gray) and observed (green and orange) estimates to a </w:t>
        </w:r>
        <w:proofErr w:type="gramStart"/>
        <w:r w:rsidR="0096188E">
          <w:t>1 degree</w:t>
        </w:r>
        <w:proofErr w:type="gramEnd"/>
        <w:r w:rsidR="0096188E">
          <w:t xml:space="preserve"> latitudinal resolution </w:t>
        </w:r>
      </w:ins>
      <w:ins w:id="101" w:author="Ypma, S.L. (Stefanie)" w:date="2022-08-18T09:55:00Z">
        <w:r w:rsidR="0096188E">
          <w:t>and subsequently applying a running-average</w:t>
        </w:r>
      </w:ins>
      <w:ins w:id="102" w:author="Ypma, S.L. (Stefanie)" w:date="2022-08-18T09:56:00Z">
        <w:r w:rsidR="0096188E">
          <w:t xml:space="preserve"> </w:t>
        </w:r>
      </w:ins>
      <w:ins w:id="103" w:author="Ypma, S.L. (Stefanie)" w:date="2022-08-18T09:55:00Z">
        <w:r w:rsidR="0096188E">
          <w:t>of 3 degrees.</w:t>
        </w:r>
      </w:ins>
    </w:p>
    <w:p w14:paraId="43AD68E6" w14:textId="77777777" w:rsidR="00F2223C" w:rsidRDefault="00F2223C" w:rsidP="00F2223C"/>
    <w:p w14:paraId="3F4FEB3F" w14:textId="77777777" w:rsidR="00F2223C" w:rsidRDefault="00F2223C" w:rsidP="00F2223C"/>
    <w:p w14:paraId="4D3F8D73" w14:textId="77777777" w:rsidR="00F2223C" w:rsidRDefault="00F2223C" w:rsidP="00F2223C"/>
    <w:p w14:paraId="2F62E9C4" w14:textId="77777777" w:rsidR="00F2223C" w:rsidRDefault="00F2223C" w:rsidP="00F2223C"/>
    <w:p w14:paraId="37989633" w14:textId="123174A8" w:rsidR="007921C6" w:rsidRPr="00F2223C" w:rsidRDefault="007921C6" w:rsidP="00F2223C">
      <w:pPr>
        <w:rPr>
          <w:rFonts w:ascii="Times New Roman" w:hAnsi="Times New Roman" w:cs="Times New Roman"/>
          <w:b/>
          <w:bCs/>
          <w:sz w:val="24"/>
          <w:szCs w:val="24"/>
        </w:rPr>
      </w:pPr>
      <w:r w:rsidRPr="00F2223C">
        <w:rPr>
          <w:rFonts w:ascii="Times New Roman" w:hAnsi="Times New Roman" w:cs="Times New Roman"/>
          <w:b/>
          <w:bCs/>
          <w:sz w:val="24"/>
          <w:szCs w:val="24"/>
        </w:rPr>
        <w:t>References</w:t>
      </w:r>
    </w:p>
    <w:p w14:paraId="38DFF157" w14:textId="77777777" w:rsidR="0063409D" w:rsidRPr="0063409D" w:rsidRDefault="0063409D" w:rsidP="0063409D">
      <w:pPr>
        <w:pStyle w:val="Bibliography"/>
        <w:spacing w:line="240" w:lineRule="auto"/>
        <w:rPr>
          <w:lang w:val="en-NL"/>
        </w:rPr>
      </w:pPr>
      <w:r w:rsidRPr="0063409D">
        <w:rPr>
          <w:lang w:val="en-NL"/>
        </w:rPr>
        <w:t xml:space="preserve">Bravo, M., Astudillo, J. C., Lancellotti, D., Luna-Jorquera, G., Valdivia, N., &amp; Thiel, M. (2011). Rafting on abiotic substrata: Properties of floating items and their influence on community succession. </w:t>
      </w:r>
      <w:r w:rsidRPr="0063409D">
        <w:rPr>
          <w:i/>
          <w:iCs/>
          <w:lang w:val="en-NL"/>
        </w:rPr>
        <w:t>Marine Ecology Progress Series</w:t>
      </w:r>
      <w:r w:rsidRPr="0063409D">
        <w:rPr>
          <w:lang w:val="en-NL"/>
        </w:rPr>
        <w:t xml:space="preserve">, </w:t>
      </w:r>
      <w:r w:rsidRPr="0063409D">
        <w:rPr>
          <w:i/>
          <w:iCs/>
          <w:lang w:val="en-NL"/>
        </w:rPr>
        <w:t>439</w:t>
      </w:r>
      <w:r w:rsidRPr="0063409D">
        <w:rPr>
          <w:lang w:val="en-NL"/>
        </w:rPr>
        <w:t xml:space="preserve">, 1–17. </w:t>
      </w:r>
      <w:r w:rsidRPr="0063409D">
        <w:rPr>
          <w:lang w:val="en-NL"/>
        </w:rPr>
        <w:fldChar w:fldCharType="begin"/>
      </w:r>
      <w:r w:rsidRPr="0063409D">
        <w:rPr>
          <w:lang w:val="en-NL"/>
        </w:rPr>
        <w:instrText xml:space="preserve"> HYPERLINK "https://doi.org/10.3354/meps09344" </w:instrText>
      </w:r>
      <w:r w:rsidRPr="0063409D">
        <w:rPr>
          <w:lang w:val="en-NL"/>
        </w:rPr>
        <w:fldChar w:fldCharType="separate"/>
      </w:r>
      <w:r w:rsidRPr="0063409D">
        <w:rPr>
          <w:rStyle w:val="Hyperlink"/>
          <w:lang w:val="en-NL"/>
        </w:rPr>
        <w:t>https://doi.org/10.3354/meps09344</w:t>
      </w:r>
      <w:r w:rsidRPr="0063409D">
        <w:fldChar w:fldCharType="end"/>
      </w:r>
    </w:p>
    <w:p w14:paraId="62B73458" w14:textId="77F83402" w:rsidR="0063409D" w:rsidRPr="0063409D" w:rsidRDefault="0063409D" w:rsidP="0063409D">
      <w:pPr>
        <w:pStyle w:val="Bibliography"/>
        <w:spacing w:line="240" w:lineRule="auto"/>
      </w:pPr>
    </w:p>
    <w:p w14:paraId="064A2CD0" w14:textId="1A7EE397" w:rsidR="0063409D" w:rsidRDefault="0063409D" w:rsidP="0063409D">
      <w:pPr>
        <w:spacing w:line="240" w:lineRule="auto"/>
      </w:pPr>
      <w:r w:rsidRPr="0063409D">
        <w:rPr>
          <w:lang w:val="en-NL"/>
        </w:rPr>
        <w:t>Browne, M. A., Chapman, M. G., Thompson, R. C., Amaral Zettler, L. A., Jambeck, J., &amp; Mallos, N. J.</w:t>
      </w:r>
      <w:r w:rsidRPr="0063409D">
        <w:t xml:space="preserve"> </w:t>
      </w:r>
      <w:r w:rsidRPr="0063409D">
        <w:rPr>
          <w:lang w:val="en-NL"/>
        </w:rPr>
        <w:t xml:space="preserve">(2015). Spatial and Temporal Patterns of Stranded Intertidal Marine Debris: Is There a Picture of Global Change? </w:t>
      </w:r>
      <w:r w:rsidRPr="0063409D">
        <w:rPr>
          <w:i/>
          <w:iCs/>
          <w:lang w:val="en-NL"/>
        </w:rPr>
        <w:t>Environmental Science &amp; Technology</w:t>
      </w:r>
      <w:r w:rsidRPr="0063409D">
        <w:rPr>
          <w:lang w:val="en-NL"/>
        </w:rPr>
        <w:t xml:space="preserve">, </w:t>
      </w:r>
      <w:r w:rsidRPr="0063409D">
        <w:rPr>
          <w:i/>
          <w:iCs/>
          <w:lang w:val="en-NL"/>
        </w:rPr>
        <w:t>49</w:t>
      </w:r>
      <w:r w:rsidRPr="0063409D">
        <w:rPr>
          <w:lang w:val="en-NL"/>
        </w:rPr>
        <w:t xml:space="preserve">(12), 7082–7094. </w:t>
      </w:r>
      <w:r w:rsidRPr="0063409D">
        <w:rPr>
          <w:lang w:val="en-NL"/>
        </w:rPr>
        <w:fldChar w:fldCharType="begin"/>
      </w:r>
      <w:r w:rsidRPr="0063409D">
        <w:rPr>
          <w:lang w:val="en-NL"/>
        </w:rPr>
        <w:instrText xml:space="preserve"> HYPERLINK "https://doi.org/10.1021/es5060572" </w:instrText>
      </w:r>
      <w:r w:rsidRPr="0063409D">
        <w:rPr>
          <w:lang w:val="en-NL"/>
        </w:rPr>
        <w:fldChar w:fldCharType="separate"/>
      </w:r>
      <w:r w:rsidRPr="0063409D">
        <w:rPr>
          <w:rStyle w:val="Hyperlink"/>
          <w:lang w:val="en-NL"/>
        </w:rPr>
        <w:t>https://doi.org/10.1021/es5060572</w:t>
      </w:r>
      <w:r w:rsidRPr="0063409D">
        <w:fldChar w:fldCharType="end"/>
      </w:r>
    </w:p>
    <w:p w14:paraId="10EDE689" w14:textId="31F155DE" w:rsidR="0063409D" w:rsidRDefault="0063409D" w:rsidP="0063409D">
      <w:pPr>
        <w:spacing w:line="240" w:lineRule="auto"/>
      </w:pPr>
    </w:p>
    <w:p w14:paraId="0436B2E1" w14:textId="303C6601" w:rsidR="008F4545" w:rsidRDefault="008F4545" w:rsidP="008F4545">
      <w:pPr>
        <w:spacing w:line="240" w:lineRule="auto"/>
        <w:rPr>
          <w:lang w:val="en-NL"/>
        </w:rPr>
      </w:pPr>
      <w:r w:rsidRPr="008F4545">
        <w:rPr>
          <w:lang w:val="en-NL"/>
        </w:rPr>
        <w:t xml:space="preserve">van Duinen, B., Kaandorp, M. L. A., &amp; van Sebille, E. (2022). Identifying Marine Sources of Beached Plastics Through a Bayesian Framework: Application to Southwest Netherlands. </w:t>
      </w:r>
      <w:r w:rsidRPr="008F4545">
        <w:rPr>
          <w:i/>
          <w:iCs/>
          <w:lang w:val="en-NL"/>
        </w:rPr>
        <w:t>Geophysical Research Letters</w:t>
      </w:r>
      <w:r w:rsidRPr="008F4545">
        <w:rPr>
          <w:lang w:val="en-NL"/>
        </w:rPr>
        <w:t xml:space="preserve">, </w:t>
      </w:r>
      <w:r w:rsidRPr="008F4545">
        <w:rPr>
          <w:i/>
          <w:iCs/>
          <w:lang w:val="en-NL"/>
        </w:rPr>
        <w:t>49</w:t>
      </w:r>
      <w:r w:rsidRPr="008F4545">
        <w:rPr>
          <w:lang w:val="en-NL"/>
        </w:rPr>
        <w:t xml:space="preserve">(4), e2021GL097214. </w:t>
      </w:r>
      <w:r w:rsidRPr="008F4545">
        <w:rPr>
          <w:lang w:val="en-NL"/>
        </w:rPr>
        <w:fldChar w:fldCharType="begin"/>
      </w:r>
      <w:r w:rsidRPr="008F4545">
        <w:rPr>
          <w:lang w:val="en-NL"/>
        </w:rPr>
        <w:instrText xml:space="preserve"> HYPERLINK "https://doi.org/10.1029/2021GL097214" </w:instrText>
      </w:r>
      <w:r w:rsidRPr="008F4545">
        <w:rPr>
          <w:lang w:val="en-NL"/>
        </w:rPr>
        <w:fldChar w:fldCharType="separate"/>
      </w:r>
      <w:r w:rsidRPr="008F4545">
        <w:rPr>
          <w:rStyle w:val="Hyperlink"/>
          <w:lang w:val="en-NL"/>
        </w:rPr>
        <w:t>https://doi.org/10.1029/2021GL097214</w:t>
      </w:r>
      <w:r w:rsidRPr="008F4545">
        <w:rPr>
          <w:lang w:val="en-NL"/>
        </w:rPr>
        <w:fldChar w:fldCharType="end"/>
      </w:r>
    </w:p>
    <w:p w14:paraId="1821F075" w14:textId="7173C21D" w:rsidR="008F4545" w:rsidRDefault="008F4545" w:rsidP="008F4545">
      <w:pPr>
        <w:spacing w:line="240" w:lineRule="auto"/>
        <w:rPr>
          <w:lang w:val="en-NL"/>
        </w:rPr>
      </w:pPr>
    </w:p>
    <w:p w14:paraId="7AC2FA0A" w14:textId="3E04D6CD" w:rsidR="008F4545" w:rsidRDefault="008F4545" w:rsidP="008F4545">
      <w:pPr>
        <w:spacing w:line="240" w:lineRule="auto"/>
        <w:rPr>
          <w:lang w:val="en-NL"/>
        </w:rPr>
      </w:pPr>
      <w:r w:rsidRPr="008F4545">
        <w:rPr>
          <w:lang w:val="en-NL"/>
        </w:rPr>
        <w:t xml:space="preserve">Durgadoo, J. V., Biastoch, A., New, A. L., Rühs, S., Nurser, A. J. G., Drillet, Y., &amp; Bidlot, J.-R. (2021). Strategies for simulating the drift of marine debris. </w:t>
      </w:r>
      <w:r w:rsidRPr="008F4545">
        <w:rPr>
          <w:i/>
          <w:iCs/>
          <w:lang w:val="en-NL"/>
        </w:rPr>
        <w:t>Journal of Operational Oceanography</w:t>
      </w:r>
      <w:r w:rsidRPr="008F4545">
        <w:rPr>
          <w:lang w:val="en-NL"/>
        </w:rPr>
        <w:t xml:space="preserve">, </w:t>
      </w:r>
      <w:r w:rsidRPr="008F4545">
        <w:rPr>
          <w:i/>
          <w:iCs/>
          <w:lang w:val="en-NL"/>
        </w:rPr>
        <w:t>14</w:t>
      </w:r>
      <w:r w:rsidRPr="008F4545">
        <w:rPr>
          <w:lang w:val="en-NL"/>
        </w:rPr>
        <w:t xml:space="preserve">(1), 1–12. </w:t>
      </w:r>
      <w:r w:rsidRPr="008F4545">
        <w:rPr>
          <w:lang w:val="en-NL"/>
        </w:rPr>
        <w:fldChar w:fldCharType="begin"/>
      </w:r>
      <w:r w:rsidRPr="008F4545">
        <w:rPr>
          <w:lang w:val="en-NL"/>
        </w:rPr>
        <w:instrText xml:space="preserve"> HYPERLINK "https://doi.org/10.1080/1755876X.2019.1602102" </w:instrText>
      </w:r>
      <w:r w:rsidRPr="008F4545">
        <w:rPr>
          <w:lang w:val="en-NL"/>
        </w:rPr>
        <w:fldChar w:fldCharType="separate"/>
      </w:r>
      <w:r w:rsidRPr="008F4545">
        <w:rPr>
          <w:rStyle w:val="Hyperlink"/>
          <w:lang w:val="en-NL"/>
        </w:rPr>
        <w:t>https://doi.org/10.1080/1755876X.2019.1602102</w:t>
      </w:r>
      <w:r w:rsidRPr="008F4545">
        <w:rPr>
          <w:lang w:val="en-NL"/>
        </w:rPr>
        <w:fldChar w:fldCharType="end"/>
      </w:r>
    </w:p>
    <w:p w14:paraId="5AB15B53" w14:textId="61096BB9" w:rsidR="008F4545" w:rsidRDefault="008F4545" w:rsidP="008F4545">
      <w:pPr>
        <w:spacing w:line="240" w:lineRule="auto"/>
        <w:rPr>
          <w:lang w:val="en-NL"/>
        </w:rPr>
      </w:pPr>
    </w:p>
    <w:p w14:paraId="588C8705" w14:textId="00D1D98F" w:rsidR="008F4545" w:rsidRDefault="008F4545" w:rsidP="008F4545">
      <w:pPr>
        <w:spacing w:line="240" w:lineRule="auto"/>
        <w:rPr>
          <w:lang w:val="en-NL"/>
        </w:rPr>
      </w:pPr>
      <w:r w:rsidRPr="008F4545">
        <w:rPr>
          <w:lang w:val="en-NL"/>
        </w:rPr>
        <w:t xml:space="preserve">Gasparin, F., Greiner, E., Lellouche, J.-M., Legalloudec, O., Garric, G., Drillet, Y., Bourdallé-Badie, R., Traon, P.-Y. L., Rémy, E., &amp; Drévillon, M. (2018). A large-scale view of oceanic variability from 2007 to 2015 in the global high resolution monitoring and forecasting system at Mercator Océan. </w:t>
      </w:r>
      <w:r w:rsidRPr="008F4545">
        <w:rPr>
          <w:i/>
          <w:iCs/>
          <w:lang w:val="en-NL"/>
        </w:rPr>
        <w:t>Journal of Marine Systems</w:t>
      </w:r>
      <w:r w:rsidRPr="008F4545">
        <w:rPr>
          <w:lang w:val="en-NL"/>
        </w:rPr>
        <w:t xml:space="preserve">, </w:t>
      </w:r>
      <w:r w:rsidRPr="008F4545">
        <w:rPr>
          <w:i/>
          <w:iCs/>
          <w:lang w:val="en-NL"/>
        </w:rPr>
        <w:t>187</w:t>
      </w:r>
      <w:r w:rsidRPr="008F4545">
        <w:rPr>
          <w:lang w:val="en-NL"/>
        </w:rPr>
        <w:t xml:space="preserve">, 260–276. </w:t>
      </w:r>
      <w:r w:rsidRPr="008F4545">
        <w:rPr>
          <w:lang w:val="en-NL"/>
        </w:rPr>
        <w:fldChar w:fldCharType="begin"/>
      </w:r>
      <w:r w:rsidRPr="008F4545">
        <w:rPr>
          <w:lang w:val="en-NL"/>
        </w:rPr>
        <w:instrText xml:space="preserve"> HYPERLINK "https://doi.org/10.1016/j.jmarsys.2018.06.015" </w:instrText>
      </w:r>
      <w:r w:rsidRPr="008F4545">
        <w:rPr>
          <w:lang w:val="en-NL"/>
        </w:rPr>
        <w:fldChar w:fldCharType="separate"/>
      </w:r>
      <w:r w:rsidRPr="008F4545">
        <w:rPr>
          <w:rStyle w:val="Hyperlink"/>
          <w:lang w:val="en-NL"/>
        </w:rPr>
        <w:t>https://doi.org/10.1016/j.jmarsys.2018.06.015</w:t>
      </w:r>
      <w:r w:rsidRPr="008F4545">
        <w:rPr>
          <w:lang w:val="en-NL"/>
        </w:rPr>
        <w:fldChar w:fldCharType="end"/>
      </w:r>
    </w:p>
    <w:p w14:paraId="0D93FD2C" w14:textId="14FAA221" w:rsidR="008F4545" w:rsidRDefault="008F4545" w:rsidP="008F4545">
      <w:pPr>
        <w:spacing w:line="240" w:lineRule="auto"/>
        <w:rPr>
          <w:lang w:val="en-NL"/>
        </w:rPr>
      </w:pPr>
    </w:p>
    <w:p w14:paraId="56395B28" w14:textId="16D8FAB3" w:rsidR="008F4545" w:rsidRDefault="008F4545" w:rsidP="008F4545">
      <w:pPr>
        <w:spacing w:line="240" w:lineRule="auto"/>
        <w:rPr>
          <w:lang w:val="en-NL"/>
        </w:rPr>
      </w:pPr>
      <w:r w:rsidRPr="008F4545">
        <w:rPr>
          <w:lang w:val="en-NL"/>
        </w:rPr>
        <w:t xml:space="preserve">Isobe, A., &amp; Iwasaki, S. (2022). The fate of missing ocean plastics: Are they just a marine environmental problem? </w:t>
      </w:r>
      <w:r w:rsidRPr="008F4545">
        <w:rPr>
          <w:i/>
          <w:iCs/>
          <w:lang w:val="en-NL"/>
        </w:rPr>
        <w:t>Science of The Total Environment</w:t>
      </w:r>
      <w:r w:rsidRPr="008F4545">
        <w:rPr>
          <w:lang w:val="en-NL"/>
        </w:rPr>
        <w:t xml:space="preserve">, </w:t>
      </w:r>
      <w:r w:rsidRPr="008F4545">
        <w:rPr>
          <w:i/>
          <w:iCs/>
          <w:lang w:val="en-NL"/>
        </w:rPr>
        <w:t>825</w:t>
      </w:r>
      <w:r w:rsidRPr="008F4545">
        <w:rPr>
          <w:lang w:val="en-NL"/>
        </w:rPr>
        <w:t xml:space="preserve">, 153935. </w:t>
      </w:r>
      <w:r w:rsidRPr="008F4545">
        <w:rPr>
          <w:lang w:val="en-NL"/>
        </w:rPr>
        <w:fldChar w:fldCharType="begin"/>
      </w:r>
      <w:r w:rsidRPr="008F4545">
        <w:rPr>
          <w:lang w:val="en-NL"/>
        </w:rPr>
        <w:instrText xml:space="preserve"> HYPERLINK "https://doi.org/10.1016/j.scitotenv.2022.153935" </w:instrText>
      </w:r>
      <w:r w:rsidRPr="008F4545">
        <w:rPr>
          <w:lang w:val="en-NL"/>
        </w:rPr>
        <w:fldChar w:fldCharType="separate"/>
      </w:r>
      <w:r w:rsidRPr="008F4545">
        <w:rPr>
          <w:rStyle w:val="Hyperlink"/>
          <w:lang w:val="en-NL"/>
        </w:rPr>
        <w:t>https://doi.org/10.1016/j.scitotenv.2022.153935</w:t>
      </w:r>
      <w:r w:rsidRPr="008F4545">
        <w:rPr>
          <w:lang w:val="en-NL"/>
        </w:rPr>
        <w:fldChar w:fldCharType="end"/>
      </w:r>
    </w:p>
    <w:p w14:paraId="1D16701C" w14:textId="00D795CD" w:rsidR="008F4545" w:rsidRDefault="008F4545" w:rsidP="008F4545">
      <w:pPr>
        <w:spacing w:line="240" w:lineRule="auto"/>
        <w:rPr>
          <w:lang w:val="en-NL"/>
        </w:rPr>
      </w:pPr>
    </w:p>
    <w:p w14:paraId="017883D3" w14:textId="2C158FFE" w:rsidR="008F4545" w:rsidRDefault="008F4545" w:rsidP="008F4545">
      <w:pPr>
        <w:spacing w:line="240" w:lineRule="auto"/>
        <w:rPr>
          <w:lang w:val="en-NL"/>
        </w:rPr>
      </w:pPr>
      <w:r w:rsidRPr="008F4545">
        <w:rPr>
          <w:lang w:val="en-NL"/>
        </w:rPr>
        <w:t xml:space="preserve">Kaandorp, M. L. A., Dijkstra, H. A., &amp; van Sebille, E. (2020). Closing the Mediterranean Marine Floating Plastic Mass Budget: Inverse Modeling of Sources and Sinks. </w:t>
      </w:r>
      <w:r w:rsidRPr="008F4545">
        <w:rPr>
          <w:i/>
          <w:iCs/>
          <w:lang w:val="en-NL"/>
        </w:rPr>
        <w:t>Environmental Science &amp; Technology</w:t>
      </w:r>
      <w:r w:rsidRPr="008F4545">
        <w:rPr>
          <w:lang w:val="en-NL"/>
        </w:rPr>
        <w:t xml:space="preserve">, </w:t>
      </w:r>
      <w:r w:rsidRPr="008F4545">
        <w:rPr>
          <w:i/>
          <w:iCs/>
          <w:lang w:val="en-NL"/>
        </w:rPr>
        <w:t>54</w:t>
      </w:r>
      <w:r w:rsidRPr="008F4545">
        <w:rPr>
          <w:lang w:val="en-NL"/>
        </w:rPr>
        <w:t xml:space="preserve">(19), 11980–11989. </w:t>
      </w:r>
      <w:r w:rsidRPr="008F4545">
        <w:rPr>
          <w:lang w:val="en-NL"/>
        </w:rPr>
        <w:fldChar w:fldCharType="begin"/>
      </w:r>
      <w:r w:rsidRPr="008F4545">
        <w:rPr>
          <w:lang w:val="en-NL"/>
        </w:rPr>
        <w:instrText xml:space="preserve"> HYPERLINK "https://doi.org/10.1021/acs.est.0c01984" </w:instrText>
      </w:r>
      <w:r w:rsidRPr="008F4545">
        <w:rPr>
          <w:lang w:val="en-NL"/>
        </w:rPr>
        <w:fldChar w:fldCharType="separate"/>
      </w:r>
      <w:r w:rsidRPr="008F4545">
        <w:rPr>
          <w:rStyle w:val="Hyperlink"/>
          <w:lang w:val="en-NL"/>
        </w:rPr>
        <w:t>https://doi.org/10.1021/acs.est.0c01984</w:t>
      </w:r>
      <w:r w:rsidRPr="008F4545">
        <w:rPr>
          <w:lang w:val="en-NL"/>
        </w:rPr>
        <w:fldChar w:fldCharType="end"/>
      </w:r>
    </w:p>
    <w:p w14:paraId="5241BF37" w14:textId="3F5186CF" w:rsidR="008F4545" w:rsidRDefault="008F4545" w:rsidP="008F4545">
      <w:pPr>
        <w:spacing w:line="240" w:lineRule="auto"/>
        <w:rPr>
          <w:lang w:val="en-NL"/>
        </w:rPr>
      </w:pPr>
    </w:p>
    <w:p w14:paraId="07457758" w14:textId="66759B7E" w:rsidR="008F4545" w:rsidRDefault="008F4545" w:rsidP="008F4545">
      <w:pPr>
        <w:spacing w:line="240" w:lineRule="auto"/>
        <w:rPr>
          <w:lang w:val="en-NL"/>
        </w:rPr>
      </w:pPr>
      <w:r w:rsidRPr="008F4545">
        <w:rPr>
          <w:lang w:val="en-NL"/>
        </w:rPr>
        <w:t xml:space="preserve">Lellouche, J.-M., Greiner, E., Le Galloudec, O., Garric, G., Regnier, C., Drevillon, M., Benkiran, M., Testut, C.-E., Bourdalle-Badie, R., Gasparin, F., Hernandez, O., Levier, B., Drillet, Y., Remy, E., &amp; Le Traon, P.-Y. (2018). Recent updates to the Copernicus Marine Service global ocean monitoring and forecasting real-time 1∕12° high-resolution system. </w:t>
      </w:r>
      <w:r w:rsidRPr="008F4545">
        <w:rPr>
          <w:i/>
          <w:iCs/>
          <w:lang w:val="en-NL"/>
        </w:rPr>
        <w:t>Ocean Science</w:t>
      </w:r>
      <w:r w:rsidRPr="008F4545">
        <w:rPr>
          <w:lang w:val="en-NL"/>
        </w:rPr>
        <w:t xml:space="preserve">, </w:t>
      </w:r>
      <w:r w:rsidRPr="008F4545">
        <w:rPr>
          <w:i/>
          <w:iCs/>
          <w:lang w:val="en-NL"/>
        </w:rPr>
        <w:t>14</w:t>
      </w:r>
      <w:r w:rsidRPr="008F4545">
        <w:rPr>
          <w:lang w:val="en-NL"/>
        </w:rPr>
        <w:t xml:space="preserve">(5), 1093–1126. </w:t>
      </w:r>
      <w:r w:rsidRPr="008F4545">
        <w:rPr>
          <w:lang w:val="en-NL"/>
        </w:rPr>
        <w:fldChar w:fldCharType="begin"/>
      </w:r>
      <w:r w:rsidRPr="008F4545">
        <w:rPr>
          <w:lang w:val="en-NL"/>
        </w:rPr>
        <w:instrText xml:space="preserve"> HYPERLINK "https://doi.org/10.5194/os-14-1093-2018" </w:instrText>
      </w:r>
      <w:r w:rsidRPr="008F4545">
        <w:rPr>
          <w:lang w:val="en-NL"/>
        </w:rPr>
        <w:fldChar w:fldCharType="separate"/>
      </w:r>
      <w:r w:rsidRPr="008F4545">
        <w:rPr>
          <w:rStyle w:val="Hyperlink"/>
          <w:lang w:val="en-NL"/>
        </w:rPr>
        <w:t>https://doi.org/10.5194/os-14-1093-2018</w:t>
      </w:r>
      <w:r w:rsidRPr="008F4545">
        <w:rPr>
          <w:lang w:val="en-NL"/>
        </w:rPr>
        <w:fldChar w:fldCharType="end"/>
      </w:r>
    </w:p>
    <w:p w14:paraId="48DB1DCB" w14:textId="1912D99A" w:rsidR="008F4545" w:rsidRDefault="008F4545" w:rsidP="008F4545">
      <w:pPr>
        <w:spacing w:line="240" w:lineRule="auto"/>
        <w:rPr>
          <w:lang w:val="en-NL"/>
        </w:rPr>
      </w:pPr>
    </w:p>
    <w:p w14:paraId="66AC5F04" w14:textId="32B882E0" w:rsidR="008F4545" w:rsidRDefault="008F4545" w:rsidP="008F4545">
      <w:pPr>
        <w:spacing w:line="240" w:lineRule="auto"/>
        <w:rPr>
          <w:lang w:val="en-NL"/>
        </w:rPr>
      </w:pPr>
      <w:r w:rsidRPr="008F4545">
        <w:rPr>
          <w:lang w:val="en-NL"/>
        </w:rPr>
        <w:t xml:space="preserve">Maximenko, N., Corradi, P., Law, K. L., Van Sebille, E., Garaba, S. P., Lampitt, R. S., Galgani, F., Martinez-Vicente, V., Goddijn-Murphy, L., Veiga, J. M., Thompson, R. C., Maes, C., Moller, D., Löscher, C. R., Addamo, A. M., Lamson, M. R., Centurioni, L. R., Posth, N. R., Lumpkin, R., … Wilcox, C. (2019). Toward the Integrated Marine Debris Observing System. </w:t>
      </w:r>
      <w:r w:rsidRPr="008F4545">
        <w:rPr>
          <w:i/>
          <w:iCs/>
          <w:lang w:val="en-NL"/>
        </w:rPr>
        <w:t>Frontiers in Marine Science</w:t>
      </w:r>
      <w:r w:rsidRPr="008F4545">
        <w:rPr>
          <w:lang w:val="en-NL"/>
        </w:rPr>
        <w:t xml:space="preserve">, </w:t>
      </w:r>
      <w:r w:rsidRPr="008F4545">
        <w:rPr>
          <w:i/>
          <w:iCs/>
          <w:lang w:val="en-NL"/>
        </w:rPr>
        <w:t>6</w:t>
      </w:r>
      <w:r w:rsidRPr="008F4545">
        <w:rPr>
          <w:lang w:val="en-NL"/>
        </w:rPr>
        <w:t xml:space="preserve">. </w:t>
      </w:r>
      <w:r w:rsidRPr="008F4545">
        <w:rPr>
          <w:lang w:val="en-NL"/>
        </w:rPr>
        <w:fldChar w:fldCharType="begin"/>
      </w:r>
      <w:r w:rsidRPr="008F4545">
        <w:rPr>
          <w:lang w:val="en-NL"/>
        </w:rPr>
        <w:instrText xml:space="preserve"> HYPERLINK "https://www.frontiersin.org/articles/10.3389/fmars.2019.00447" </w:instrText>
      </w:r>
      <w:r w:rsidRPr="008F4545">
        <w:rPr>
          <w:lang w:val="en-NL"/>
        </w:rPr>
        <w:fldChar w:fldCharType="separate"/>
      </w:r>
      <w:r w:rsidRPr="008F4545">
        <w:rPr>
          <w:rStyle w:val="Hyperlink"/>
          <w:lang w:val="en-NL"/>
        </w:rPr>
        <w:t>https://www.frontiersin.org/articles/10.3389/fmars.2019.00447</w:t>
      </w:r>
      <w:r w:rsidRPr="008F4545">
        <w:rPr>
          <w:lang w:val="en-NL"/>
        </w:rPr>
        <w:fldChar w:fldCharType="end"/>
      </w:r>
    </w:p>
    <w:p w14:paraId="6B81A762" w14:textId="67FF5CE6" w:rsidR="008F4545" w:rsidRDefault="008F4545" w:rsidP="008F4545">
      <w:pPr>
        <w:spacing w:line="240" w:lineRule="auto"/>
        <w:rPr>
          <w:lang w:val="en-NL"/>
        </w:rPr>
      </w:pPr>
    </w:p>
    <w:p w14:paraId="3E717C5B" w14:textId="346E488E" w:rsidR="008F4545" w:rsidRDefault="008F4545" w:rsidP="008F4545">
      <w:pPr>
        <w:spacing w:line="240" w:lineRule="auto"/>
        <w:rPr>
          <w:lang w:val="en-NL"/>
        </w:rPr>
      </w:pPr>
      <w:r w:rsidRPr="008F4545">
        <w:rPr>
          <w:lang w:val="en-NL"/>
        </w:rPr>
        <w:lastRenderedPageBreak/>
        <w:t xml:space="preserve">Onink, V., Jongedijk, C. E., Hoffman, M. J., Sebille, E. van, &amp; Laufkötter, C. (2021). Global simulations of marine plastic transport show plastic trapping in coastal zones. </w:t>
      </w:r>
      <w:r w:rsidRPr="008F4545">
        <w:rPr>
          <w:i/>
          <w:iCs/>
          <w:lang w:val="en-NL"/>
        </w:rPr>
        <w:t>Environmental Research Letters</w:t>
      </w:r>
      <w:r w:rsidRPr="008F4545">
        <w:rPr>
          <w:lang w:val="en-NL"/>
        </w:rPr>
        <w:t xml:space="preserve">, </w:t>
      </w:r>
      <w:r w:rsidRPr="008F4545">
        <w:rPr>
          <w:i/>
          <w:iCs/>
          <w:lang w:val="en-NL"/>
        </w:rPr>
        <w:t>16</w:t>
      </w:r>
      <w:r w:rsidRPr="008F4545">
        <w:rPr>
          <w:lang w:val="en-NL"/>
        </w:rPr>
        <w:t xml:space="preserve">(6), 064053. </w:t>
      </w:r>
      <w:r w:rsidRPr="008F4545">
        <w:rPr>
          <w:lang w:val="en-NL"/>
        </w:rPr>
        <w:fldChar w:fldCharType="begin"/>
      </w:r>
      <w:r w:rsidRPr="008F4545">
        <w:rPr>
          <w:lang w:val="en-NL"/>
        </w:rPr>
        <w:instrText xml:space="preserve"> HYPERLINK "https://doi.org/10.1088/1748-9326/abecbd" </w:instrText>
      </w:r>
      <w:r w:rsidRPr="008F4545">
        <w:rPr>
          <w:lang w:val="en-NL"/>
        </w:rPr>
        <w:fldChar w:fldCharType="separate"/>
      </w:r>
      <w:r w:rsidRPr="008F4545">
        <w:rPr>
          <w:rStyle w:val="Hyperlink"/>
          <w:lang w:val="en-NL"/>
        </w:rPr>
        <w:t>https://doi.org/10.1088/1748-9326/abecbd</w:t>
      </w:r>
      <w:r w:rsidRPr="008F4545">
        <w:rPr>
          <w:lang w:val="en-NL"/>
        </w:rPr>
        <w:fldChar w:fldCharType="end"/>
      </w:r>
    </w:p>
    <w:p w14:paraId="05E23559" w14:textId="69E8DC63" w:rsidR="008F4545" w:rsidRDefault="008F4545" w:rsidP="008F4545">
      <w:pPr>
        <w:spacing w:line="240" w:lineRule="auto"/>
        <w:rPr>
          <w:lang w:val="en-NL"/>
        </w:rPr>
      </w:pPr>
    </w:p>
    <w:p w14:paraId="29BCC819" w14:textId="5BCE39A3" w:rsidR="008F4545" w:rsidRDefault="008F4545" w:rsidP="008F4545">
      <w:pPr>
        <w:spacing w:line="240" w:lineRule="auto"/>
        <w:rPr>
          <w:lang w:val="en-NL"/>
        </w:rPr>
      </w:pPr>
      <w:r w:rsidRPr="008F4545">
        <w:rPr>
          <w:lang w:val="en-NL"/>
        </w:rPr>
        <w:t xml:space="preserve">Sebille, E. van, Aliani, S., Law, K. L., Maximenko, N., Alsina, J. M., Bagaev, A., Bergmann, M., Chapron, B., Chubarenko, I., Cózar, A., Delandmeter, P., Egger, M., Fox-Kemper, B., Garaba, S. P., Goddijn-Murphy, L., Hardesty, B. D., Hoffman, M. J., Isobe, A., Jongedijk, C. E., … Wichmann, D. (2020). The physical oceanography of the transport of floating marine debris. </w:t>
      </w:r>
      <w:r w:rsidRPr="008F4545">
        <w:rPr>
          <w:i/>
          <w:iCs/>
          <w:lang w:val="en-NL"/>
        </w:rPr>
        <w:t>Environmental Research Letters</w:t>
      </w:r>
      <w:r w:rsidRPr="008F4545">
        <w:rPr>
          <w:lang w:val="en-NL"/>
        </w:rPr>
        <w:t xml:space="preserve">, </w:t>
      </w:r>
      <w:r w:rsidRPr="008F4545">
        <w:rPr>
          <w:i/>
          <w:iCs/>
          <w:lang w:val="en-NL"/>
        </w:rPr>
        <w:t>15</w:t>
      </w:r>
      <w:r w:rsidRPr="008F4545">
        <w:rPr>
          <w:lang w:val="en-NL"/>
        </w:rPr>
        <w:t xml:space="preserve">(2), 023003. </w:t>
      </w:r>
      <w:r w:rsidRPr="008F4545">
        <w:rPr>
          <w:lang w:val="en-NL"/>
        </w:rPr>
        <w:fldChar w:fldCharType="begin"/>
      </w:r>
      <w:r w:rsidRPr="008F4545">
        <w:rPr>
          <w:lang w:val="en-NL"/>
        </w:rPr>
        <w:instrText xml:space="preserve"> HYPERLINK "https://doi.org/10.1088/1748-9326/ab6d7d" </w:instrText>
      </w:r>
      <w:r w:rsidRPr="008F4545">
        <w:rPr>
          <w:lang w:val="en-NL"/>
        </w:rPr>
        <w:fldChar w:fldCharType="separate"/>
      </w:r>
      <w:r w:rsidRPr="008F4545">
        <w:rPr>
          <w:rStyle w:val="Hyperlink"/>
          <w:lang w:val="en-NL"/>
        </w:rPr>
        <w:t>https://doi.org/10.1088/1748-9326/ab6d7d</w:t>
      </w:r>
      <w:r w:rsidRPr="008F4545">
        <w:rPr>
          <w:lang w:val="en-NL"/>
        </w:rPr>
        <w:fldChar w:fldCharType="end"/>
      </w:r>
    </w:p>
    <w:p w14:paraId="1185F8AF" w14:textId="5BA21C93" w:rsidR="008F4545" w:rsidRDefault="008F4545" w:rsidP="008F4545">
      <w:pPr>
        <w:spacing w:line="240" w:lineRule="auto"/>
        <w:rPr>
          <w:lang w:val="en-NL"/>
        </w:rPr>
      </w:pPr>
    </w:p>
    <w:p w14:paraId="1FD3C3C9" w14:textId="7B871B02" w:rsidR="008F4545" w:rsidRDefault="008F4545" w:rsidP="008F4545">
      <w:pPr>
        <w:spacing w:line="240" w:lineRule="auto"/>
        <w:rPr>
          <w:lang w:val="en-NL"/>
        </w:rPr>
      </w:pPr>
      <w:r w:rsidRPr="008F4545">
        <w:rPr>
          <w:lang w:val="en-NL"/>
        </w:rPr>
        <w:t xml:space="preserve">Serra-Gonçalves, C., Lavers, J. L., &amp; Bond, A. L. (2019). Global Review of Beach Debris Monitoring and Future Recommendations. </w:t>
      </w:r>
      <w:r w:rsidRPr="008F4545">
        <w:rPr>
          <w:i/>
          <w:iCs/>
          <w:lang w:val="en-NL"/>
        </w:rPr>
        <w:t>Environmental Science &amp; Technology</w:t>
      </w:r>
      <w:r w:rsidRPr="008F4545">
        <w:rPr>
          <w:lang w:val="en-NL"/>
        </w:rPr>
        <w:t xml:space="preserve">, </w:t>
      </w:r>
      <w:r w:rsidRPr="008F4545">
        <w:rPr>
          <w:i/>
          <w:iCs/>
          <w:lang w:val="en-NL"/>
        </w:rPr>
        <w:t>53</w:t>
      </w:r>
      <w:r w:rsidRPr="008F4545">
        <w:rPr>
          <w:lang w:val="en-NL"/>
        </w:rPr>
        <w:t xml:space="preserve">(21), 12158–12167. </w:t>
      </w:r>
      <w:r w:rsidRPr="008F4545">
        <w:rPr>
          <w:lang w:val="en-NL"/>
        </w:rPr>
        <w:fldChar w:fldCharType="begin"/>
      </w:r>
      <w:r w:rsidRPr="008F4545">
        <w:rPr>
          <w:lang w:val="en-NL"/>
        </w:rPr>
        <w:instrText xml:space="preserve"> HYPERLINK "https://doi.org/10.1021/acs.est.9b01424" </w:instrText>
      </w:r>
      <w:r w:rsidRPr="008F4545">
        <w:rPr>
          <w:lang w:val="en-NL"/>
        </w:rPr>
        <w:fldChar w:fldCharType="separate"/>
      </w:r>
      <w:r w:rsidRPr="008F4545">
        <w:rPr>
          <w:rStyle w:val="Hyperlink"/>
          <w:lang w:val="en-NL"/>
        </w:rPr>
        <w:t>https://doi.org/10.1021/acs.est.9b01424</w:t>
      </w:r>
      <w:r w:rsidRPr="008F4545">
        <w:rPr>
          <w:lang w:val="en-NL"/>
        </w:rPr>
        <w:fldChar w:fldCharType="end"/>
      </w:r>
    </w:p>
    <w:p w14:paraId="09241723" w14:textId="4898537C" w:rsidR="00D91EA8" w:rsidRDefault="00D91EA8" w:rsidP="008F4545">
      <w:pPr>
        <w:spacing w:line="240" w:lineRule="auto"/>
        <w:rPr>
          <w:lang w:val="en-NL"/>
        </w:rPr>
      </w:pPr>
    </w:p>
    <w:p w14:paraId="58F66D8B" w14:textId="6E43AD6B" w:rsidR="008F4545" w:rsidRDefault="00D91EA8" w:rsidP="008F4545">
      <w:pPr>
        <w:spacing w:line="240" w:lineRule="auto"/>
        <w:rPr>
          <w:lang w:val="en-NL"/>
        </w:rPr>
      </w:pPr>
      <w:r w:rsidRPr="00D91EA8">
        <w:rPr>
          <w:lang w:val="en-NL"/>
        </w:rPr>
        <w:t>Thiel, M., &amp; Gutow, L. (2005). The ecology of rafting in the marine environment. II. The rafting organisms and community. In </w:t>
      </w:r>
      <w:r w:rsidRPr="00D91EA8">
        <w:rPr>
          <w:i/>
          <w:iCs/>
          <w:lang w:val="en-NL"/>
        </w:rPr>
        <w:t>Oceanography and marine biology</w:t>
      </w:r>
      <w:r w:rsidRPr="00D91EA8">
        <w:rPr>
          <w:lang w:val="en-NL"/>
        </w:rPr>
        <w:t> (pp. 289-428). CRC Press.</w:t>
      </w:r>
    </w:p>
    <w:p w14:paraId="008AA024" w14:textId="612E41C5" w:rsidR="008F4545" w:rsidRDefault="008F4545" w:rsidP="008F4545">
      <w:pPr>
        <w:spacing w:line="240" w:lineRule="auto"/>
        <w:rPr>
          <w:lang w:val="en-NL"/>
        </w:rPr>
      </w:pPr>
    </w:p>
    <w:p w14:paraId="550FDD27" w14:textId="72EA7401" w:rsidR="008F4545" w:rsidRDefault="008F4545" w:rsidP="008F4545">
      <w:pPr>
        <w:spacing w:line="240" w:lineRule="auto"/>
        <w:rPr>
          <w:lang w:val="en-NL"/>
        </w:rPr>
      </w:pPr>
      <w:r w:rsidRPr="008F4545">
        <w:rPr>
          <w:lang w:val="en-NL"/>
        </w:rPr>
        <w:t xml:space="preserve">Thiel, M., Lorca, B. B., Bravo, L., Hinojosa, I. A., &amp; Meneses, H. Z. (2021). Daily accumulation rates of marine litter on the shores of Rapa Nui (Easter Island) in the South Pacific Ocean. </w:t>
      </w:r>
      <w:r w:rsidRPr="008F4545">
        <w:rPr>
          <w:i/>
          <w:iCs/>
          <w:lang w:val="en-NL"/>
        </w:rPr>
        <w:t>Marine Pollution Bulletin</w:t>
      </w:r>
      <w:r w:rsidRPr="008F4545">
        <w:rPr>
          <w:lang w:val="en-NL"/>
        </w:rPr>
        <w:t xml:space="preserve">, </w:t>
      </w:r>
      <w:r w:rsidRPr="008F4545">
        <w:rPr>
          <w:i/>
          <w:iCs/>
          <w:lang w:val="en-NL"/>
        </w:rPr>
        <w:t>169</w:t>
      </w:r>
      <w:r w:rsidRPr="008F4545">
        <w:rPr>
          <w:lang w:val="en-NL"/>
        </w:rPr>
        <w:t xml:space="preserve">, 112535. </w:t>
      </w:r>
      <w:r w:rsidRPr="008F4545">
        <w:rPr>
          <w:lang w:val="en-NL"/>
        </w:rPr>
        <w:fldChar w:fldCharType="begin"/>
      </w:r>
      <w:r w:rsidRPr="008F4545">
        <w:rPr>
          <w:lang w:val="en-NL"/>
        </w:rPr>
        <w:instrText xml:space="preserve"> HYPERLINK "https://doi.org/10.1016/j.marpolbul.2021.112535" </w:instrText>
      </w:r>
      <w:r w:rsidRPr="008F4545">
        <w:rPr>
          <w:lang w:val="en-NL"/>
        </w:rPr>
        <w:fldChar w:fldCharType="separate"/>
      </w:r>
      <w:r w:rsidRPr="008F4545">
        <w:rPr>
          <w:rStyle w:val="Hyperlink"/>
          <w:lang w:val="en-NL"/>
        </w:rPr>
        <w:t>https://doi.org/10.1016/j.marpolbul.2021.112535</w:t>
      </w:r>
      <w:r w:rsidRPr="008F4545">
        <w:rPr>
          <w:lang w:val="en-NL"/>
        </w:rPr>
        <w:fldChar w:fldCharType="end"/>
      </w:r>
    </w:p>
    <w:p w14:paraId="27715283" w14:textId="2B0797D1" w:rsidR="00D91EA8" w:rsidRDefault="00D91EA8" w:rsidP="008F4545">
      <w:pPr>
        <w:spacing w:line="240" w:lineRule="auto"/>
        <w:rPr>
          <w:lang w:val="en-NL"/>
        </w:rPr>
      </w:pPr>
    </w:p>
    <w:p w14:paraId="056B6FBF" w14:textId="77777777" w:rsidR="00D91EA8" w:rsidRPr="00D91EA8" w:rsidRDefault="00D91EA8" w:rsidP="00D91EA8">
      <w:pPr>
        <w:spacing w:line="240" w:lineRule="auto"/>
        <w:rPr>
          <w:lang w:val="en-NL"/>
        </w:rPr>
      </w:pPr>
      <w:r w:rsidRPr="00D91EA8">
        <w:rPr>
          <w:lang w:val="en-NL"/>
        </w:rPr>
        <w:t xml:space="preserve">Uhrin, A. V., Hong, S., Burgess, H. K., Lim, S., &amp; Dettloff, K. (2022). Towards a North Pacific long-term monitoring program for ocean plastic pollution: A systematic review and recommendations for shorelines. </w:t>
      </w:r>
      <w:r w:rsidRPr="00D91EA8">
        <w:rPr>
          <w:i/>
          <w:iCs/>
          <w:lang w:val="en-NL"/>
        </w:rPr>
        <w:t>Environmental Pollution</w:t>
      </w:r>
      <w:r w:rsidRPr="00D91EA8">
        <w:rPr>
          <w:lang w:val="en-NL"/>
        </w:rPr>
        <w:t xml:space="preserve">, 119862. </w:t>
      </w:r>
      <w:r w:rsidRPr="00D91EA8">
        <w:rPr>
          <w:lang w:val="en-NL"/>
        </w:rPr>
        <w:fldChar w:fldCharType="begin"/>
      </w:r>
      <w:r w:rsidRPr="00D91EA8">
        <w:rPr>
          <w:lang w:val="en-NL"/>
        </w:rPr>
        <w:instrText xml:space="preserve"> HYPERLINK "https://doi.org/10.1016/j.envpol.2022.119862" </w:instrText>
      </w:r>
      <w:r w:rsidRPr="00D91EA8">
        <w:rPr>
          <w:lang w:val="en-NL"/>
        </w:rPr>
        <w:fldChar w:fldCharType="separate"/>
      </w:r>
      <w:r w:rsidRPr="00D91EA8">
        <w:rPr>
          <w:rStyle w:val="Hyperlink"/>
          <w:lang w:val="en-NL"/>
        </w:rPr>
        <w:t>https://doi.org/10.1016/j.envpol.2022.119862</w:t>
      </w:r>
      <w:r w:rsidRPr="00D91EA8">
        <w:rPr>
          <w:lang w:val="en-NL"/>
        </w:rPr>
        <w:fldChar w:fldCharType="end"/>
      </w:r>
    </w:p>
    <w:p w14:paraId="5D580364" w14:textId="77777777" w:rsidR="00D91EA8" w:rsidRPr="008F4545" w:rsidRDefault="00D91EA8" w:rsidP="008F4545">
      <w:pPr>
        <w:spacing w:line="240" w:lineRule="auto"/>
        <w:rPr>
          <w:lang w:val="en-NL"/>
        </w:rPr>
      </w:pPr>
    </w:p>
    <w:p w14:paraId="469E0FB9" w14:textId="77777777" w:rsidR="008F4545" w:rsidRPr="008F4545" w:rsidRDefault="008F4545" w:rsidP="008F4545">
      <w:pPr>
        <w:spacing w:line="240" w:lineRule="auto"/>
        <w:rPr>
          <w:lang w:val="en-NL"/>
        </w:rPr>
      </w:pPr>
    </w:p>
    <w:p w14:paraId="752F2CC9" w14:textId="77777777" w:rsidR="008F4545" w:rsidRPr="008F4545" w:rsidRDefault="008F4545" w:rsidP="008F4545">
      <w:pPr>
        <w:spacing w:line="240" w:lineRule="auto"/>
        <w:rPr>
          <w:lang w:val="en-NL"/>
        </w:rPr>
      </w:pPr>
    </w:p>
    <w:p w14:paraId="255BA4CC" w14:textId="77777777" w:rsidR="008F4545" w:rsidRPr="008F4545" w:rsidRDefault="008F4545" w:rsidP="008F4545">
      <w:pPr>
        <w:spacing w:line="240" w:lineRule="auto"/>
        <w:rPr>
          <w:lang w:val="en-NL"/>
        </w:rPr>
      </w:pPr>
    </w:p>
    <w:p w14:paraId="4A9BDEF6" w14:textId="77777777" w:rsidR="008F4545" w:rsidRPr="008F4545" w:rsidRDefault="008F4545" w:rsidP="008F4545">
      <w:pPr>
        <w:spacing w:line="240" w:lineRule="auto"/>
        <w:rPr>
          <w:lang w:val="en-NL"/>
        </w:rPr>
      </w:pPr>
    </w:p>
    <w:p w14:paraId="0332AF28" w14:textId="77777777" w:rsidR="008F4545" w:rsidRPr="008F4545" w:rsidRDefault="008F4545" w:rsidP="008F4545">
      <w:pPr>
        <w:spacing w:line="240" w:lineRule="auto"/>
        <w:rPr>
          <w:lang w:val="en-NL"/>
        </w:rPr>
      </w:pPr>
    </w:p>
    <w:p w14:paraId="2DBAA943" w14:textId="070839C9" w:rsidR="007921C6" w:rsidRDefault="007921C6" w:rsidP="007921C6">
      <w:pPr>
        <w:rPr>
          <w:sz w:val="21"/>
          <w:szCs w:val="21"/>
        </w:rPr>
      </w:pPr>
    </w:p>
    <w:p w14:paraId="79AE6D15" w14:textId="0C51DBDC" w:rsidR="00404D63" w:rsidRDefault="00404D63">
      <w:pPr>
        <w:jc w:val="left"/>
        <w:rPr>
          <w:sz w:val="21"/>
          <w:szCs w:val="21"/>
        </w:rPr>
      </w:pPr>
      <w:r>
        <w:rPr>
          <w:sz w:val="21"/>
          <w:szCs w:val="21"/>
        </w:rPr>
        <w:br w:type="page"/>
      </w:r>
    </w:p>
    <w:p w14:paraId="64F4CF45" w14:textId="77777777" w:rsidR="003E211C" w:rsidRDefault="003E211C" w:rsidP="007921C6">
      <w:pPr>
        <w:rPr>
          <w:sz w:val="21"/>
          <w:szCs w:val="21"/>
        </w:rPr>
        <w:sectPr w:rsidR="003E211C" w:rsidSect="00797BF4">
          <w:pgSz w:w="12240" w:h="15840"/>
          <w:pgMar w:top="1418" w:right="1701" w:bottom="1418" w:left="1701" w:header="709" w:footer="709" w:gutter="0"/>
          <w:cols w:space="708"/>
          <w:docGrid w:linePitch="360"/>
        </w:sectPr>
      </w:pPr>
    </w:p>
    <w:tbl>
      <w:tblPr>
        <w:tblStyle w:val="TableGrid"/>
        <w:tblW w:w="0" w:type="auto"/>
        <w:tblLook w:val="04A0" w:firstRow="1" w:lastRow="0" w:firstColumn="1" w:lastColumn="0" w:noHBand="0" w:noVBand="1"/>
      </w:tblPr>
      <w:tblGrid>
        <w:gridCol w:w="1624"/>
        <w:gridCol w:w="1624"/>
        <w:gridCol w:w="1624"/>
        <w:gridCol w:w="1624"/>
        <w:gridCol w:w="2855"/>
        <w:gridCol w:w="3118"/>
      </w:tblGrid>
      <w:tr w:rsidR="00D839A6" w14:paraId="5838B3EB" w14:textId="77777777" w:rsidTr="005E7EE7">
        <w:tc>
          <w:tcPr>
            <w:tcW w:w="1624" w:type="dxa"/>
          </w:tcPr>
          <w:p w14:paraId="09031AB4" w14:textId="78971935" w:rsidR="00D839A6" w:rsidRPr="007F4143" w:rsidRDefault="00D839A6" w:rsidP="007F4143">
            <w:pPr>
              <w:jc w:val="center"/>
              <w:rPr>
                <w:b/>
                <w:bCs/>
                <w:sz w:val="21"/>
                <w:szCs w:val="21"/>
              </w:rPr>
            </w:pPr>
            <w:r w:rsidRPr="007F4143">
              <w:rPr>
                <w:b/>
                <w:bCs/>
                <w:sz w:val="21"/>
                <w:szCs w:val="21"/>
              </w:rPr>
              <w:lastRenderedPageBreak/>
              <w:t>Coast Name</w:t>
            </w:r>
          </w:p>
        </w:tc>
        <w:tc>
          <w:tcPr>
            <w:tcW w:w="1624" w:type="dxa"/>
          </w:tcPr>
          <w:p w14:paraId="572414D3" w14:textId="602CF484" w:rsidR="00D839A6" w:rsidRPr="007F4143" w:rsidRDefault="00D839A6" w:rsidP="007F4143">
            <w:pPr>
              <w:jc w:val="center"/>
              <w:rPr>
                <w:b/>
                <w:bCs/>
                <w:sz w:val="21"/>
                <w:szCs w:val="21"/>
              </w:rPr>
            </w:pPr>
            <w:r w:rsidRPr="007F4143">
              <w:rPr>
                <w:b/>
                <w:bCs/>
                <w:sz w:val="21"/>
                <w:szCs w:val="21"/>
              </w:rPr>
              <w:t>N° Sampled sites</w:t>
            </w:r>
          </w:p>
        </w:tc>
        <w:tc>
          <w:tcPr>
            <w:tcW w:w="1624" w:type="dxa"/>
          </w:tcPr>
          <w:p w14:paraId="1E3FCDA7" w14:textId="19FF970A" w:rsidR="00D839A6" w:rsidRPr="007F4143" w:rsidRDefault="00D839A6" w:rsidP="007F4143">
            <w:pPr>
              <w:jc w:val="center"/>
              <w:rPr>
                <w:b/>
                <w:bCs/>
                <w:sz w:val="21"/>
                <w:szCs w:val="21"/>
              </w:rPr>
            </w:pPr>
            <w:r w:rsidRPr="007F4143">
              <w:rPr>
                <w:b/>
                <w:bCs/>
                <w:sz w:val="21"/>
                <w:szCs w:val="21"/>
              </w:rPr>
              <w:t>Total items</w:t>
            </w:r>
          </w:p>
        </w:tc>
        <w:tc>
          <w:tcPr>
            <w:tcW w:w="1624" w:type="dxa"/>
          </w:tcPr>
          <w:p w14:paraId="61074AC4" w14:textId="5CDDE344" w:rsidR="00D839A6" w:rsidRPr="007F4143" w:rsidRDefault="00D839A6" w:rsidP="007F4143">
            <w:pPr>
              <w:jc w:val="center"/>
              <w:rPr>
                <w:b/>
                <w:bCs/>
                <w:sz w:val="21"/>
                <w:szCs w:val="21"/>
              </w:rPr>
            </w:pPr>
            <w:r w:rsidRPr="007F4143">
              <w:rPr>
                <w:b/>
                <w:bCs/>
                <w:sz w:val="21"/>
                <w:szCs w:val="21"/>
              </w:rPr>
              <w:t>%</w:t>
            </w:r>
            <w:r>
              <w:rPr>
                <w:b/>
                <w:bCs/>
                <w:sz w:val="21"/>
                <w:szCs w:val="21"/>
              </w:rPr>
              <w:t xml:space="preserve"> </w:t>
            </w:r>
            <w:r w:rsidRPr="007F4143">
              <w:rPr>
                <w:b/>
                <w:bCs/>
                <w:sz w:val="21"/>
                <w:szCs w:val="21"/>
              </w:rPr>
              <w:t>Sea</w:t>
            </w:r>
          </w:p>
        </w:tc>
        <w:tc>
          <w:tcPr>
            <w:tcW w:w="2855" w:type="dxa"/>
          </w:tcPr>
          <w:p w14:paraId="6FCC187E" w14:textId="785A7ED5" w:rsidR="00D839A6" w:rsidRPr="007F4143" w:rsidRDefault="00D839A6" w:rsidP="007F4143">
            <w:pPr>
              <w:jc w:val="center"/>
              <w:rPr>
                <w:b/>
                <w:bCs/>
                <w:sz w:val="21"/>
                <w:szCs w:val="21"/>
              </w:rPr>
            </w:pPr>
            <w:r w:rsidRPr="007F4143">
              <w:rPr>
                <w:b/>
                <w:bCs/>
                <w:sz w:val="21"/>
                <w:szCs w:val="21"/>
              </w:rPr>
              <w:t>Method</w:t>
            </w:r>
          </w:p>
        </w:tc>
        <w:tc>
          <w:tcPr>
            <w:tcW w:w="3118" w:type="dxa"/>
          </w:tcPr>
          <w:p w14:paraId="03D48B12" w14:textId="171CA457" w:rsidR="00D839A6" w:rsidRPr="007F4143" w:rsidRDefault="00D839A6" w:rsidP="007F4143">
            <w:pPr>
              <w:jc w:val="center"/>
              <w:rPr>
                <w:b/>
                <w:bCs/>
                <w:sz w:val="21"/>
                <w:szCs w:val="21"/>
              </w:rPr>
            </w:pPr>
            <w:r w:rsidRPr="007F4143">
              <w:rPr>
                <w:b/>
                <w:bCs/>
                <w:sz w:val="21"/>
                <w:szCs w:val="21"/>
              </w:rPr>
              <w:t>Reference</w:t>
            </w:r>
          </w:p>
        </w:tc>
      </w:tr>
      <w:tr w:rsidR="00D839A6" w14:paraId="4E7CF17D" w14:textId="77777777" w:rsidTr="005E7EE7">
        <w:tc>
          <w:tcPr>
            <w:tcW w:w="1624" w:type="dxa"/>
          </w:tcPr>
          <w:p w14:paraId="1D1306FA" w14:textId="26C612F6" w:rsidR="00D839A6" w:rsidRDefault="00D839A6" w:rsidP="005E7EE7">
            <w:pPr>
              <w:jc w:val="center"/>
              <w:rPr>
                <w:sz w:val="21"/>
                <w:szCs w:val="21"/>
              </w:rPr>
            </w:pPr>
            <w:r>
              <w:rPr>
                <w:sz w:val="21"/>
                <w:szCs w:val="21"/>
              </w:rPr>
              <w:t>East Pacific Coast</w:t>
            </w:r>
          </w:p>
        </w:tc>
        <w:tc>
          <w:tcPr>
            <w:tcW w:w="1624" w:type="dxa"/>
          </w:tcPr>
          <w:p w14:paraId="7DFF67E1" w14:textId="3B91599F" w:rsidR="00D839A6" w:rsidRDefault="00D839A6" w:rsidP="005E7EE7">
            <w:pPr>
              <w:jc w:val="center"/>
              <w:rPr>
                <w:sz w:val="21"/>
                <w:szCs w:val="21"/>
              </w:rPr>
            </w:pPr>
            <w:r>
              <w:rPr>
                <w:sz w:val="21"/>
                <w:szCs w:val="21"/>
              </w:rPr>
              <w:t>38</w:t>
            </w:r>
          </w:p>
        </w:tc>
        <w:tc>
          <w:tcPr>
            <w:tcW w:w="1624" w:type="dxa"/>
          </w:tcPr>
          <w:p w14:paraId="4A411DE2" w14:textId="720D2432" w:rsidR="00D839A6" w:rsidRDefault="00DF3E36" w:rsidP="005E7EE7">
            <w:pPr>
              <w:jc w:val="center"/>
              <w:rPr>
                <w:sz w:val="21"/>
                <w:szCs w:val="21"/>
              </w:rPr>
            </w:pPr>
            <w:r>
              <w:rPr>
                <w:sz w:val="21"/>
                <w:szCs w:val="21"/>
              </w:rPr>
              <w:t>12446</w:t>
            </w:r>
          </w:p>
        </w:tc>
        <w:tc>
          <w:tcPr>
            <w:tcW w:w="1624" w:type="dxa"/>
          </w:tcPr>
          <w:p w14:paraId="3F2441FD" w14:textId="1028DC22" w:rsidR="00D839A6" w:rsidRPr="00D41BA0" w:rsidRDefault="0071319C" w:rsidP="00D41BA0">
            <w:pPr>
              <w:jc w:val="center"/>
              <w:rPr>
                <w:b/>
                <w:bCs/>
                <w:sz w:val="21"/>
                <w:szCs w:val="21"/>
              </w:rPr>
            </w:pPr>
            <w:r w:rsidRPr="00D41BA0">
              <w:rPr>
                <w:b/>
                <w:bCs/>
                <w:sz w:val="21"/>
                <w:szCs w:val="21"/>
              </w:rPr>
              <w:t>4</w:t>
            </w:r>
            <w:r w:rsidR="00D41BA0" w:rsidRPr="00D41BA0">
              <w:rPr>
                <w:b/>
                <w:bCs/>
                <w:sz w:val="21"/>
                <w:szCs w:val="21"/>
              </w:rPr>
              <w:t>.7</w:t>
            </w:r>
            <w:r w:rsidR="00D839A6" w:rsidRPr="00D41BA0">
              <w:rPr>
                <w:b/>
                <w:bCs/>
                <w:sz w:val="21"/>
                <w:szCs w:val="21"/>
              </w:rPr>
              <w:t>%</w:t>
            </w:r>
          </w:p>
        </w:tc>
        <w:tc>
          <w:tcPr>
            <w:tcW w:w="2855" w:type="dxa"/>
          </w:tcPr>
          <w:p w14:paraId="6D046D69" w14:textId="0D4BA4CC" w:rsidR="00D839A6" w:rsidRDefault="00D839A6" w:rsidP="007921C6">
            <w:pPr>
              <w:rPr>
                <w:sz w:val="21"/>
                <w:szCs w:val="21"/>
              </w:rPr>
            </w:pPr>
            <w:r>
              <w:rPr>
                <w:sz w:val="21"/>
                <w:szCs w:val="21"/>
              </w:rPr>
              <w:t>Positive buoyancy and epibionts presence</w:t>
            </w:r>
          </w:p>
        </w:tc>
        <w:tc>
          <w:tcPr>
            <w:tcW w:w="3118" w:type="dxa"/>
          </w:tcPr>
          <w:p w14:paraId="5DE64190" w14:textId="02F5409E" w:rsidR="00D839A6" w:rsidRDefault="00D839A6" w:rsidP="007921C6">
            <w:pPr>
              <w:rPr>
                <w:sz w:val="21"/>
                <w:szCs w:val="21"/>
              </w:rPr>
            </w:pPr>
            <w:r>
              <w:rPr>
                <w:sz w:val="21"/>
                <w:szCs w:val="21"/>
              </w:rPr>
              <w:t>This study</w:t>
            </w:r>
          </w:p>
        </w:tc>
      </w:tr>
      <w:tr w:rsidR="00AD41E6" w14:paraId="3B69D47A" w14:textId="77777777" w:rsidTr="00AD41E6">
        <w:tc>
          <w:tcPr>
            <w:tcW w:w="1624" w:type="dxa"/>
            <w:shd w:val="clear" w:color="auto" w:fill="FFB9F7"/>
          </w:tcPr>
          <w:p w14:paraId="2610AC94" w14:textId="1AA9CA9B" w:rsidR="00AD41E6" w:rsidRDefault="00AD41E6" w:rsidP="00AD41E6">
            <w:pPr>
              <w:jc w:val="center"/>
              <w:rPr>
                <w:sz w:val="21"/>
                <w:szCs w:val="21"/>
              </w:rPr>
            </w:pPr>
            <w:r>
              <w:rPr>
                <w:sz w:val="21"/>
                <w:szCs w:val="21"/>
              </w:rPr>
              <w:t>Global</w:t>
            </w:r>
          </w:p>
        </w:tc>
        <w:tc>
          <w:tcPr>
            <w:tcW w:w="1624" w:type="dxa"/>
            <w:shd w:val="clear" w:color="auto" w:fill="FFB9F7"/>
          </w:tcPr>
          <w:p w14:paraId="68B97478" w14:textId="7ECE5BD8" w:rsidR="00AD41E6" w:rsidRDefault="00AD41E6" w:rsidP="00AD41E6">
            <w:pPr>
              <w:jc w:val="center"/>
              <w:rPr>
                <w:sz w:val="21"/>
                <w:szCs w:val="21"/>
              </w:rPr>
            </w:pPr>
            <w:r>
              <w:rPr>
                <w:sz w:val="21"/>
                <w:szCs w:val="21"/>
              </w:rPr>
              <w:t>-</w:t>
            </w:r>
          </w:p>
        </w:tc>
        <w:tc>
          <w:tcPr>
            <w:tcW w:w="1624" w:type="dxa"/>
            <w:shd w:val="clear" w:color="auto" w:fill="FFB9F7"/>
          </w:tcPr>
          <w:p w14:paraId="2DB5FD1B" w14:textId="4DA66EDF" w:rsidR="00AD41E6" w:rsidRDefault="00AD41E6" w:rsidP="00AD41E6">
            <w:pPr>
              <w:jc w:val="center"/>
              <w:rPr>
                <w:sz w:val="21"/>
                <w:szCs w:val="21"/>
              </w:rPr>
            </w:pPr>
            <w:r>
              <w:rPr>
                <w:sz w:val="21"/>
                <w:szCs w:val="21"/>
              </w:rPr>
              <w:t>-</w:t>
            </w:r>
          </w:p>
        </w:tc>
        <w:tc>
          <w:tcPr>
            <w:tcW w:w="1624" w:type="dxa"/>
            <w:shd w:val="clear" w:color="auto" w:fill="FFB9F7"/>
          </w:tcPr>
          <w:p w14:paraId="39BBC2A9" w14:textId="04F82F2A" w:rsidR="00AD41E6" w:rsidRDefault="00AD41E6" w:rsidP="00AD41E6">
            <w:pPr>
              <w:jc w:val="center"/>
              <w:rPr>
                <w:sz w:val="21"/>
                <w:szCs w:val="21"/>
              </w:rPr>
            </w:pPr>
            <w:r>
              <w:rPr>
                <w:sz w:val="21"/>
                <w:szCs w:val="21"/>
              </w:rPr>
              <w:t>9%</w:t>
            </w:r>
          </w:p>
        </w:tc>
        <w:tc>
          <w:tcPr>
            <w:tcW w:w="2855" w:type="dxa"/>
            <w:shd w:val="clear" w:color="auto" w:fill="FFB9F7"/>
          </w:tcPr>
          <w:p w14:paraId="73279CAA" w14:textId="4036230B" w:rsidR="00AD41E6" w:rsidRDefault="00AD41E6" w:rsidP="00AD41E6">
            <w:pPr>
              <w:rPr>
                <w:sz w:val="21"/>
                <w:szCs w:val="21"/>
              </w:rPr>
            </w:pPr>
            <w:r>
              <w:rPr>
                <w:sz w:val="21"/>
                <w:szCs w:val="21"/>
              </w:rPr>
              <w:t>ICC Beach Clean Ups</w:t>
            </w:r>
          </w:p>
        </w:tc>
        <w:tc>
          <w:tcPr>
            <w:tcW w:w="3118" w:type="dxa"/>
            <w:shd w:val="clear" w:color="auto" w:fill="FFB9F7"/>
          </w:tcPr>
          <w:p w14:paraId="51B22CB4" w14:textId="77EB2D17" w:rsidR="00AD41E6" w:rsidRDefault="00AD41E6" w:rsidP="00AD41E6">
            <w:pPr>
              <w:rPr>
                <w:sz w:val="21"/>
                <w:szCs w:val="21"/>
              </w:rPr>
            </w:pPr>
            <w:r w:rsidRPr="00D4299E">
              <w:rPr>
                <w:sz w:val="21"/>
                <w:szCs w:val="21"/>
              </w:rPr>
              <w:t>Report for European Commission DG Environment 2016</w:t>
            </w:r>
          </w:p>
        </w:tc>
      </w:tr>
      <w:tr w:rsidR="00D839A6" w14:paraId="7BDD022E" w14:textId="77777777" w:rsidTr="00AD41E6">
        <w:tc>
          <w:tcPr>
            <w:tcW w:w="1624" w:type="dxa"/>
            <w:shd w:val="clear" w:color="auto" w:fill="B4C6E7" w:themeFill="accent1" w:themeFillTint="66"/>
          </w:tcPr>
          <w:p w14:paraId="78698394" w14:textId="381BCE0E" w:rsidR="00D839A6" w:rsidRDefault="00D839A6" w:rsidP="005E7EE7">
            <w:pPr>
              <w:jc w:val="center"/>
              <w:rPr>
                <w:sz w:val="21"/>
                <w:szCs w:val="21"/>
              </w:rPr>
            </w:pPr>
            <w:r>
              <w:rPr>
                <w:sz w:val="21"/>
                <w:szCs w:val="21"/>
              </w:rPr>
              <w:t>Coast of Qatar</w:t>
            </w:r>
          </w:p>
        </w:tc>
        <w:tc>
          <w:tcPr>
            <w:tcW w:w="1624" w:type="dxa"/>
            <w:shd w:val="clear" w:color="auto" w:fill="B4C6E7" w:themeFill="accent1" w:themeFillTint="66"/>
          </w:tcPr>
          <w:p w14:paraId="02E9C3D9" w14:textId="76F44B85" w:rsidR="00D839A6" w:rsidRDefault="00D839A6" w:rsidP="005E7EE7">
            <w:pPr>
              <w:jc w:val="center"/>
              <w:rPr>
                <w:sz w:val="21"/>
                <w:szCs w:val="21"/>
              </w:rPr>
            </w:pPr>
            <w:r>
              <w:rPr>
                <w:sz w:val="21"/>
                <w:szCs w:val="21"/>
              </w:rPr>
              <w:t>12</w:t>
            </w:r>
          </w:p>
        </w:tc>
        <w:tc>
          <w:tcPr>
            <w:tcW w:w="1624" w:type="dxa"/>
            <w:shd w:val="clear" w:color="auto" w:fill="B4C6E7" w:themeFill="accent1" w:themeFillTint="66"/>
          </w:tcPr>
          <w:p w14:paraId="5D0B11B4" w14:textId="04DE004A" w:rsidR="00D839A6" w:rsidRDefault="00D839A6" w:rsidP="005E7EE7">
            <w:pPr>
              <w:jc w:val="center"/>
              <w:rPr>
                <w:sz w:val="21"/>
                <w:szCs w:val="21"/>
              </w:rPr>
            </w:pPr>
            <w:r>
              <w:rPr>
                <w:sz w:val="21"/>
                <w:szCs w:val="21"/>
              </w:rPr>
              <w:t>2376</w:t>
            </w:r>
          </w:p>
        </w:tc>
        <w:tc>
          <w:tcPr>
            <w:tcW w:w="1624" w:type="dxa"/>
            <w:shd w:val="clear" w:color="auto" w:fill="B4C6E7" w:themeFill="accent1" w:themeFillTint="66"/>
          </w:tcPr>
          <w:p w14:paraId="4D8F3868" w14:textId="5ACE1F3D" w:rsidR="00D839A6" w:rsidRDefault="00D839A6" w:rsidP="00D41BA0">
            <w:pPr>
              <w:jc w:val="center"/>
              <w:rPr>
                <w:sz w:val="21"/>
                <w:szCs w:val="21"/>
              </w:rPr>
            </w:pPr>
            <w:r>
              <w:rPr>
                <w:sz w:val="21"/>
                <w:szCs w:val="21"/>
              </w:rPr>
              <w:t>8.75%+20.4% (29.15%) *</w:t>
            </w:r>
          </w:p>
        </w:tc>
        <w:tc>
          <w:tcPr>
            <w:tcW w:w="2855" w:type="dxa"/>
            <w:shd w:val="clear" w:color="auto" w:fill="B4C6E7" w:themeFill="accent1" w:themeFillTint="66"/>
          </w:tcPr>
          <w:p w14:paraId="0A73BEEF" w14:textId="227B32BA" w:rsidR="00D839A6" w:rsidRPr="008F7051" w:rsidRDefault="00D839A6" w:rsidP="007921C6">
            <w:pPr>
              <w:rPr>
                <w:sz w:val="21"/>
                <w:szCs w:val="21"/>
              </w:rPr>
            </w:pPr>
            <w:r>
              <w:rPr>
                <w:sz w:val="21"/>
                <w:szCs w:val="21"/>
              </w:rPr>
              <w:t>A</w:t>
            </w:r>
            <w:r w:rsidRPr="008F7051">
              <w:rPr>
                <w:sz w:val="21"/>
                <w:szCs w:val="21"/>
              </w:rPr>
              <w:t>ttribution-by-litter type method</w:t>
            </w:r>
          </w:p>
        </w:tc>
        <w:tc>
          <w:tcPr>
            <w:tcW w:w="3118" w:type="dxa"/>
            <w:shd w:val="clear" w:color="auto" w:fill="B4C6E7" w:themeFill="accent1" w:themeFillTint="66"/>
          </w:tcPr>
          <w:p w14:paraId="15707F70" w14:textId="74D2A2A6" w:rsidR="00D839A6" w:rsidRDefault="00D839A6" w:rsidP="007921C6">
            <w:pPr>
              <w:rPr>
                <w:sz w:val="21"/>
                <w:szCs w:val="21"/>
              </w:rPr>
            </w:pPr>
            <w:proofErr w:type="spellStart"/>
            <w:r>
              <w:rPr>
                <w:sz w:val="21"/>
                <w:szCs w:val="21"/>
              </w:rPr>
              <w:t>Veerasingam</w:t>
            </w:r>
            <w:proofErr w:type="spellEnd"/>
            <w:r>
              <w:rPr>
                <w:sz w:val="21"/>
                <w:szCs w:val="21"/>
              </w:rPr>
              <w:t xml:space="preserve"> et al. 2020</w:t>
            </w:r>
          </w:p>
        </w:tc>
      </w:tr>
      <w:tr w:rsidR="00D839A6" w14:paraId="0BE2A6EB" w14:textId="77777777" w:rsidTr="00AD41E6">
        <w:tc>
          <w:tcPr>
            <w:tcW w:w="1624" w:type="dxa"/>
            <w:shd w:val="clear" w:color="auto" w:fill="B4C6E7" w:themeFill="accent1" w:themeFillTint="66"/>
          </w:tcPr>
          <w:p w14:paraId="5FFF2399" w14:textId="098BEF02" w:rsidR="00D839A6" w:rsidRDefault="00D839A6" w:rsidP="005E7EE7">
            <w:pPr>
              <w:jc w:val="center"/>
              <w:rPr>
                <w:sz w:val="21"/>
                <w:szCs w:val="21"/>
              </w:rPr>
            </w:pPr>
            <w:r w:rsidRPr="005B7135">
              <w:rPr>
                <w:sz w:val="21"/>
                <w:szCs w:val="21"/>
              </w:rPr>
              <w:t xml:space="preserve">Adriatic-Ionian </w:t>
            </w:r>
            <w:proofErr w:type="spellStart"/>
            <w:r w:rsidRPr="005B7135">
              <w:rPr>
                <w:sz w:val="21"/>
                <w:szCs w:val="21"/>
              </w:rPr>
              <w:t>macroregion</w:t>
            </w:r>
            <w:proofErr w:type="spellEnd"/>
          </w:p>
        </w:tc>
        <w:tc>
          <w:tcPr>
            <w:tcW w:w="1624" w:type="dxa"/>
            <w:shd w:val="clear" w:color="auto" w:fill="B4C6E7" w:themeFill="accent1" w:themeFillTint="66"/>
          </w:tcPr>
          <w:p w14:paraId="5A0599EB" w14:textId="03D79CBE" w:rsidR="00D839A6" w:rsidRDefault="00D839A6" w:rsidP="005E7EE7">
            <w:pPr>
              <w:jc w:val="center"/>
              <w:rPr>
                <w:sz w:val="21"/>
                <w:szCs w:val="21"/>
              </w:rPr>
            </w:pPr>
            <w:r>
              <w:rPr>
                <w:sz w:val="21"/>
                <w:szCs w:val="21"/>
              </w:rPr>
              <w:t>31</w:t>
            </w:r>
          </w:p>
        </w:tc>
        <w:tc>
          <w:tcPr>
            <w:tcW w:w="1624" w:type="dxa"/>
            <w:shd w:val="clear" w:color="auto" w:fill="B4C6E7" w:themeFill="accent1" w:themeFillTint="66"/>
          </w:tcPr>
          <w:p w14:paraId="23EEB772" w14:textId="5F053DBF" w:rsidR="00D839A6" w:rsidRDefault="00D839A6" w:rsidP="005E7EE7">
            <w:pPr>
              <w:jc w:val="center"/>
              <w:rPr>
                <w:sz w:val="21"/>
                <w:szCs w:val="21"/>
              </w:rPr>
            </w:pPr>
            <w:r>
              <w:rPr>
                <w:sz w:val="21"/>
                <w:szCs w:val="21"/>
              </w:rPr>
              <w:t>70581</w:t>
            </w:r>
          </w:p>
        </w:tc>
        <w:tc>
          <w:tcPr>
            <w:tcW w:w="1624" w:type="dxa"/>
            <w:shd w:val="clear" w:color="auto" w:fill="B4C6E7" w:themeFill="accent1" w:themeFillTint="66"/>
          </w:tcPr>
          <w:p w14:paraId="60780E20" w14:textId="7688505D" w:rsidR="00D839A6" w:rsidRDefault="00D839A6" w:rsidP="00D41BA0">
            <w:pPr>
              <w:jc w:val="center"/>
              <w:rPr>
                <w:sz w:val="21"/>
                <w:szCs w:val="21"/>
              </w:rPr>
            </w:pPr>
            <w:r>
              <w:rPr>
                <w:sz w:val="21"/>
                <w:szCs w:val="21"/>
              </w:rPr>
              <w:t>6.3%</w:t>
            </w:r>
          </w:p>
        </w:tc>
        <w:tc>
          <w:tcPr>
            <w:tcW w:w="2855" w:type="dxa"/>
            <w:shd w:val="clear" w:color="auto" w:fill="B4C6E7" w:themeFill="accent1" w:themeFillTint="66"/>
          </w:tcPr>
          <w:p w14:paraId="0B8EF805" w14:textId="77777777" w:rsidR="00D839A6" w:rsidRPr="00252F7A" w:rsidRDefault="00D839A6" w:rsidP="00252F7A">
            <w:pPr>
              <w:autoSpaceDE w:val="0"/>
              <w:autoSpaceDN w:val="0"/>
              <w:adjustRightInd w:val="0"/>
              <w:jc w:val="left"/>
              <w:rPr>
                <w:sz w:val="21"/>
                <w:szCs w:val="21"/>
              </w:rPr>
            </w:pPr>
            <w:r w:rsidRPr="00252F7A">
              <w:rPr>
                <w:sz w:val="21"/>
                <w:szCs w:val="21"/>
              </w:rPr>
              <w:t>item-to-source attribution</w:t>
            </w:r>
          </w:p>
          <w:p w14:paraId="78C2B94A" w14:textId="06CD7E42" w:rsidR="00D839A6" w:rsidRPr="00252F7A" w:rsidRDefault="00D839A6" w:rsidP="00252F7A">
            <w:pPr>
              <w:rPr>
                <w:sz w:val="21"/>
                <w:szCs w:val="21"/>
                <w:lang w:val="en-GB"/>
              </w:rPr>
            </w:pPr>
            <w:r w:rsidRPr="00252F7A">
              <w:rPr>
                <w:sz w:val="21"/>
                <w:szCs w:val="21"/>
              </w:rPr>
              <w:t>scheme</w:t>
            </w:r>
          </w:p>
        </w:tc>
        <w:tc>
          <w:tcPr>
            <w:tcW w:w="3118" w:type="dxa"/>
            <w:shd w:val="clear" w:color="auto" w:fill="B4C6E7" w:themeFill="accent1" w:themeFillTint="66"/>
          </w:tcPr>
          <w:p w14:paraId="614B39A7" w14:textId="08303BCB" w:rsidR="00D839A6" w:rsidRDefault="00D839A6" w:rsidP="007921C6">
            <w:pPr>
              <w:rPr>
                <w:sz w:val="21"/>
                <w:szCs w:val="21"/>
              </w:rPr>
            </w:pPr>
            <w:proofErr w:type="spellStart"/>
            <w:r>
              <w:rPr>
                <w:sz w:val="21"/>
                <w:szCs w:val="21"/>
              </w:rPr>
              <w:t>Vlachogianni</w:t>
            </w:r>
            <w:proofErr w:type="spellEnd"/>
            <w:r>
              <w:rPr>
                <w:sz w:val="21"/>
                <w:szCs w:val="21"/>
              </w:rPr>
              <w:t xml:space="preserve"> et al. 2018</w:t>
            </w:r>
          </w:p>
        </w:tc>
      </w:tr>
      <w:tr w:rsidR="00D839A6" w14:paraId="4633BC25" w14:textId="77777777" w:rsidTr="00AD41E6">
        <w:tc>
          <w:tcPr>
            <w:tcW w:w="1624" w:type="dxa"/>
            <w:shd w:val="clear" w:color="auto" w:fill="1BDBA0"/>
          </w:tcPr>
          <w:p w14:paraId="737823C8" w14:textId="6C0C2AFB" w:rsidR="00D839A6" w:rsidRDefault="00D839A6" w:rsidP="005E7EE7">
            <w:pPr>
              <w:jc w:val="center"/>
              <w:rPr>
                <w:sz w:val="21"/>
                <w:szCs w:val="21"/>
              </w:rPr>
            </w:pPr>
            <w:r>
              <w:rPr>
                <w:sz w:val="21"/>
                <w:szCs w:val="21"/>
              </w:rPr>
              <w:t>Coast of Kenya</w:t>
            </w:r>
          </w:p>
        </w:tc>
        <w:tc>
          <w:tcPr>
            <w:tcW w:w="1624" w:type="dxa"/>
            <w:shd w:val="clear" w:color="auto" w:fill="1BDBA0"/>
          </w:tcPr>
          <w:p w14:paraId="6301AE5C" w14:textId="6D7EDB6E" w:rsidR="00D839A6" w:rsidRDefault="00D839A6" w:rsidP="005E7EE7">
            <w:pPr>
              <w:jc w:val="center"/>
              <w:rPr>
                <w:sz w:val="21"/>
                <w:szCs w:val="21"/>
              </w:rPr>
            </w:pPr>
          </w:p>
        </w:tc>
        <w:tc>
          <w:tcPr>
            <w:tcW w:w="1624" w:type="dxa"/>
            <w:shd w:val="clear" w:color="auto" w:fill="1BDBA0"/>
          </w:tcPr>
          <w:p w14:paraId="528ADF41" w14:textId="7A95FEF7" w:rsidR="00D839A6" w:rsidRDefault="00D839A6" w:rsidP="005E7EE7">
            <w:pPr>
              <w:jc w:val="center"/>
              <w:rPr>
                <w:sz w:val="21"/>
                <w:szCs w:val="21"/>
              </w:rPr>
            </w:pPr>
            <w:r>
              <w:rPr>
                <w:sz w:val="21"/>
                <w:szCs w:val="21"/>
              </w:rPr>
              <w:t>2560</w:t>
            </w:r>
          </w:p>
        </w:tc>
        <w:tc>
          <w:tcPr>
            <w:tcW w:w="1624" w:type="dxa"/>
            <w:shd w:val="clear" w:color="auto" w:fill="1BDBA0"/>
          </w:tcPr>
          <w:p w14:paraId="053DB0BC" w14:textId="47D5E24B" w:rsidR="00D839A6" w:rsidRDefault="00D839A6" w:rsidP="00D41BA0">
            <w:pPr>
              <w:jc w:val="center"/>
              <w:rPr>
                <w:sz w:val="21"/>
                <w:szCs w:val="21"/>
              </w:rPr>
            </w:pPr>
            <w:r>
              <w:rPr>
                <w:sz w:val="21"/>
                <w:szCs w:val="21"/>
              </w:rPr>
              <w:t>16%</w:t>
            </w:r>
          </w:p>
        </w:tc>
        <w:tc>
          <w:tcPr>
            <w:tcW w:w="2855" w:type="dxa"/>
            <w:shd w:val="clear" w:color="auto" w:fill="1BDBA0"/>
          </w:tcPr>
          <w:p w14:paraId="2AB1E222" w14:textId="0D1AE382" w:rsidR="00D839A6" w:rsidRDefault="00D839A6" w:rsidP="007921C6">
            <w:pPr>
              <w:rPr>
                <w:sz w:val="21"/>
                <w:szCs w:val="21"/>
              </w:rPr>
            </w:pPr>
            <w:r>
              <w:rPr>
                <w:sz w:val="21"/>
                <w:szCs w:val="21"/>
              </w:rPr>
              <w:t>Epibionts on plastic bottles</w:t>
            </w:r>
          </w:p>
        </w:tc>
        <w:tc>
          <w:tcPr>
            <w:tcW w:w="3118" w:type="dxa"/>
            <w:shd w:val="clear" w:color="auto" w:fill="1BDBA0"/>
          </w:tcPr>
          <w:p w14:paraId="053CF0EC" w14:textId="216D0B17" w:rsidR="00D839A6" w:rsidRDefault="00D839A6" w:rsidP="007921C6">
            <w:pPr>
              <w:rPr>
                <w:sz w:val="21"/>
                <w:szCs w:val="21"/>
              </w:rPr>
            </w:pPr>
            <w:r>
              <w:rPr>
                <w:sz w:val="21"/>
                <w:szCs w:val="21"/>
              </w:rPr>
              <w:t>Ryan 2020</w:t>
            </w:r>
          </w:p>
        </w:tc>
      </w:tr>
      <w:tr w:rsidR="00D839A6" w14:paraId="6D7989F2" w14:textId="77777777" w:rsidTr="00AD41E6">
        <w:tc>
          <w:tcPr>
            <w:tcW w:w="1624" w:type="dxa"/>
            <w:shd w:val="clear" w:color="auto" w:fill="1BDBA0"/>
          </w:tcPr>
          <w:p w14:paraId="49C5B6C0" w14:textId="230A9E9E" w:rsidR="00D839A6" w:rsidRDefault="00D839A6" w:rsidP="005E7EE7">
            <w:pPr>
              <w:jc w:val="center"/>
              <w:rPr>
                <w:sz w:val="21"/>
                <w:szCs w:val="21"/>
              </w:rPr>
            </w:pPr>
            <w:r>
              <w:rPr>
                <w:sz w:val="21"/>
                <w:szCs w:val="21"/>
              </w:rPr>
              <w:t xml:space="preserve">East Coast </w:t>
            </w:r>
            <w:proofErr w:type="spellStart"/>
            <w:r>
              <w:rPr>
                <w:sz w:val="21"/>
                <w:szCs w:val="21"/>
              </w:rPr>
              <w:t>Asutralia</w:t>
            </w:r>
            <w:proofErr w:type="spellEnd"/>
          </w:p>
        </w:tc>
        <w:tc>
          <w:tcPr>
            <w:tcW w:w="1624" w:type="dxa"/>
            <w:shd w:val="clear" w:color="auto" w:fill="1BDBA0"/>
          </w:tcPr>
          <w:p w14:paraId="4100BF63" w14:textId="77777777" w:rsidR="00D839A6" w:rsidRDefault="00D839A6" w:rsidP="005E7EE7">
            <w:pPr>
              <w:jc w:val="center"/>
              <w:rPr>
                <w:sz w:val="21"/>
                <w:szCs w:val="21"/>
              </w:rPr>
            </w:pPr>
          </w:p>
        </w:tc>
        <w:tc>
          <w:tcPr>
            <w:tcW w:w="1624" w:type="dxa"/>
            <w:shd w:val="clear" w:color="auto" w:fill="1BDBA0"/>
          </w:tcPr>
          <w:p w14:paraId="54BB186C" w14:textId="6875C273" w:rsidR="00D839A6" w:rsidRDefault="00D839A6" w:rsidP="005E7EE7">
            <w:pPr>
              <w:jc w:val="center"/>
              <w:rPr>
                <w:sz w:val="21"/>
                <w:szCs w:val="21"/>
              </w:rPr>
            </w:pPr>
            <w:r>
              <w:rPr>
                <w:sz w:val="21"/>
                <w:szCs w:val="21"/>
              </w:rPr>
              <w:t>694</w:t>
            </w:r>
          </w:p>
        </w:tc>
        <w:tc>
          <w:tcPr>
            <w:tcW w:w="1624" w:type="dxa"/>
            <w:shd w:val="clear" w:color="auto" w:fill="1BDBA0"/>
          </w:tcPr>
          <w:p w14:paraId="55EB6C6A" w14:textId="66B4408F" w:rsidR="00D839A6" w:rsidRDefault="00D839A6" w:rsidP="00D41BA0">
            <w:pPr>
              <w:jc w:val="center"/>
              <w:rPr>
                <w:sz w:val="21"/>
                <w:szCs w:val="21"/>
              </w:rPr>
            </w:pPr>
            <w:r>
              <w:rPr>
                <w:sz w:val="21"/>
                <w:szCs w:val="21"/>
              </w:rPr>
              <w:t>6%</w:t>
            </w:r>
          </w:p>
        </w:tc>
        <w:tc>
          <w:tcPr>
            <w:tcW w:w="2855" w:type="dxa"/>
            <w:shd w:val="clear" w:color="auto" w:fill="1BDBA0"/>
          </w:tcPr>
          <w:p w14:paraId="43AB08D5" w14:textId="56138287" w:rsidR="00D839A6" w:rsidRDefault="00D839A6" w:rsidP="007921C6">
            <w:pPr>
              <w:rPr>
                <w:sz w:val="21"/>
                <w:szCs w:val="21"/>
              </w:rPr>
            </w:pPr>
            <w:r>
              <w:rPr>
                <w:sz w:val="21"/>
                <w:szCs w:val="21"/>
              </w:rPr>
              <w:t>Epibionts on plastic bottles</w:t>
            </w:r>
          </w:p>
        </w:tc>
        <w:tc>
          <w:tcPr>
            <w:tcW w:w="3118" w:type="dxa"/>
            <w:shd w:val="clear" w:color="auto" w:fill="1BDBA0"/>
          </w:tcPr>
          <w:p w14:paraId="137EA38E" w14:textId="0BEAF222" w:rsidR="00D839A6" w:rsidRDefault="00D839A6" w:rsidP="007921C6">
            <w:pPr>
              <w:rPr>
                <w:sz w:val="21"/>
                <w:szCs w:val="21"/>
              </w:rPr>
            </w:pPr>
            <w:r>
              <w:rPr>
                <w:sz w:val="21"/>
                <w:szCs w:val="21"/>
              </w:rPr>
              <w:t>Smith et al. 2018</w:t>
            </w:r>
          </w:p>
        </w:tc>
      </w:tr>
      <w:tr w:rsidR="00D839A6" w14:paraId="0D2AF785" w14:textId="77777777" w:rsidTr="00AD41E6">
        <w:tc>
          <w:tcPr>
            <w:tcW w:w="1624" w:type="dxa"/>
            <w:shd w:val="clear" w:color="auto" w:fill="1BDBA0"/>
          </w:tcPr>
          <w:p w14:paraId="6AADF389" w14:textId="6D78AB77" w:rsidR="00D839A6" w:rsidRDefault="00D839A6" w:rsidP="005E7EE7">
            <w:pPr>
              <w:jc w:val="center"/>
              <w:rPr>
                <w:sz w:val="21"/>
                <w:szCs w:val="21"/>
              </w:rPr>
            </w:pPr>
            <w:r>
              <w:rPr>
                <w:sz w:val="21"/>
                <w:szCs w:val="21"/>
              </w:rPr>
              <w:t>Cape Town</w:t>
            </w:r>
          </w:p>
        </w:tc>
        <w:tc>
          <w:tcPr>
            <w:tcW w:w="1624" w:type="dxa"/>
            <w:shd w:val="clear" w:color="auto" w:fill="1BDBA0"/>
          </w:tcPr>
          <w:p w14:paraId="2E64BAE4" w14:textId="77777777" w:rsidR="00D839A6" w:rsidRDefault="00D839A6" w:rsidP="005E7EE7">
            <w:pPr>
              <w:jc w:val="center"/>
              <w:rPr>
                <w:sz w:val="21"/>
                <w:szCs w:val="21"/>
              </w:rPr>
            </w:pPr>
          </w:p>
        </w:tc>
        <w:tc>
          <w:tcPr>
            <w:tcW w:w="1624" w:type="dxa"/>
            <w:shd w:val="clear" w:color="auto" w:fill="1BDBA0"/>
          </w:tcPr>
          <w:p w14:paraId="69629AC9" w14:textId="0D4B710B" w:rsidR="00D839A6" w:rsidRDefault="00D839A6" w:rsidP="005E7EE7">
            <w:pPr>
              <w:jc w:val="center"/>
              <w:rPr>
                <w:sz w:val="21"/>
                <w:szCs w:val="21"/>
              </w:rPr>
            </w:pPr>
            <w:r>
              <w:rPr>
                <w:sz w:val="21"/>
                <w:szCs w:val="21"/>
              </w:rPr>
              <w:t>1769</w:t>
            </w:r>
          </w:p>
        </w:tc>
        <w:tc>
          <w:tcPr>
            <w:tcW w:w="1624" w:type="dxa"/>
            <w:shd w:val="clear" w:color="auto" w:fill="1BDBA0"/>
          </w:tcPr>
          <w:p w14:paraId="4F2ED81F" w14:textId="05A959CD" w:rsidR="00D839A6" w:rsidRDefault="00D839A6" w:rsidP="00D41BA0">
            <w:pPr>
              <w:jc w:val="center"/>
              <w:rPr>
                <w:sz w:val="21"/>
                <w:szCs w:val="21"/>
              </w:rPr>
            </w:pPr>
            <w:r>
              <w:rPr>
                <w:sz w:val="21"/>
                <w:szCs w:val="21"/>
              </w:rPr>
              <w:t>9%</w:t>
            </w:r>
          </w:p>
        </w:tc>
        <w:tc>
          <w:tcPr>
            <w:tcW w:w="2855" w:type="dxa"/>
            <w:shd w:val="clear" w:color="auto" w:fill="1BDBA0"/>
          </w:tcPr>
          <w:p w14:paraId="53260017" w14:textId="49C1A64D" w:rsidR="00D839A6" w:rsidRDefault="00D839A6" w:rsidP="007921C6">
            <w:pPr>
              <w:rPr>
                <w:sz w:val="21"/>
                <w:szCs w:val="21"/>
              </w:rPr>
            </w:pPr>
            <w:r>
              <w:rPr>
                <w:sz w:val="21"/>
                <w:szCs w:val="21"/>
              </w:rPr>
              <w:t>Epibionts on marine litter</w:t>
            </w:r>
          </w:p>
        </w:tc>
        <w:tc>
          <w:tcPr>
            <w:tcW w:w="3118" w:type="dxa"/>
            <w:shd w:val="clear" w:color="auto" w:fill="1BDBA0"/>
          </w:tcPr>
          <w:p w14:paraId="73DE6298" w14:textId="72A8213B" w:rsidR="00D839A6" w:rsidRDefault="00D839A6" w:rsidP="007921C6">
            <w:pPr>
              <w:rPr>
                <w:sz w:val="21"/>
                <w:szCs w:val="21"/>
              </w:rPr>
            </w:pPr>
            <w:proofErr w:type="spellStart"/>
            <w:r>
              <w:rPr>
                <w:sz w:val="21"/>
                <w:szCs w:val="21"/>
              </w:rPr>
              <w:t>Fazey</w:t>
            </w:r>
            <w:proofErr w:type="spellEnd"/>
            <w:r>
              <w:rPr>
                <w:sz w:val="21"/>
                <w:szCs w:val="21"/>
              </w:rPr>
              <w:t xml:space="preserve"> &amp; Ryan 2016</w:t>
            </w:r>
          </w:p>
        </w:tc>
      </w:tr>
      <w:tr w:rsidR="00D839A6" w14:paraId="6189CA48" w14:textId="77777777" w:rsidTr="00AD41E6">
        <w:tc>
          <w:tcPr>
            <w:tcW w:w="1624" w:type="dxa"/>
            <w:shd w:val="clear" w:color="auto" w:fill="1BDBA0"/>
          </w:tcPr>
          <w:p w14:paraId="44665513" w14:textId="04681953" w:rsidR="00D839A6" w:rsidRDefault="00D839A6" w:rsidP="005E7EE7">
            <w:pPr>
              <w:jc w:val="center"/>
              <w:rPr>
                <w:sz w:val="21"/>
                <w:szCs w:val="21"/>
              </w:rPr>
            </w:pPr>
            <w:r>
              <w:rPr>
                <w:sz w:val="21"/>
                <w:szCs w:val="21"/>
              </w:rPr>
              <w:t>South Africa</w:t>
            </w:r>
          </w:p>
        </w:tc>
        <w:tc>
          <w:tcPr>
            <w:tcW w:w="1624" w:type="dxa"/>
            <w:shd w:val="clear" w:color="auto" w:fill="1BDBA0"/>
          </w:tcPr>
          <w:p w14:paraId="24DA96BE" w14:textId="28A0272C" w:rsidR="00D839A6" w:rsidRDefault="00D839A6" w:rsidP="005E7EE7">
            <w:pPr>
              <w:jc w:val="center"/>
              <w:rPr>
                <w:sz w:val="21"/>
                <w:szCs w:val="21"/>
              </w:rPr>
            </w:pPr>
            <w:r>
              <w:rPr>
                <w:sz w:val="21"/>
                <w:szCs w:val="21"/>
              </w:rPr>
              <w:t>32</w:t>
            </w:r>
          </w:p>
        </w:tc>
        <w:tc>
          <w:tcPr>
            <w:tcW w:w="1624" w:type="dxa"/>
            <w:shd w:val="clear" w:color="auto" w:fill="1BDBA0"/>
          </w:tcPr>
          <w:p w14:paraId="70D5AC85" w14:textId="230B884C" w:rsidR="00D839A6" w:rsidRDefault="00D839A6" w:rsidP="005E7EE7">
            <w:pPr>
              <w:jc w:val="center"/>
              <w:rPr>
                <w:sz w:val="21"/>
                <w:szCs w:val="21"/>
              </w:rPr>
            </w:pPr>
            <w:r>
              <w:rPr>
                <w:sz w:val="21"/>
                <w:szCs w:val="21"/>
              </w:rPr>
              <w:t>13240</w:t>
            </w:r>
          </w:p>
        </w:tc>
        <w:tc>
          <w:tcPr>
            <w:tcW w:w="1624" w:type="dxa"/>
            <w:shd w:val="clear" w:color="auto" w:fill="1BDBA0"/>
          </w:tcPr>
          <w:p w14:paraId="03651680" w14:textId="0C787FC3" w:rsidR="00D839A6" w:rsidRDefault="00D839A6" w:rsidP="00D41BA0">
            <w:pPr>
              <w:jc w:val="center"/>
              <w:rPr>
                <w:sz w:val="21"/>
                <w:szCs w:val="21"/>
              </w:rPr>
            </w:pPr>
            <w:r>
              <w:rPr>
                <w:sz w:val="21"/>
                <w:szCs w:val="21"/>
              </w:rPr>
              <w:t>6%</w:t>
            </w:r>
          </w:p>
        </w:tc>
        <w:tc>
          <w:tcPr>
            <w:tcW w:w="2855" w:type="dxa"/>
            <w:shd w:val="clear" w:color="auto" w:fill="1BDBA0"/>
          </w:tcPr>
          <w:p w14:paraId="581CE572" w14:textId="05CA1F81" w:rsidR="00D839A6" w:rsidRDefault="00D839A6" w:rsidP="00842319">
            <w:pPr>
              <w:rPr>
                <w:sz w:val="21"/>
                <w:szCs w:val="21"/>
              </w:rPr>
            </w:pPr>
            <w:r>
              <w:rPr>
                <w:sz w:val="21"/>
                <w:szCs w:val="21"/>
              </w:rPr>
              <w:t>Epibionts on plastic bottles</w:t>
            </w:r>
          </w:p>
        </w:tc>
        <w:tc>
          <w:tcPr>
            <w:tcW w:w="3118" w:type="dxa"/>
            <w:shd w:val="clear" w:color="auto" w:fill="1BDBA0"/>
          </w:tcPr>
          <w:p w14:paraId="679B220D" w14:textId="36274C2A" w:rsidR="00D839A6" w:rsidRDefault="00D839A6" w:rsidP="00842319">
            <w:pPr>
              <w:rPr>
                <w:sz w:val="21"/>
                <w:szCs w:val="21"/>
              </w:rPr>
            </w:pPr>
            <w:r>
              <w:rPr>
                <w:sz w:val="21"/>
                <w:szCs w:val="21"/>
              </w:rPr>
              <w:t>Ryan et al. 2021</w:t>
            </w:r>
          </w:p>
        </w:tc>
      </w:tr>
    </w:tbl>
    <w:p w14:paraId="3B6C3933" w14:textId="77777777" w:rsidR="00EF63A6" w:rsidRPr="00203A1F" w:rsidRDefault="00EF63A6" w:rsidP="007921C6">
      <w:pPr>
        <w:rPr>
          <w:sz w:val="21"/>
          <w:szCs w:val="21"/>
        </w:rPr>
      </w:pPr>
    </w:p>
    <w:p w14:paraId="7E3D6EA1" w14:textId="6A6B97A6" w:rsidR="00D65787" w:rsidRPr="00DD39CC" w:rsidRDefault="00262F29" w:rsidP="00F45148">
      <w:pPr>
        <w:jc w:val="center"/>
        <w:rPr>
          <w:rFonts w:ascii="Times New Roman" w:hAnsi="Times New Roman" w:cs="Times New Roman"/>
          <w:sz w:val="24"/>
          <w:szCs w:val="24"/>
          <w:lang w:val="en-GB"/>
        </w:rPr>
      </w:pPr>
      <w:r>
        <w:rPr>
          <w:rFonts w:ascii="Times New Roman" w:hAnsi="Times New Roman" w:cs="Times New Roman"/>
          <w:noProof/>
          <w:sz w:val="24"/>
          <w:szCs w:val="24"/>
          <w:lang w:val="es-CL" w:eastAsia="es-CL"/>
        </w:rPr>
        <w:lastRenderedPageBreak/>
        <w:drawing>
          <wp:inline distT="0" distB="0" distL="0" distR="0" wp14:anchorId="573BBF4D" wp14:editId="5C77DED6">
            <wp:extent cx="8076994" cy="5429250"/>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129231" cy="5464363"/>
                    </a:xfrm>
                    <a:prstGeom prst="rect">
                      <a:avLst/>
                    </a:prstGeom>
                    <a:noFill/>
                  </pic:spPr>
                </pic:pic>
              </a:graphicData>
            </a:graphic>
          </wp:inline>
        </w:drawing>
      </w:r>
    </w:p>
    <w:sectPr w:rsidR="00D65787" w:rsidRPr="00DD39CC" w:rsidSect="003E211C">
      <w:pgSz w:w="15840" w:h="12240" w:orient="landscape"/>
      <w:pgMar w:top="1701" w:right="1418" w:bottom="1701"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rtin Thiel" w:date="2022-05-27T11:51:00Z" w:initials="MT">
    <w:p w14:paraId="3441F8BD" w14:textId="77777777" w:rsidR="0067769C" w:rsidRDefault="0067769C">
      <w:pPr>
        <w:pStyle w:val="CommentText"/>
      </w:pPr>
      <w:r>
        <w:rPr>
          <w:rStyle w:val="CommentReference"/>
        </w:rPr>
        <w:annotationRef/>
      </w:r>
    </w:p>
    <w:p w14:paraId="3F8AFFC9" w14:textId="0AEE8AFD" w:rsidR="0067769C" w:rsidRDefault="0067769C">
      <w:pPr>
        <w:pStyle w:val="CommentText"/>
      </w:pPr>
      <w:r>
        <w:t>Please, change the following text in the figure</w:t>
      </w:r>
    </w:p>
    <w:p w14:paraId="06F6DB5B" w14:textId="77777777" w:rsidR="0067769C" w:rsidRDefault="0067769C">
      <w:pPr>
        <w:pStyle w:val="CommentText"/>
      </w:pPr>
    </w:p>
    <w:p w14:paraId="4749E83C" w14:textId="45D2C253" w:rsidR="0067769C" w:rsidRDefault="0067769C">
      <w:pPr>
        <w:pStyle w:val="CommentText"/>
      </w:pPr>
      <w:r>
        <w:t>Step 6: Was there an expert in the field to confirm presence of epibionts on the item?</w:t>
      </w:r>
    </w:p>
    <w:p w14:paraId="154177EC" w14:textId="0B93F2B5" w:rsidR="0067769C" w:rsidRDefault="0067769C">
      <w:pPr>
        <w:pStyle w:val="CommentText"/>
      </w:pPr>
      <w:r>
        <w:t>Step 7: Did experts confirm the presence of epibionts on the item?</w:t>
      </w:r>
    </w:p>
  </w:comment>
  <w:comment w:id="2" w:author="Martin Thiel" w:date="2022-07-31T12:38:00Z" w:initials="MT">
    <w:p w14:paraId="334FDBDC" w14:textId="2DFA4AF3" w:rsidR="0067769C" w:rsidRDefault="0067769C">
      <w:pPr>
        <w:pStyle w:val="CommentText"/>
      </w:pPr>
      <w:r>
        <w:rPr>
          <w:rStyle w:val="CommentReference"/>
        </w:rPr>
        <w:annotationRef/>
      </w:r>
      <w:r>
        <w:t xml:space="preserve">I find this with the beach numbers all very confusing. Why here only 44 beaches if below we talk about 47 beaches?!? Should we not always have all the beaches in the tables, but clarify if some of them are already excluded?!? </w:t>
      </w:r>
    </w:p>
  </w:comment>
  <w:comment w:id="3" w:author="Martin Thiel" w:date="2022-07-31T12:40:00Z" w:initials="MT">
    <w:p w14:paraId="761A29EF" w14:textId="2A8B19B9" w:rsidR="0067769C" w:rsidRDefault="0067769C">
      <w:pPr>
        <w:pStyle w:val="CommentText"/>
      </w:pPr>
      <w:r>
        <w:rPr>
          <w:rStyle w:val="CommentReference"/>
        </w:rPr>
        <w:annotationRef/>
      </w:r>
      <w:r>
        <w:t>See previous comment – where are these 13 beaches?!? Are they still here?!? are they already gone?!? My recommendation would be to always have all 47 beaches (are there 47 or are there 44 beaches) in these complete overview tables, but mark clearly those beaches that are excluded! We can discuss how to do this, but this here I find very confusing, because I can never tell whether those excluded beaches are still in the table or not. It would also help if the beaches would receive individual numbers from 1 to 47 and those numbers are also always there.</w:t>
      </w:r>
    </w:p>
  </w:comment>
  <w:comment w:id="4" w:author="Martin Thiel" w:date="2022-07-31T12:43:00Z" w:initials="MT">
    <w:p w14:paraId="3566A0B4" w14:textId="04E30978" w:rsidR="0067769C" w:rsidRDefault="0067769C">
      <w:pPr>
        <w:pStyle w:val="CommentText"/>
      </w:pPr>
      <w:r>
        <w:rPr>
          <w:rStyle w:val="CommentReference"/>
        </w:rPr>
        <w:annotationRef/>
      </w:r>
      <w:r>
        <w:t xml:space="preserve">Same comment as previous 2 comments. Does this table contain all 47 beaches or only the subset of completely checked and validated beaches?!? </w:t>
      </w:r>
    </w:p>
  </w:comment>
  <w:comment w:id="5" w:author="Martin Thiel" w:date="2022-07-31T12:44:00Z" w:initials="MT">
    <w:p w14:paraId="14EEF9EB" w14:textId="2AA3E200" w:rsidR="0067769C" w:rsidRDefault="0067769C">
      <w:pPr>
        <w:pStyle w:val="CommentText"/>
      </w:pPr>
      <w:r>
        <w:rPr>
          <w:rStyle w:val="CommentReference"/>
        </w:rPr>
        <w:annotationRef/>
      </w:r>
      <w:r>
        <w:t>44 or 47 beaches?!? Same comment applies as above!</w:t>
      </w:r>
    </w:p>
  </w:comment>
  <w:comment w:id="6" w:author="Martin Thiel" w:date="2022-07-31T12:32:00Z" w:initials="MT">
    <w:p w14:paraId="7BEC4F3A" w14:textId="032434DD" w:rsidR="0067769C" w:rsidRDefault="0067769C">
      <w:pPr>
        <w:pStyle w:val="CommentText"/>
      </w:pPr>
      <w:r>
        <w:rPr>
          <w:rStyle w:val="CommentReference"/>
        </w:rPr>
        <w:annotationRef/>
      </w:r>
      <w:r>
        <w:t xml:space="preserve">Question – above we talk about 47 beaches – are all 47 beaches in this table?!? if yes, should we add a column on the left side that just counts the beaches from 1 to 47?!? So that readers can easily see the total of the beaches?!? </w:t>
      </w:r>
    </w:p>
  </w:comment>
  <w:comment w:id="7" w:author="Martin Thiel" w:date="2022-07-31T12:46:00Z" w:initials="MT">
    <w:p w14:paraId="6C21D8DD" w14:textId="20BD05B3" w:rsidR="0067769C" w:rsidRDefault="0067769C">
      <w:pPr>
        <w:pStyle w:val="CommentText"/>
      </w:pPr>
      <w:r>
        <w:rPr>
          <w:rStyle w:val="CommentReference"/>
        </w:rPr>
        <w:annotationRef/>
      </w:r>
      <w:r>
        <w:t xml:space="preserve">I am not sure what beaches are in this table now.  Can we somehow make this sure that this is easier to visualize where we are and what is included where and excluded?? Where are 47 beaches?!? Where are 44 beaches, where are the 13 beaches, the 31 beaches, the 8 (7+1) beaches, and so on and so on?!? Maybe all this is easy but right now I cannot follow all this and I am confused… </w:t>
      </w:r>
    </w:p>
  </w:comment>
  <w:comment w:id="47" w:author="Martin Thiel" w:date="2022-07-31T13:36:00Z" w:initials="MT">
    <w:p w14:paraId="7F465074" w14:textId="77777777" w:rsidR="00CB2385" w:rsidRDefault="00CB2385">
      <w:pPr>
        <w:pStyle w:val="CommentText"/>
        <w:rPr>
          <w:rFonts w:ascii="Times New Roman" w:hAnsi="Times New Roman"/>
          <w:szCs w:val="24"/>
        </w:rPr>
      </w:pPr>
      <w:r>
        <w:rPr>
          <w:rStyle w:val="CommentReference"/>
        </w:rPr>
        <w:annotationRef/>
      </w:r>
      <w:r>
        <w:t xml:space="preserve">In this paper we report on time scales of common epibionts: </w:t>
      </w:r>
      <w:r w:rsidRPr="00DB65FA">
        <w:rPr>
          <w:rFonts w:ascii="Times New Roman" w:hAnsi="Times New Roman"/>
          <w:szCs w:val="24"/>
          <w:lang w:val="de-DE"/>
        </w:rPr>
        <w:t xml:space="preserve">Thiel, M. &amp; L. Gutow, 2005b. </w:t>
      </w:r>
      <w:r w:rsidRPr="00DB65FA">
        <w:rPr>
          <w:rFonts w:ascii="Times New Roman" w:hAnsi="Times New Roman"/>
          <w:szCs w:val="24"/>
        </w:rPr>
        <w:t xml:space="preserve">The ecology of rafting in the marine environment – II. The rafting organisms and community. </w:t>
      </w:r>
      <w:proofErr w:type="spellStart"/>
      <w:r w:rsidRPr="00DB65FA">
        <w:rPr>
          <w:rFonts w:ascii="Times New Roman" w:hAnsi="Times New Roman"/>
          <w:szCs w:val="24"/>
          <w:lang w:val="en-GB"/>
        </w:rPr>
        <w:t>Oceanogr</w:t>
      </w:r>
      <w:proofErr w:type="spellEnd"/>
      <w:r w:rsidRPr="00DB65FA">
        <w:rPr>
          <w:rFonts w:ascii="Times New Roman" w:hAnsi="Times New Roman"/>
          <w:szCs w:val="24"/>
          <w:lang w:val="en-GB"/>
        </w:rPr>
        <w:t xml:space="preserve">. Mar. Biol. </w:t>
      </w:r>
      <w:proofErr w:type="spellStart"/>
      <w:r w:rsidRPr="00DB65FA">
        <w:rPr>
          <w:rFonts w:ascii="Times New Roman" w:hAnsi="Times New Roman"/>
          <w:szCs w:val="24"/>
        </w:rPr>
        <w:t>Annu</w:t>
      </w:r>
      <w:proofErr w:type="spellEnd"/>
      <w:r w:rsidRPr="00DB65FA">
        <w:rPr>
          <w:rFonts w:ascii="Times New Roman" w:hAnsi="Times New Roman"/>
          <w:szCs w:val="24"/>
        </w:rPr>
        <w:t>. Rev. 43: 279-418.</w:t>
      </w:r>
    </w:p>
    <w:p w14:paraId="478972A4" w14:textId="77777777" w:rsidR="00CB2385" w:rsidRDefault="00CB2385">
      <w:pPr>
        <w:pStyle w:val="CommentText"/>
        <w:rPr>
          <w:rFonts w:ascii="Times New Roman" w:hAnsi="Times New Roman"/>
          <w:szCs w:val="24"/>
        </w:rPr>
      </w:pPr>
    </w:p>
    <w:p w14:paraId="1817B680" w14:textId="77A1ACFD" w:rsidR="00CB2385" w:rsidRDefault="00CB2385">
      <w:pPr>
        <w:pStyle w:val="CommentText"/>
      </w:pPr>
      <w:r>
        <w:rPr>
          <w:rFonts w:ascii="Times New Roman" w:hAnsi="Times New Roman"/>
          <w:szCs w:val="24"/>
        </w:rPr>
        <w:t xml:space="preserve">I noticed that you also cite Bravo et al. 2011, which could also be a good reference. </w:t>
      </w:r>
    </w:p>
  </w:comment>
  <w:comment w:id="51" w:author="Martin Thiel" w:date="2022-07-31T13:38:00Z" w:initials="MT">
    <w:p w14:paraId="1076581B" w14:textId="56DDE5AE" w:rsidR="00CB2385" w:rsidRDefault="00CB2385">
      <w:pPr>
        <w:pStyle w:val="CommentText"/>
      </w:pPr>
      <w:r>
        <w:rPr>
          <w:rStyle w:val="CommentReference"/>
        </w:rPr>
        <w:annotationRef/>
      </w:r>
      <w:r>
        <w:t xml:space="preserve">I am confused by “the year”?!? I had understood that objects were released on the day of the sampled and then tracked backwards. Since here you mention that we did not know how long objects had been on the beach before sampling, I could have imagined that you do 10 days before the sampling date, maybe 30 days (but I would not do more). but daily release for 365 days before the sampling date actually seems way too long, because then actually it would (i) integrate over the entire year, and (ii) also be far outside of the </w:t>
      </w:r>
      <w:proofErr w:type="gramStart"/>
      <w:r>
        <w:t>100 day</w:t>
      </w:r>
      <w:proofErr w:type="gramEnd"/>
      <w:r>
        <w:t xml:space="preserve"> range. So, this is very confusing to me. I would have imagined that all particles would be released on the sampling day, or maybe spread over 10 days or a maximum of 30 days before the sampling date, but not more. I am not sure but I feel we need to discuss this, because it might have huge implications for the model output. </w:t>
      </w:r>
    </w:p>
  </w:comment>
  <w:comment w:id="64" w:author="Martin Thiel" w:date="2022-07-31T13:48:00Z" w:initials="MT">
    <w:p w14:paraId="66602CFC" w14:textId="77777777" w:rsidR="00EC328E" w:rsidRDefault="00EC328E">
      <w:pPr>
        <w:pStyle w:val="CommentText"/>
      </w:pPr>
      <w:r>
        <w:rPr>
          <w:rStyle w:val="CommentReference"/>
        </w:rPr>
        <w:annotationRef/>
      </w:r>
      <w:r>
        <w:t xml:space="preserve">Question: when a particle is in an adjacent coastal cell (the same cell) for a minimum of x days (let’s say 5 days), should we say that this particle did not come from the ocean?!? </w:t>
      </w:r>
    </w:p>
    <w:p w14:paraId="3B1ADF77" w14:textId="77777777" w:rsidR="00EC328E" w:rsidRDefault="00EC328E">
      <w:pPr>
        <w:pStyle w:val="CommentText"/>
      </w:pPr>
    </w:p>
    <w:p w14:paraId="3A9EB685" w14:textId="77777777" w:rsidR="00EC328E" w:rsidRDefault="00EC328E">
      <w:pPr>
        <w:pStyle w:val="CommentText"/>
      </w:pPr>
      <w:r>
        <w:t xml:space="preserve">Or a related question: could a particle “sit” for a long time within a coastal cell, but then suddenly move backwards in offshore direction?!? </w:t>
      </w:r>
    </w:p>
    <w:p w14:paraId="51F3CF33" w14:textId="77777777" w:rsidR="00EC328E" w:rsidRDefault="00EC328E">
      <w:pPr>
        <w:pStyle w:val="CommentText"/>
      </w:pPr>
    </w:p>
    <w:p w14:paraId="64B9C027" w14:textId="6034E729" w:rsidR="00EC328E" w:rsidRDefault="00EC328E">
      <w:pPr>
        <w:pStyle w:val="CommentText"/>
      </w:pPr>
      <w:r>
        <w:t xml:space="preserve">Or in other words: no particle is every lost from our calculations?!? We just say that “if a particle is stuck in a coastal grid, we consider it is not afloat”?!?  </w:t>
      </w:r>
    </w:p>
  </w:comment>
  <w:comment w:id="67" w:author="Martin Thiel" w:date="2022-07-31T13:52:00Z" w:initials="MT">
    <w:p w14:paraId="6894ED67" w14:textId="3DF54296" w:rsidR="004A2D05" w:rsidRDefault="00EC328E">
      <w:pPr>
        <w:pStyle w:val="CommentText"/>
      </w:pPr>
      <w:r>
        <w:rPr>
          <w:rStyle w:val="CommentReference"/>
        </w:rPr>
        <w:annotationRef/>
      </w:r>
      <w:r>
        <w:t xml:space="preserve">Hypothetical example (not sure whether that is possible): a particle is moving backwards, and for 5 days it was in nearby oceanic cells, then at day 5 before coming to our sampled beach it was in a nearby coastal grid cell, and it was “stuck” for 90 days in that coastal grid cell, and at day 95 it moves backwards to an oceanic cell and moves through several oceanic cells. So, would we then say that this particle was afloat for 5 + 5 (=10) days?!? </w:t>
      </w:r>
      <w:r w:rsidR="004A2D05">
        <w:t xml:space="preserve">Would this be a good assumption?!? Maybe it is, but I am uncertain and maybe we should discuss this?!? </w:t>
      </w:r>
    </w:p>
  </w:comment>
  <w:comment w:id="75" w:author="Martin Thiel" w:date="2022-07-31T13:58:00Z" w:initials="MT">
    <w:p w14:paraId="2BAED92C" w14:textId="087A8C65" w:rsidR="004A2D05" w:rsidRDefault="004A2D05">
      <w:pPr>
        <w:pStyle w:val="CommentText"/>
      </w:pPr>
      <w:r>
        <w:rPr>
          <w:rStyle w:val="CommentReference"/>
        </w:rPr>
        <w:annotationRef/>
      </w:r>
      <w:r>
        <w:t xml:space="preserve">It is confusing that we first exclude </w:t>
      </w:r>
      <w:proofErr w:type="spellStart"/>
      <w:r>
        <w:t>rapa</w:t>
      </w:r>
      <w:proofErr w:type="spellEnd"/>
      <w:r>
        <w:t xml:space="preserve"> </w:t>
      </w:r>
      <w:proofErr w:type="spellStart"/>
      <w:r>
        <w:t>nui</w:t>
      </w:r>
      <w:proofErr w:type="spellEnd"/>
      <w:r>
        <w:t xml:space="preserve"> (3 lines above) and then we include it again. I feel we need to be more consistent. </w:t>
      </w:r>
    </w:p>
  </w:comment>
  <w:comment w:id="80" w:author="Martin Thiel" w:date="2022-07-31T15:57:00Z" w:initials="MT">
    <w:p w14:paraId="37D1E91C" w14:textId="0BC4F14D" w:rsidR="002A5AAF" w:rsidRDefault="002A5AAF">
      <w:pPr>
        <w:pStyle w:val="CommentText"/>
      </w:pPr>
      <w:r>
        <w:rPr>
          <w:rStyle w:val="CommentReference"/>
        </w:rPr>
        <w:annotationRef/>
      </w:r>
      <w:r>
        <w:t>Is this r</w:t>
      </w:r>
      <w:r w:rsidRPr="002A5AAF">
        <w:rPr>
          <w:vertAlign w:val="superscript"/>
        </w:rPr>
        <w:t>2</w:t>
      </w:r>
      <w:r>
        <w:t xml:space="preserve"> or r?!?</w:t>
      </w:r>
    </w:p>
  </w:comment>
  <w:comment w:id="97" w:author="Martin Thiel" w:date="2022-07-31T14:12:00Z" w:initials="MT">
    <w:p w14:paraId="1ADC4BB2" w14:textId="309C08DD" w:rsidR="003C79A9" w:rsidRDefault="003C79A9">
      <w:pPr>
        <w:pStyle w:val="CommentText"/>
      </w:pPr>
      <w:r>
        <w:rPr>
          <w:rStyle w:val="CommentReference"/>
        </w:rPr>
        <w:annotationRef/>
      </w:r>
      <w:r>
        <w:t xml:space="preserve">Ok, but depending on the answers to my above questions (year-long release, what happens with particles stuck for long time in coastal cells), we might have to reconsider the initial simulation model?!?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4177EC" w15:done="0"/>
  <w15:commentEx w15:paraId="334FDBDC" w15:done="0"/>
  <w15:commentEx w15:paraId="761A29EF" w15:done="0"/>
  <w15:commentEx w15:paraId="3566A0B4" w15:done="0"/>
  <w15:commentEx w15:paraId="14EEF9EB" w15:done="0"/>
  <w15:commentEx w15:paraId="7BEC4F3A" w15:done="0"/>
  <w15:commentEx w15:paraId="6C21D8DD" w15:done="0"/>
  <w15:commentEx w15:paraId="1817B680" w15:done="0"/>
  <w15:commentEx w15:paraId="1076581B" w15:done="1"/>
  <w15:commentEx w15:paraId="64B9C027" w15:done="1"/>
  <w15:commentEx w15:paraId="6894ED67" w15:done="1"/>
  <w15:commentEx w15:paraId="2BAED92C" w15:done="0"/>
  <w15:commentEx w15:paraId="37D1E91C" w15:done="0"/>
  <w15:commentEx w15:paraId="1ADC4BB2"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4177EC" w16cid:durableId="263B5A10"/>
  <w16cid:commentId w16cid:paraId="334FDBDC" w16cid:durableId="26A87E5D"/>
  <w16cid:commentId w16cid:paraId="761A29EF" w16cid:durableId="26A87E5E"/>
  <w16cid:commentId w16cid:paraId="3566A0B4" w16cid:durableId="26A87E5F"/>
  <w16cid:commentId w16cid:paraId="14EEF9EB" w16cid:durableId="26A87E60"/>
  <w16cid:commentId w16cid:paraId="7BEC4F3A" w16cid:durableId="26A87E61"/>
  <w16cid:commentId w16cid:paraId="6C21D8DD" w16cid:durableId="26A87E62"/>
  <w16cid:commentId w16cid:paraId="1817B680" w16cid:durableId="26A87E63"/>
  <w16cid:commentId w16cid:paraId="1076581B" w16cid:durableId="26A87E64"/>
  <w16cid:commentId w16cid:paraId="64B9C027" w16cid:durableId="26A87E65"/>
  <w16cid:commentId w16cid:paraId="6894ED67" w16cid:durableId="26A87E66"/>
  <w16cid:commentId w16cid:paraId="2BAED92C" w16cid:durableId="26A87E67"/>
  <w16cid:commentId w16cid:paraId="37D1E91C" w16cid:durableId="26A87E68"/>
  <w16cid:commentId w16cid:paraId="1ADC4BB2" w16cid:durableId="26A87E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A49A7" w14:textId="77777777" w:rsidR="00E90EF8" w:rsidRDefault="00E90EF8" w:rsidP="005F2CB8">
      <w:pPr>
        <w:spacing w:line="240" w:lineRule="auto"/>
      </w:pPr>
      <w:r>
        <w:separator/>
      </w:r>
    </w:p>
  </w:endnote>
  <w:endnote w:type="continuationSeparator" w:id="0">
    <w:p w14:paraId="4809FABD" w14:textId="77777777" w:rsidR="00E90EF8" w:rsidRDefault="00E90EF8" w:rsidP="005F2C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Neue">
    <w:altName w:val="Sylfaen"/>
    <w:panose1 w:val="02000503000000020004"/>
    <w:charset w:val="00"/>
    <w:family w:val="auto"/>
    <w:pitch w:val="variable"/>
    <w:sig w:usb0="E50002FF" w:usb1="500079DB" w:usb2="00000010" w:usb3="00000000" w:csb0="00000001"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7A08D" w14:textId="69A909A3" w:rsidR="0067769C" w:rsidRDefault="0067769C" w:rsidP="005F2CB8">
    <w:pPr>
      <w:pStyle w:val="Footer"/>
      <w:tabs>
        <w:tab w:val="clear" w:pos="4419"/>
        <w:tab w:val="clear" w:pos="8838"/>
        <w:tab w:val="left" w:pos="970"/>
      </w:tabs>
    </w:pPr>
    <w:r>
      <w:tab/>
    </w:r>
  </w:p>
  <w:p w14:paraId="7D1871DC" w14:textId="77777777" w:rsidR="0067769C" w:rsidRDefault="0067769C" w:rsidP="005F2CB8">
    <w:pPr>
      <w:pStyle w:val="Footer"/>
      <w:tabs>
        <w:tab w:val="clear" w:pos="4419"/>
        <w:tab w:val="clear" w:pos="8838"/>
        <w:tab w:val="left" w:pos="970"/>
      </w:tabs>
    </w:pPr>
  </w:p>
  <w:p w14:paraId="60800AF4" w14:textId="77777777" w:rsidR="0067769C" w:rsidRDefault="0067769C" w:rsidP="005F2CB8">
    <w:pPr>
      <w:pStyle w:val="Footer"/>
      <w:tabs>
        <w:tab w:val="clear" w:pos="4419"/>
        <w:tab w:val="clear" w:pos="8838"/>
        <w:tab w:val="left" w:pos="970"/>
      </w:tabs>
    </w:pPr>
  </w:p>
  <w:p w14:paraId="16509E7C" w14:textId="77777777" w:rsidR="0067769C" w:rsidRDefault="0067769C" w:rsidP="005F2CB8">
    <w:pPr>
      <w:pStyle w:val="Footer"/>
      <w:tabs>
        <w:tab w:val="clear" w:pos="4419"/>
        <w:tab w:val="clear" w:pos="8838"/>
        <w:tab w:val="left" w:pos="9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D9807E" w14:textId="77777777" w:rsidR="00E90EF8" w:rsidRDefault="00E90EF8" w:rsidP="005F2CB8">
      <w:pPr>
        <w:spacing w:line="240" w:lineRule="auto"/>
      </w:pPr>
      <w:r>
        <w:separator/>
      </w:r>
    </w:p>
  </w:footnote>
  <w:footnote w:type="continuationSeparator" w:id="0">
    <w:p w14:paraId="023F75DD" w14:textId="77777777" w:rsidR="00E90EF8" w:rsidRDefault="00E90EF8" w:rsidP="005F2CB8">
      <w:pPr>
        <w:spacing w:line="240" w:lineRule="auto"/>
      </w:pPr>
      <w:r>
        <w:continuationSeparator/>
      </w:r>
    </w:p>
  </w:footnote>
  <w:footnote w:id="1">
    <w:p w14:paraId="00C3A1D6" w14:textId="77777777" w:rsidR="0067769C" w:rsidRPr="000632D0" w:rsidRDefault="0067769C" w:rsidP="007921C6">
      <w:pPr>
        <w:pStyle w:val="FootnoteText"/>
      </w:pPr>
      <w:r>
        <w:rPr>
          <w:rStyle w:val="FootnoteReference"/>
        </w:rPr>
        <w:footnoteRef/>
      </w:r>
      <w:r>
        <w:t xml:space="preserve"> </w:t>
      </w:r>
      <w:hyperlink r:id="rId1" w:history="1">
        <w:r w:rsidRPr="00D9383A">
          <w:rPr>
            <w:rStyle w:val="Hyperlink"/>
          </w:rPr>
          <w:t>https://www.mercator-ocean.eu/en/solutions-expertise/accessing-digital-data/product-details/?offer=4217979b-2662-329a-907c-602fdc69c3a3&amp;system=d35404e4-40d3-59d6-3608-581c9495d86a</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592A"/>
    <w:multiLevelType w:val="hybridMultilevel"/>
    <w:tmpl w:val="4DF62A30"/>
    <w:lvl w:ilvl="0" w:tplc="9732CDA2">
      <w:start w:val="202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AA5207"/>
    <w:multiLevelType w:val="hybridMultilevel"/>
    <w:tmpl w:val="FC3C580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3E7A054A"/>
    <w:multiLevelType w:val="hybridMultilevel"/>
    <w:tmpl w:val="782E1706"/>
    <w:lvl w:ilvl="0" w:tplc="340A0001">
      <w:start w:val="1"/>
      <w:numFmt w:val="bullet"/>
      <w:lvlText w:val=""/>
      <w:lvlJc w:val="left"/>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53A63EAC"/>
    <w:multiLevelType w:val="hybridMultilevel"/>
    <w:tmpl w:val="0C36CFDE"/>
    <w:lvl w:ilvl="0" w:tplc="3342B9F6">
      <w:start w:val="1"/>
      <w:numFmt w:val="decimal"/>
      <w:lvlText w:val="%1)"/>
      <w:lvlJc w:val="left"/>
      <w:pPr>
        <w:tabs>
          <w:tab w:val="num" w:pos="720"/>
        </w:tabs>
        <w:ind w:left="720" w:hanging="360"/>
      </w:pPr>
    </w:lvl>
    <w:lvl w:ilvl="1" w:tplc="8D0EE9FC" w:tentative="1">
      <w:start w:val="1"/>
      <w:numFmt w:val="decimal"/>
      <w:lvlText w:val="%2)"/>
      <w:lvlJc w:val="left"/>
      <w:pPr>
        <w:tabs>
          <w:tab w:val="num" w:pos="1440"/>
        </w:tabs>
        <w:ind w:left="1440" w:hanging="360"/>
      </w:pPr>
    </w:lvl>
    <w:lvl w:ilvl="2" w:tplc="ED461FC0" w:tentative="1">
      <w:start w:val="1"/>
      <w:numFmt w:val="decimal"/>
      <w:lvlText w:val="%3)"/>
      <w:lvlJc w:val="left"/>
      <w:pPr>
        <w:tabs>
          <w:tab w:val="num" w:pos="2160"/>
        </w:tabs>
        <w:ind w:left="2160" w:hanging="360"/>
      </w:pPr>
    </w:lvl>
    <w:lvl w:ilvl="3" w:tplc="4E1C0884" w:tentative="1">
      <w:start w:val="1"/>
      <w:numFmt w:val="decimal"/>
      <w:lvlText w:val="%4)"/>
      <w:lvlJc w:val="left"/>
      <w:pPr>
        <w:tabs>
          <w:tab w:val="num" w:pos="2880"/>
        </w:tabs>
        <w:ind w:left="2880" w:hanging="360"/>
      </w:pPr>
    </w:lvl>
    <w:lvl w:ilvl="4" w:tplc="1214EE76" w:tentative="1">
      <w:start w:val="1"/>
      <w:numFmt w:val="decimal"/>
      <w:lvlText w:val="%5)"/>
      <w:lvlJc w:val="left"/>
      <w:pPr>
        <w:tabs>
          <w:tab w:val="num" w:pos="3600"/>
        </w:tabs>
        <w:ind w:left="3600" w:hanging="360"/>
      </w:pPr>
    </w:lvl>
    <w:lvl w:ilvl="5" w:tplc="E692F582" w:tentative="1">
      <w:start w:val="1"/>
      <w:numFmt w:val="decimal"/>
      <w:lvlText w:val="%6)"/>
      <w:lvlJc w:val="left"/>
      <w:pPr>
        <w:tabs>
          <w:tab w:val="num" w:pos="4320"/>
        </w:tabs>
        <w:ind w:left="4320" w:hanging="360"/>
      </w:pPr>
    </w:lvl>
    <w:lvl w:ilvl="6" w:tplc="FEA6AF70" w:tentative="1">
      <w:start w:val="1"/>
      <w:numFmt w:val="decimal"/>
      <w:lvlText w:val="%7)"/>
      <w:lvlJc w:val="left"/>
      <w:pPr>
        <w:tabs>
          <w:tab w:val="num" w:pos="5040"/>
        </w:tabs>
        <w:ind w:left="5040" w:hanging="360"/>
      </w:pPr>
    </w:lvl>
    <w:lvl w:ilvl="7" w:tplc="04A222EE" w:tentative="1">
      <w:start w:val="1"/>
      <w:numFmt w:val="decimal"/>
      <w:lvlText w:val="%8)"/>
      <w:lvlJc w:val="left"/>
      <w:pPr>
        <w:tabs>
          <w:tab w:val="num" w:pos="5760"/>
        </w:tabs>
        <w:ind w:left="5760" w:hanging="360"/>
      </w:pPr>
    </w:lvl>
    <w:lvl w:ilvl="8" w:tplc="55FCFB8C" w:tentative="1">
      <w:start w:val="1"/>
      <w:numFmt w:val="decimal"/>
      <w:lvlText w:val="%9)"/>
      <w:lvlJc w:val="left"/>
      <w:pPr>
        <w:tabs>
          <w:tab w:val="num" w:pos="6480"/>
        </w:tabs>
        <w:ind w:left="6480" w:hanging="360"/>
      </w:pPr>
    </w:lvl>
  </w:abstractNum>
  <w:abstractNum w:abstractNumId="4" w15:restartNumberingAfterBreak="0">
    <w:nsid w:val="54C07FE0"/>
    <w:multiLevelType w:val="hybridMultilevel"/>
    <w:tmpl w:val="18000AF4"/>
    <w:lvl w:ilvl="0" w:tplc="92B0DB1A">
      <w:start w:val="5"/>
      <w:numFmt w:val="bullet"/>
      <w:lvlText w:val=""/>
      <w:lvlJc w:val="left"/>
      <w:pPr>
        <w:ind w:left="720" w:hanging="360"/>
      </w:pPr>
      <w:rPr>
        <w:rFonts w:ascii="Symbol" w:eastAsiaTheme="minorHAnsi" w:hAnsi="Symbol"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5ECC7A5B"/>
    <w:multiLevelType w:val="multilevel"/>
    <w:tmpl w:val="8C0059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A6B5D20"/>
    <w:multiLevelType w:val="hybridMultilevel"/>
    <w:tmpl w:val="BB9CD4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7AD17D4D"/>
    <w:multiLevelType w:val="hybridMultilevel"/>
    <w:tmpl w:val="AB5C88B0"/>
    <w:lvl w:ilvl="0" w:tplc="630E95F8">
      <w:start w:val="1"/>
      <w:numFmt w:val="decimal"/>
      <w:lvlText w:val="%1)"/>
      <w:lvlJc w:val="left"/>
      <w:pPr>
        <w:tabs>
          <w:tab w:val="num" w:pos="720"/>
        </w:tabs>
        <w:ind w:left="720" w:hanging="360"/>
      </w:pPr>
    </w:lvl>
    <w:lvl w:ilvl="1" w:tplc="F9EA0B5C" w:tentative="1">
      <w:start w:val="1"/>
      <w:numFmt w:val="decimal"/>
      <w:lvlText w:val="%2)"/>
      <w:lvlJc w:val="left"/>
      <w:pPr>
        <w:tabs>
          <w:tab w:val="num" w:pos="1440"/>
        </w:tabs>
        <w:ind w:left="1440" w:hanging="360"/>
      </w:pPr>
    </w:lvl>
    <w:lvl w:ilvl="2" w:tplc="1B54AC64" w:tentative="1">
      <w:start w:val="1"/>
      <w:numFmt w:val="decimal"/>
      <w:lvlText w:val="%3)"/>
      <w:lvlJc w:val="left"/>
      <w:pPr>
        <w:tabs>
          <w:tab w:val="num" w:pos="2160"/>
        </w:tabs>
        <w:ind w:left="2160" w:hanging="360"/>
      </w:pPr>
    </w:lvl>
    <w:lvl w:ilvl="3" w:tplc="E7402B3E" w:tentative="1">
      <w:start w:val="1"/>
      <w:numFmt w:val="decimal"/>
      <w:lvlText w:val="%4)"/>
      <w:lvlJc w:val="left"/>
      <w:pPr>
        <w:tabs>
          <w:tab w:val="num" w:pos="2880"/>
        </w:tabs>
        <w:ind w:left="2880" w:hanging="360"/>
      </w:pPr>
    </w:lvl>
    <w:lvl w:ilvl="4" w:tplc="61EE7E32" w:tentative="1">
      <w:start w:val="1"/>
      <w:numFmt w:val="decimal"/>
      <w:lvlText w:val="%5)"/>
      <w:lvlJc w:val="left"/>
      <w:pPr>
        <w:tabs>
          <w:tab w:val="num" w:pos="3600"/>
        </w:tabs>
        <w:ind w:left="3600" w:hanging="360"/>
      </w:pPr>
    </w:lvl>
    <w:lvl w:ilvl="5" w:tplc="E6F277C8" w:tentative="1">
      <w:start w:val="1"/>
      <w:numFmt w:val="decimal"/>
      <w:lvlText w:val="%6)"/>
      <w:lvlJc w:val="left"/>
      <w:pPr>
        <w:tabs>
          <w:tab w:val="num" w:pos="4320"/>
        </w:tabs>
        <w:ind w:left="4320" w:hanging="360"/>
      </w:pPr>
    </w:lvl>
    <w:lvl w:ilvl="6" w:tplc="B8985202" w:tentative="1">
      <w:start w:val="1"/>
      <w:numFmt w:val="decimal"/>
      <w:lvlText w:val="%7)"/>
      <w:lvlJc w:val="left"/>
      <w:pPr>
        <w:tabs>
          <w:tab w:val="num" w:pos="5040"/>
        </w:tabs>
        <w:ind w:left="5040" w:hanging="360"/>
      </w:pPr>
    </w:lvl>
    <w:lvl w:ilvl="7" w:tplc="895E5D40" w:tentative="1">
      <w:start w:val="1"/>
      <w:numFmt w:val="decimal"/>
      <w:lvlText w:val="%8)"/>
      <w:lvlJc w:val="left"/>
      <w:pPr>
        <w:tabs>
          <w:tab w:val="num" w:pos="5760"/>
        </w:tabs>
        <w:ind w:left="5760" w:hanging="360"/>
      </w:pPr>
    </w:lvl>
    <w:lvl w:ilvl="8" w:tplc="DC9496DE" w:tentative="1">
      <w:start w:val="1"/>
      <w:numFmt w:val="decimal"/>
      <w:lvlText w:val="%9)"/>
      <w:lvlJc w:val="left"/>
      <w:pPr>
        <w:tabs>
          <w:tab w:val="num" w:pos="6480"/>
        </w:tabs>
        <w:ind w:left="6480" w:hanging="360"/>
      </w:pPr>
    </w:lvl>
  </w:abstractNum>
  <w:num w:numId="1" w16cid:durableId="274484873">
    <w:abstractNumId w:val="2"/>
  </w:num>
  <w:num w:numId="2" w16cid:durableId="127163724">
    <w:abstractNumId w:val="6"/>
  </w:num>
  <w:num w:numId="3" w16cid:durableId="135100554">
    <w:abstractNumId w:val="7"/>
  </w:num>
  <w:num w:numId="4" w16cid:durableId="677125135">
    <w:abstractNumId w:val="3"/>
  </w:num>
  <w:num w:numId="5" w16cid:durableId="44305511">
    <w:abstractNumId w:val="1"/>
  </w:num>
  <w:num w:numId="6" w16cid:durableId="39596377">
    <w:abstractNumId w:val="5"/>
  </w:num>
  <w:num w:numId="7" w16cid:durableId="727724483">
    <w:abstractNumId w:val="0"/>
  </w:num>
  <w:num w:numId="8" w16cid:durableId="84817875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Thiel">
    <w15:presenceInfo w15:providerId="None" w15:userId="Martin Thiel"/>
  </w15:person>
  <w15:person w15:author="Ypma, S.L. (Stefanie)">
    <w15:presenceInfo w15:providerId="AD" w15:userId="S::s.l.ypma@uu.nl::c9800c26-f283-4060-900d-f9a2309c81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24A0"/>
    <w:rsid w:val="0000030C"/>
    <w:rsid w:val="00000822"/>
    <w:rsid w:val="000014E3"/>
    <w:rsid w:val="00001853"/>
    <w:rsid w:val="0000207C"/>
    <w:rsid w:val="000022DE"/>
    <w:rsid w:val="00002DBA"/>
    <w:rsid w:val="00004EFC"/>
    <w:rsid w:val="0000631F"/>
    <w:rsid w:val="00006585"/>
    <w:rsid w:val="00006E87"/>
    <w:rsid w:val="00010C4D"/>
    <w:rsid w:val="00010D35"/>
    <w:rsid w:val="000115A2"/>
    <w:rsid w:val="00012AEB"/>
    <w:rsid w:val="00016694"/>
    <w:rsid w:val="00016A8F"/>
    <w:rsid w:val="00016F5A"/>
    <w:rsid w:val="00016F8C"/>
    <w:rsid w:val="000177E9"/>
    <w:rsid w:val="00017AD9"/>
    <w:rsid w:val="00020196"/>
    <w:rsid w:val="0002093D"/>
    <w:rsid w:val="000216DC"/>
    <w:rsid w:val="000238DA"/>
    <w:rsid w:val="000245F2"/>
    <w:rsid w:val="00024CCE"/>
    <w:rsid w:val="00024D1C"/>
    <w:rsid w:val="00024D7F"/>
    <w:rsid w:val="0002532E"/>
    <w:rsid w:val="00025733"/>
    <w:rsid w:val="00026E4B"/>
    <w:rsid w:val="000275BE"/>
    <w:rsid w:val="00027DC4"/>
    <w:rsid w:val="000307F6"/>
    <w:rsid w:val="00031523"/>
    <w:rsid w:val="00031832"/>
    <w:rsid w:val="00031953"/>
    <w:rsid w:val="00031F56"/>
    <w:rsid w:val="00031F86"/>
    <w:rsid w:val="00032C25"/>
    <w:rsid w:val="000333A8"/>
    <w:rsid w:val="0003353A"/>
    <w:rsid w:val="0003468D"/>
    <w:rsid w:val="0003524D"/>
    <w:rsid w:val="0003640B"/>
    <w:rsid w:val="00036B3F"/>
    <w:rsid w:val="00037335"/>
    <w:rsid w:val="000373A4"/>
    <w:rsid w:val="00037915"/>
    <w:rsid w:val="00040C1B"/>
    <w:rsid w:val="00040D22"/>
    <w:rsid w:val="00041F03"/>
    <w:rsid w:val="000429A1"/>
    <w:rsid w:val="00042A1A"/>
    <w:rsid w:val="00042A64"/>
    <w:rsid w:val="00042E72"/>
    <w:rsid w:val="00043845"/>
    <w:rsid w:val="00044528"/>
    <w:rsid w:val="000446F0"/>
    <w:rsid w:val="000449E1"/>
    <w:rsid w:val="000453E9"/>
    <w:rsid w:val="0004570D"/>
    <w:rsid w:val="00046388"/>
    <w:rsid w:val="0004640C"/>
    <w:rsid w:val="000465EC"/>
    <w:rsid w:val="00047343"/>
    <w:rsid w:val="00047ED3"/>
    <w:rsid w:val="000507F2"/>
    <w:rsid w:val="0005204A"/>
    <w:rsid w:val="00052CDF"/>
    <w:rsid w:val="0005333D"/>
    <w:rsid w:val="000539A9"/>
    <w:rsid w:val="0005499E"/>
    <w:rsid w:val="00054BBD"/>
    <w:rsid w:val="0005533B"/>
    <w:rsid w:val="00055B35"/>
    <w:rsid w:val="00056246"/>
    <w:rsid w:val="00056552"/>
    <w:rsid w:val="0006079E"/>
    <w:rsid w:val="00061E70"/>
    <w:rsid w:val="000621B8"/>
    <w:rsid w:val="00062E1E"/>
    <w:rsid w:val="000634D3"/>
    <w:rsid w:val="00064028"/>
    <w:rsid w:val="00064A45"/>
    <w:rsid w:val="00064D3C"/>
    <w:rsid w:val="00065427"/>
    <w:rsid w:val="00065851"/>
    <w:rsid w:val="00065D4E"/>
    <w:rsid w:val="00066952"/>
    <w:rsid w:val="00066ECD"/>
    <w:rsid w:val="000674FC"/>
    <w:rsid w:val="00070063"/>
    <w:rsid w:val="00071A23"/>
    <w:rsid w:val="00071A62"/>
    <w:rsid w:val="00072373"/>
    <w:rsid w:val="000762FE"/>
    <w:rsid w:val="00076548"/>
    <w:rsid w:val="000768A5"/>
    <w:rsid w:val="00077C81"/>
    <w:rsid w:val="0008151A"/>
    <w:rsid w:val="00081A30"/>
    <w:rsid w:val="00081E00"/>
    <w:rsid w:val="000821D3"/>
    <w:rsid w:val="000829BD"/>
    <w:rsid w:val="00083E34"/>
    <w:rsid w:val="00084504"/>
    <w:rsid w:val="000855AF"/>
    <w:rsid w:val="00085797"/>
    <w:rsid w:val="00086A01"/>
    <w:rsid w:val="00086C78"/>
    <w:rsid w:val="00087CF3"/>
    <w:rsid w:val="00090411"/>
    <w:rsid w:val="00090843"/>
    <w:rsid w:val="00090890"/>
    <w:rsid w:val="000909FE"/>
    <w:rsid w:val="00092F85"/>
    <w:rsid w:val="00093163"/>
    <w:rsid w:val="00094039"/>
    <w:rsid w:val="00094216"/>
    <w:rsid w:val="00094652"/>
    <w:rsid w:val="000946E3"/>
    <w:rsid w:val="0009553D"/>
    <w:rsid w:val="000957F2"/>
    <w:rsid w:val="00095B8B"/>
    <w:rsid w:val="00095BDE"/>
    <w:rsid w:val="000A0475"/>
    <w:rsid w:val="000A0E9B"/>
    <w:rsid w:val="000A2EA2"/>
    <w:rsid w:val="000A3675"/>
    <w:rsid w:val="000A3D20"/>
    <w:rsid w:val="000A4287"/>
    <w:rsid w:val="000A46C6"/>
    <w:rsid w:val="000A5384"/>
    <w:rsid w:val="000A5A04"/>
    <w:rsid w:val="000A6647"/>
    <w:rsid w:val="000A6738"/>
    <w:rsid w:val="000A696E"/>
    <w:rsid w:val="000A7AC6"/>
    <w:rsid w:val="000A7DD9"/>
    <w:rsid w:val="000B0090"/>
    <w:rsid w:val="000B0456"/>
    <w:rsid w:val="000B0630"/>
    <w:rsid w:val="000B085B"/>
    <w:rsid w:val="000B203E"/>
    <w:rsid w:val="000B22CC"/>
    <w:rsid w:val="000B24D9"/>
    <w:rsid w:val="000B3418"/>
    <w:rsid w:val="000B3F3D"/>
    <w:rsid w:val="000B431E"/>
    <w:rsid w:val="000B48D5"/>
    <w:rsid w:val="000B49C7"/>
    <w:rsid w:val="000B4AAB"/>
    <w:rsid w:val="000B5291"/>
    <w:rsid w:val="000B5786"/>
    <w:rsid w:val="000B62EA"/>
    <w:rsid w:val="000B67FC"/>
    <w:rsid w:val="000B6A1A"/>
    <w:rsid w:val="000B7165"/>
    <w:rsid w:val="000B77A2"/>
    <w:rsid w:val="000B7C47"/>
    <w:rsid w:val="000C0A03"/>
    <w:rsid w:val="000C15D9"/>
    <w:rsid w:val="000C1829"/>
    <w:rsid w:val="000C366A"/>
    <w:rsid w:val="000C3EAE"/>
    <w:rsid w:val="000C4ED6"/>
    <w:rsid w:val="000C5379"/>
    <w:rsid w:val="000C64C4"/>
    <w:rsid w:val="000C66C9"/>
    <w:rsid w:val="000C6798"/>
    <w:rsid w:val="000C68C3"/>
    <w:rsid w:val="000C691A"/>
    <w:rsid w:val="000C6A0C"/>
    <w:rsid w:val="000C6C4B"/>
    <w:rsid w:val="000C72EC"/>
    <w:rsid w:val="000C7CFE"/>
    <w:rsid w:val="000D21A1"/>
    <w:rsid w:val="000D2A4C"/>
    <w:rsid w:val="000D2C26"/>
    <w:rsid w:val="000D4F92"/>
    <w:rsid w:val="000D6730"/>
    <w:rsid w:val="000E019E"/>
    <w:rsid w:val="000E2037"/>
    <w:rsid w:val="000E2C5E"/>
    <w:rsid w:val="000E39DA"/>
    <w:rsid w:val="000E3ED8"/>
    <w:rsid w:val="000E5B77"/>
    <w:rsid w:val="000E6060"/>
    <w:rsid w:val="000E712A"/>
    <w:rsid w:val="000E7166"/>
    <w:rsid w:val="000E7997"/>
    <w:rsid w:val="000F034E"/>
    <w:rsid w:val="000F0783"/>
    <w:rsid w:val="000F0953"/>
    <w:rsid w:val="000F18CC"/>
    <w:rsid w:val="000F2087"/>
    <w:rsid w:val="000F3F3C"/>
    <w:rsid w:val="000F57EB"/>
    <w:rsid w:val="000F5C3A"/>
    <w:rsid w:val="000F67E5"/>
    <w:rsid w:val="000F7957"/>
    <w:rsid w:val="00100850"/>
    <w:rsid w:val="00100944"/>
    <w:rsid w:val="00100968"/>
    <w:rsid w:val="00100A13"/>
    <w:rsid w:val="0010165D"/>
    <w:rsid w:val="001029A3"/>
    <w:rsid w:val="00104611"/>
    <w:rsid w:val="00104EC0"/>
    <w:rsid w:val="00104FDC"/>
    <w:rsid w:val="0010570B"/>
    <w:rsid w:val="00105D18"/>
    <w:rsid w:val="001069A4"/>
    <w:rsid w:val="00110441"/>
    <w:rsid w:val="00110964"/>
    <w:rsid w:val="001112A1"/>
    <w:rsid w:val="00111E6A"/>
    <w:rsid w:val="00111E81"/>
    <w:rsid w:val="00112B7E"/>
    <w:rsid w:val="00112BA1"/>
    <w:rsid w:val="00112DF5"/>
    <w:rsid w:val="00112F1D"/>
    <w:rsid w:val="00113169"/>
    <w:rsid w:val="0011357E"/>
    <w:rsid w:val="00113AA9"/>
    <w:rsid w:val="001140AE"/>
    <w:rsid w:val="00114644"/>
    <w:rsid w:val="00115938"/>
    <w:rsid w:val="001162D1"/>
    <w:rsid w:val="001169D0"/>
    <w:rsid w:val="00116EB3"/>
    <w:rsid w:val="0011757F"/>
    <w:rsid w:val="00117A1B"/>
    <w:rsid w:val="00120A2A"/>
    <w:rsid w:val="00122FA9"/>
    <w:rsid w:val="001245EA"/>
    <w:rsid w:val="00124F88"/>
    <w:rsid w:val="00126213"/>
    <w:rsid w:val="0012632F"/>
    <w:rsid w:val="00126390"/>
    <w:rsid w:val="00127A76"/>
    <w:rsid w:val="00127D66"/>
    <w:rsid w:val="00130151"/>
    <w:rsid w:val="001310B8"/>
    <w:rsid w:val="00131965"/>
    <w:rsid w:val="00131C89"/>
    <w:rsid w:val="001320D8"/>
    <w:rsid w:val="00132CA0"/>
    <w:rsid w:val="0013300D"/>
    <w:rsid w:val="001330AA"/>
    <w:rsid w:val="0013492B"/>
    <w:rsid w:val="00134AA0"/>
    <w:rsid w:val="00134F88"/>
    <w:rsid w:val="0013521D"/>
    <w:rsid w:val="00136C53"/>
    <w:rsid w:val="001373F1"/>
    <w:rsid w:val="001375B6"/>
    <w:rsid w:val="001404FD"/>
    <w:rsid w:val="0014276C"/>
    <w:rsid w:val="00142D39"/>
    <w:rsid w:val="00144732"/>
    <w:rsid w:val="00144F99"/>
    <w:rsid w:val="001451B1"/>
    <w:rsid w:val="001454C5"/>
    <w:rsid w:val="0014637F"/>
    <w:rsid w:val="00146E77"/>
    <w:rsid w:val="00146FB0"/>
    <w:rsid w:val="00147128"/>
    <w:rsid w:val="001479A6"/>
    <w:rsid w:val="00147DFA"/>
    <w:rsid w:val="001509A2"/>
    <w:rsid w:val="00151284"/>
    <w:rsid w:val="00151B62"/>
    <w:rsid w:val="00152716"/>
    <w:rsid w:val="0015287B"/>
    <w:rsid w:val="00152BFD"/>
    <w:rsid w:val="00154049"/>
    <w:rsid w:val="0015433A"/>
    <w:rsid w:val="00155BE2"/>
    <w:rsid w:val="00156164"/>
    <w:rsid w:val="00157C22"/>
    <w:rsid w:val="0016084E"/>
    <w:rsid w:val="00160C93"/>
    <w:rsid w:val="00161713"/>
    <w:rsid w:val="00161B95"/>
    <w:rsid w:val="00163362"/>
    <w:rsid w:val="0016386C"/>
    <w:rsid w:val="00163A7C"/>
    <w:rsid w:val="00163D68"/>
    <w:rsid w:val="00163F50"/>
    <w:rsid w:val="0016502C"/>
    <w:rsid w:val="001653A0"/>
    <w:rsid w:val="001656CA"/>
    <w:rsid w:val="00165B25"/>
    <w:rsid w:val="00172273"/>
    <w:rsid w:val="0017286D"/>
    <w:rsid w:val="00172885"/>
    <w:rsid w:val="001728E9"/>
    <w:rsid w:val="00173DD4"/>
    <w:rsid w:val="00174946"/>
    <w:rsid w:val="00175377"/>
    <w:rsid w:val="00175E51"/>
    <w:rsid w:val="00176861"/>
    <w:rsid w:val="00176CC3"/>
    <w:rsid w:val="00177379"/>
    <w:rsid w:val="00177700"/>
    <w:rsid w:val="00180328"/>
    <w:rsid w:val="001809C7"/>
    <w:rsid w:val="00180EA4"/>
    <w:rsid w:val="00182396"/>
    <w:rsid w:val="001837C4"/>
    <w:rsid w:val="001841F2"/>
    <w:rsid w:val="001864ED"/>
    <w:rsid w:val="00186516"/>
    <w:rsid w:val="00187C10"/>
    <w:rsid w:val="001901CE"/>
    <w:rsid w:val="00190C21"/>
    <w:rsid w:val="00191837"/>
    <w:rsid w:val="00192C2F"/>
    <w:rsid w:val="00193290"/>
    <w:rsid w:val="0019343B"/>
    <w:rsid w:val="001940CC"/>
    <w:rsid w:val="001964EF"/>
    <w:rsid w:val="00196F9E"/>
    <w:rsid w:val="00197C90"/>
    <w:rsid w:val="00197D16"/>
    <w:rsid w:val="001A0EAE"/>
    <w:rsid w:val="001A20BF"/>
    <w:rsid w:val="001A3F70"/>
    <w:rsid w:val="001A4226"/>
    <w:rsid w:val="001A467A"/>
    <w:rsid w:val="001A567C"/>
    <w:rsid w:val="001A6720"/>
    <w:rsid w:val="001B0002"/>
    <w:rsid w:val="001B0612"/>
    <w:rsid w:val="001B13EC"/>
    <w:rsid w:val="001B15D7"/>
    <w:rsid w:val="001B4726"/>
    <w:rsid w:val="001B4A43"/>
    <w:rsid w:val="001B4A4B"/>
    <w:rsid w:val="001B512A"/>
    <w:rsid w:val="001B61CF"/>
    <w:rsid w:val="001B63E5"/>
    <w:rsid w:val="001B7E4D"/>
    <w:rsid w:val="001C00F6"/>
    <w:rsid w:val="001C0867"/>
    <w:rsid w:val="001C19B2"/>
    <w:rsid w:val="001C1C12"/>
    <w:rsid w:val="001C1F5C"/>
    <w:rsid w:val="001C27EC"/>
    <w:rsid w:val="001C384F"/>
    <w:rsid w:val="001C47C1"/>
    <w:rsid w:val="001C47CC"/>
    <w:rsid w:val="001C4A12"/>
    <w:rsid w:val="001C56C9"/>
    <w:rsid w:val="001C5AA9"/>
    <w:rsid w:val="001C5FB7"/>
    <w:rsid w:val="001C618F"/>
    <w:rsid w:val="001C696B"/>
    <w:rsid w:val="001C6AF8"/>
    <w:rsid w:val="001D0E49"/>
    <w:rsid w:val="001D18D4"/>
    <w:rsid w:val="001D2156"/>
    <w:rsid w:val="001D2FD0"/>
    <w:rsid w:val="001D3643"/>
    <w:rsid w:val="001D42AE"/>
    <w:rsid w:val="001D6532"/>
    <w:rsid w:val="001D67BE"/>
    <w:rsid w:val="001D7359"/>
    <w:rsid w:val="001D7A3F"/>
    <w:rsid w:val="001E1A1C"/>
    <w:rsid w:val="001E2FE1"/>
    <w:rsid w:val="001E5AE8"/>
    <w:rsid w:val="001E5D07"/>
    <w:rsid w:val="001E6390"/>
    <w:rsid w:val="001E6FD7"/>
    <w:rsid w:val="001E76DC"/>
    <w:rsid w:val="001F0024"/>
    <w:rsid w:val="001F0504"/>
    <w:rsid w:val="001F32B9"/>
    <w:rsid w:val="001F366B"/>
    <w:rsid w:val="001F3717"/>
    <w:rsid w:val="001F3894"/>
    <w:rsid w:val="001F61B3"/>
    <w:rsid w:val="001F71F0"/>
    <w:rsid w:val="001F74D5"/>
    <w:rsid w:val="00200155"/>
    <w:rsid w:val="0020121A"/>
    <w:rsid w:val="00201E08"/>
    <w:rsid w:val="0020270C"/>
    <w:rsid w:val="002027E7"/>
    <w:rsid w:val="00203A94"/>
    <w:rsid w:val="00204098"/>
    <w:rsid w:val="00204DA9"/>
    <w:rsid w:val="00205484"/>
    <w:rsid w:val="00205846"/>
    <w:rsid w:val="00206271"/>
    <w:rsid w:val="002063E4"/>
    <w:rsid w:val="00210100"/>
    <w:rsid w:val="00211AE5"/>
    <w:rsid w:val="00214453"/>
    <w:rsid w:val="00215490"/>
    <w:rsid w:val="002165D3"/>
    <w:rsid w:val="0021687A"/>
    <w:rsid w:val="00216E63"/>
    <w:rsid w:val="00217F56"/>
    <w:rsid w:val="00220136"/>
    <w:rsid w:val="00220755"/>
    <w:rsid w:val="00220930"/>
    <w:rsid w:val="00220E85"/>
    <w:rsid w:val="00221105"/>
    <w:rsid w:val="00221667"/>
    <w:rsid w:val="002221CA"/>
    <w:rsid w:val="002222FA"/>
    <w:rsid w:val="00223D28"/>
    <w:rsid w:val="002244D8"/>
    <w:rsid w:val="002249DC"/>
    <w:rsid w:val="00224F09"/>
    <w:rsid w:val="00224F5D"/>
    <w:rsid w:val="00225568"/>
    <w:rsid w:val="00226CD5"/>
    <w:rsid w:val="00227505"/>
    <w:rsid w:val="00227536"/>
    <w:rsid w:val="00227AB8"/>
    <w:rsid w:val="00227E3D"/>
    <w:rsid w:val="00227E93"/>
    <w:rsid w:val="0023050F"/>
    <w:rsid w:val="002315C8"/>
    <w:rsid w:val="00231645"/>
    <w:rsid w:val="00232225"/>
    <w:rsid w:val="0023337A"/>
    <w:rsid w:val="00233B6B"/>
    <w:rsid w:val="00233B9F"/>
    <w:rsid w:val="00234DA7"/>
    <w:rsid w:val="002357C0"/>
    <w:rsid w:val="00236264"/>
    <w:rsid w:val="002362E9"/>
    <w:rsid w:val="002364FA"/>
    <w:rsid w:val="00237106"/>
    <w:rsid w:val="00237E85"/>
    <w:rsid w:val="0024020A"/>
    <w:rsid w:val="00240651"/>
    <w:rsid w:val="0024270A"/>
    <w:rsid w:val="00242D01"/>
    <w:rsid w:val="00243F5B"/>
    <w:rsid w:val="00244E64"/>
    <w:rsid w:val="002464F8"/>
    <w:rsid w:val="00247341"/>
    <w:rsid w:val="002479E7"/>
    <w:rsid w:val="00247F92"/>
    <w:rsid w:val="00252064"/>
    <w:rsid w:val="002528AC"/>
    <w:rsid w:val="002529FE"/>
    <w:rsid w:val="00252F7A"/>
    <w:rsid w:val="002530AA"/>
    <w:rsid w:val="00254271"/>
    <w:rsid w:val="00254905"/>
    <w:rsid w:val="00255369"/>
    <w:rsid w:val="002556C7"/>
    <w:rsid w:val="00255AEF"/>
    <w:rsid w:val="00255C12"/>
    <w:rsid w:val="00255EA7"/>
    <w:rsid w:val="002566EC"/>
    <w:rsid w:val="002567A2"/>
    <w:rsid w:val="0025687F"/>
    <w:rsid w:val="0025713A"/>
    <w:rsid w:val="0025736F"/>
    <w:rsid w:val="00257594"/>
    <w:rsid w:val="0026080B"/>
    <w:rsid w:val="00261422"/>
    <w:rsid w:val="00261BED"/>
    <w:rsid w:val="00262DD6"/>
    <w:rsid w:val="00262F29"/>
    <w:rsid w:val="00264B67"/>
    <w:rsid w:val="0026531A"/>
    <w:rsid w:val="002656A9"/>
    <w:rsid w:val="0026580A"/>
    <w:rsid w:val="002669EF"/>
    <w:rsid w:val="00266B9E"/>
    <w:rsid w:val="00266D5D"/>
    <w:rsid w:val="0027166B"/>
    <w:rsid w:val="00271799"/>
    <w:rsid w:val="00275907"/>
    <w:rsid w:val="00277A58"/>
    <w:rsid w:val="00277BD0"/>
    <w:rsid w:val="00281276"/>
    <w:rsid w:val="0028201F"/>
    <w:rsid w:val="00282991"/>
    <w:rsid w:val="00282B0E"/>
    <w:rsid w:val="002832CB"/>
    <w:rsid w:val="00283446"/>
    <w:rsid w:val="002844FC"/>
    <w:rsid w:val="00284517"/>
    <w:rsid w:val="00284E3A"/>
    <w:rsid w:val="00286D04"/>
    <w:rsid w:val="00286F55"/>
    <w:rsid w:val="002872FE"/>
    <w:rsid w:val="002902A4"/>
    <w:rsid w:val="002903B6"/>
    <w:rsid w:val="00291A08"/>
    <w:rsid w:val="00291F6A"/>
    <w:rsid w:val="0029262B"/>
    <w:rsid w:val="00293755"/>
    <w:rsid w:val="002937E6"/>
    <w:rsid w:val="00293BF3"/>
    <w:rsid w:val="002940E7"/>
    <w:rsid w:val="002944D3"/>
    <w:rsid w:val="0029458B"/>
    <w:rsid w:val="002974D0"/>
    <w:rsid w:val="00297671"/>
    <w:rsid w:val="00297ED6"/>
    <w:rsid w:val="002A146A"/>
    <w:rsid w:val="002A16C5"/>
    <w:rsid w:val="002A16D2"/>
    <w:rsid w:val="002A2CB2"/>
    <w:rsid w:val="002A31E7"/>
    <w:rsid w:val="002A33CE"/>
    <w:rsid w:val="002A43EF"/>
    <w:rsid w:val="002A5AAF"/>
    <w:rsid w:val="002A5D33"/>
    <w:rsid w:val="002B1B24"/>
    <w:rsid w:val="002B1CAB"/>
    <w:rsid w:val="002B24C9"/>
    <w:rsid w:val="002B27C2"/>
    <w:rsid w:val="002B4565"/>
    <w:rsid w:val="002B4B43"/>
    <w:rsid w:val="002B541E"/>
    <w:rsid w:val="002B5671"/>
    <w:rsid w:val="002B5AB0"/>
    <w:rsid w:val="002B5B1E"/>
    <w:rsid w:val="002B5C19"/>
    <w:rsid w:val="002B5C80"/>
    <w:rsid w:val="002B6CA8"/>
    <w:rsid w:val="002B72A9"/>
    <w:rsid w:val="002C1123"/>
    <w:rsid w:val="002C33D6"/>
    <w:rsid w:val="002C34AC"/>
    <w:rsid w:val="002C372A"/>
    <w:rsid w:val="002C3B02"/>
    <w:rsid w:val="002C47AB"/>
    <w:rsid w:val="002C5DD2"/>
    <w:rsid w:val="002C611F"/>
    <w:rsid w:val="002C6732"/>
    <w:rsid w:val="002C7BAE"/>
    <w:rsid w:val="002D043C"/>
    <w:rsid w:val="002D0BAF"/>
    <w:rsid w:val="002D11A5"/>
    <w:rsid w:val="002D142C"/>
    <w:rsid w:val="002D197B"/>
    <w:rsid w:val="002D1B74"/>
    <w:rsid w:val="002D21C6"/>
    <w:rsid w:val="002D3064"/>
    <w:rsid w:val="002D3711"/>
    <w:rsid w:val="002D68D8"/>
    <w:rsid w:val="002D7EAE"/>
    <w:rsid w:val="002E0318"/>
    <w:rsid w:val="002E0C84"/>
    <w:rsid w:val="002E21B3"/>
    <w:rsid w:val="002E2290"/>
    <w:rsid w:val="002E2473"/>
    <w:rsid w:val="002E278D"/>
    <w:rsid w:val="002E3C56"/>
    <w:rsid w:val="002E40A6"/>
    <w:rsid w:val="002E592C"/>
    <w:rsid w:val="002E593D"/>
    <w:rsid w:val="002E59D8"/>
    <w:rsid w:val="002E5F7C"/>
    <w:rsid w:val="002E6705"/>
    <w:rsid w:val="002E6B17"/>
    <w:rsid w:val="002E6CF0"/>
    <w:rsid w:val="002E6D82"/>
    <w:rsid w:val="002F02F4"/>
    <w:rsid w:val="002F0DB0"/>
    <w:rsid w:val="002F3797"/>
    <w:rsid w:val="002F3B3D"/>
    <w:rsid w:val="002F3F6F"/>
    <w:rsid w:val="002F5223"/>
    <w:rsid w:val="002F540D"/>
    <w:rsid w:val="002F569B"/>
    <w:rsid w:val="002F5EF5"/>
    <w:rsid w:val="002F6822"/>
    <w:rsid w:val="002F68D7"/>
    <w:rsid w:val="002F7232"/>
    <w:rsid w:val="002F7845"/>
    <w:rsid w:val="00300AFB"/>
    <w:rsid w:val="00301F82"/>
    <w:rsid w:val="0030265F"/>
    <w:rsid w:val="00304427"/>
    <w:rsid w:val="00304D83"/>
    <w:rsid w:val="00304E8F"/>
    <w:rsid w:val="00305E4A"/>
    <w:rsid w:val="003100C1"/>
    <w:rsid w:val="00310863"/>
    <w:rsid w:val="00310AD3"/>
    <w:rsid w:val="00311D00"/>
    <w:rsid w:val="00312035"/>
    <w:rsid w:val="003122AB"/>
    <w:rsid w:val="00312C31"/>
    <w:rsid w:val="00313560"/>
    <w:rsid w:val="00313E7C"/>
    <w:rsid w:val="003145C6"/>
    <w:rsid w:val="00315247"/>
    <w:rsid w:val="0031566D"/>
    <w:rsid w:val="0031581A"/>
    <w:rsid w:val="00315B39"/>
    <w:rsid w:val="00315DB8"/>
    <w:rsid w:val="003169E0"/>
    <w:rsid w:val="00316A00"/>
    <w:rsid w:val="00316F49"/>
    <w:rsid w:val="0031700C"/>
    <w:rsid w:val="003175FB"/>
    <w:rsid w:val="003176B4"/>
    <w:rsid w:val="003179D3"/>
    <w:rsid w:val="00320B7C"/>
    <w:rsid w:val="003213CB"/>
    <w:rsid w:val="00321844"/>
    <w:rsid w:val="00322088"/>
    <w:rsid w:val="00322CB7"/>
    <w:rsid w:val="00323937"/>
    <w:rsid w:val="00324A3F"/>
    <w:rsid w:val="00324EEF"/>
    <w:rsid w:val="0032627B"/>
    <w:rsid w:val="00326350"/>
    <w:rsid w:val="003275FF"/>
    <w:rsid w:val="0033013B"/>
    <w:rsid w:val="00330DED"/>
    <w:rsid w:val="00331530"/>
    <w:rsid w:val="00332441"/>
    <w:rsid w:val="003328C5"/>
    <w:rsid w:val="00333702"/>
    <w:rsid w:val="00333E04"/>
    <w:rsid w:val="00336755"/>
    <w:rsid w:val="003375FF"/>
    <w:rsid w:val="0033776D"/>
    <w:rsid w:val="00337B86"/>
    <w:rsid w:val="0034154A"/>
    <w:rsid w:val="00341C97"/>
    <w:rsid w:val="00341D43"/>
    <w:rsid w:val="00342959"/>
    <w:rsid w:val="00342FF3"/>
    <w:rsid w:val="003430C1"/>
    <w:rsid w:val="003439D8"/>
    <w:rsid w:val="00346D1A"/>
    <w:rsid w:val="003479C3"/>
    <w:rsid w:val="00350371"/>
    <w:rsid w:val="00350F30"/>
    <w:rsid w:val="0035113E"/>
    <w:rsid w:val="0035195F"/>
    <w:rsid w:val="00351AF1"/>
    <w:rsid w:val="003521BD"/>
    <w:rsid w:val="00352637"/>
    <w:rsid w:val="00352EB9"/>
    <w:rsid w:val="0035325A"/>
    <w:rsid w:val="003535A7"/>
    <w:rsid w:val="00353ACD"/>
    <w:rsid w:val="00353B76"/>
    <w:rsid w:val="00354DF2"/>
    <w:rsid w:val="003554E0"/>
    <w:rsid w:val="00355AEF"/>
    <w:rsid w:val="0036041B"/>
    <w:rsid w:val="00360BCB"/>
    <w:rsid w:val="003610E8"/>
    <w:rsid w:val="00361D34"/>
    <w:rsid w:val="00363762"/>
    <w:rsid w:val="003639DB"/>
    <w:rsid w:val="00365870"/>
    <w:rsid w:val="00365A21"/>
    <w:rsid w:val="003668B6"/>
    <w:rsid w:val="00366BCD"/>
    <w:rsid w:val="00367685"/>
    <w:rsid w:val="00370CA9"/>
    <w:rsid w:val="00370F21"/>
    <w:rsid w:val="00371F0E"/>
    <w:rsid w:val="00373695"/>
    <w:rsid w:val="003755D2"/>
    <w:rsid w:val="00377358"/>
    <w:rsid w:val="0037749E"/>
    <w:rsid w:val="003777D2"/>
    <w:rsid w:val="003779C2"/>
    <w:rsid w:val="003800E5"/>
    <w:rsid w:val="003803F4"/>
    <w:rsid w:val="003807DC"/>
    <w:rsid w:val="00380D24"/>
    <w:rsid w:val="00381865"/>
    <w:rsid w:val="0038298F"/>
    <w:rsid w:val="003831CF"/>
    <w:rsid w:val="003847EE"/>
    <w:rsid w:val="00384A95"/>
    <w:rsid w:val="0038501E"/>
    <w:rsid w:val="00385D5E"/>
    <w:rsid w:val="00385F8C"/>
    <w:rsid w:val="003860FC"/>
    <w:rsid w:val="00386CBD"/>
    <w:rsid w:val="00390F07"/>
    <w:rsid w:val="00392414"/>
    <w:rsid w:val="003925BA"/>
    <w:rsid w:val="003937E6"/>
    <w:rsid w:val="00396A90"/>
    <w:rsid w:val="0039770D"/>
    <w:rsid w:val="003A041A"/>
    <w:rsid w:val="003A0E60"/>
    <w:rsid w:val="003A162B"/>
    <w:rsid w:val="003A2557"/>
    <w:rsid w:val="003A5FC4"/>
    <w:rsid w:val="003A6B47"/>
    <w:rsid w:val="003A743F"/>
    <w:rsid w:val="003B03AC"/>
    <w:rsid w:val="003B081F"/>
    <w:rsid w:val="003B1168"/>
    <w:rsid w:val="003B1243"/>
    <w:rsid w:val="003B1385"/>
    <w:rsid w:val="003B2CB2"/>
    <w:rsid w:val="003B37B8"/>
    <w:rsid w:val="003B3EE3"/>
    <w:rsid w:val="003B4E7C"/>
    <w:rsid w:val="003B554D"/>
    <w:rsid w:val="003B5766"/>
    <w:rsid w:val="003B595B"/>
    <w:rsid w:val="003B74E5"/>
    <w:rsid w:val="003C23C2"/>
    <w:rsid w:val="003C2860"/>
    <w:rsid w:val="003C3312"/>
    <w:rsid w:val="003C3B31"/>
    <w:rsid w:val="003C3FD1"/>
    <w:rsid w:val="003C4AD9"/>
    <w:rsid w:val="003C6585"/>
    <w:rsid w:val="003C6965"/>
    <w:rsid w:val="003C749F"/>
    <w:rsid w:val="003C7591"/>
    <w:rsid w:val="003C79A9"/>
    <w:rsid w:val="003C7A07"/>
    <w:rsid w:val="003D1505"/>
    <w:rsid w:val="003D1648"/>
    <w:rsid w:val="003D19C1"/>
    <w:rsid w:val="003D1B31"/>
    <w:rsid w:val="003D22DC"/>
    <w:rsid w:val="003D2F3B"/>
    <w:rsid w:val="003D3D66"/>
    <w:rsid w:val="003D520E"/>
    <w:rsid w:val="003D6141"/>
    <w:rsid w:val="003D6B6B"/>
    <w:rsid w:val="003D71C1"/>
    <w:rsid w:val="003E0274"/>
    <w:rsid w:val="003E10DD"/>
    <w:rsid w:val="003E115D"/>
    <w:rsid w:val="003E157E"/>
    <w:rsid w:val="003E1A3C"/>
    <w:rsid w:val="003E211C"/>
    <w:rsid w:val="003E244C"/>
    <w:rsid w:val="003E33CC"/>
    <w:rsid w:val="003E34F7"/>
    <w:rsid w:val="003E3CE9"/>
    <w:rsid w:val="003E3E71"/>
    <w:rsid w:val="003E636B"/>
    <w:rsid w:val="003F05D6"/>
    <w:rsid w:val="003F1DBD"/>
    <w:rsid w:val="003F3741"/>
    <w:rsid w:val="003F3CAE"/>
    <w:rsid w:val="003F51D5"/>
    <w:rsid w:val="003F54A6"/>
    <w:rsid w:val="003F5E56"/>
    <w:rsid w:val="003F6C04"/>
    <w:rsid w:val="003F7EDD"/>
    <w:rsid w:val="003F7F14"/>
    <w:rsid w:val="0040049C"/>
    <w:rsid w:val="004020B7"/>
    <w:rsid w:val="00402228"/>
    <w:rsid w:val="004033A8"/>
    <w:rsid w:val="00404D63"/>
    <w:rsid w:val="004050E0"/>
    <w:rsid w:val="0040583D"/>
    <w:rsid w:val="00406963"/>
    <w:rsid w:val="0040709B"/>
    <w:rsid w:val="00407FC8"/>
    <w:rsid w:val="00410273"/>
    <w:rsid w:val="00412FD6"/>
    <w:rsid w:val="004139AF"/>
    <w:rsid w:val="00414156"/>
    <w:rsid w:val="00414463"/>
    <w:rsid w:val="00414F7A"/>
    <w:rsid w:val="00415556"/>
    <w:rsid w:val="00415C24"/>
    <w:rsid w:val="0041662B"/>
    <w:rsid w:val="0041691B"/>
    <w:rsid w:val="00416AA1"/>
    <w:rsid w:val="00416AFF"/>
    <w:rsid w:val="00416EFA"/>
    <w:rsid w:val="00417596"/>
    <w:rsid w:val="004179BB"/>
    <w:rsid w:val="00417F7D"/>
    <w:rsid w:val="0042133B"/>
    <w:rsid w:val="0042138F"/>
    <w:rsid w:val="004218C4"/>
    <w:rsid w:val="004233AD"/>
    <w:rsid w:val="00423D08"/>
    <w:rsid w:val="0042465C"/>
    <w:rsid w:val="00424806"/>
    <w:rsid w:val="004250DE"/>
    <w:rsid w:val="00425185"/>
    <w:rsid w:val="00426DAD"/>
    <w:rsid w:val="00426EB1"/>
    <w:rsid w:val="0042743A"/>
    <w:rsid w:val="00427B6B"/>
    <w:rsid w:val="00432DB9"/>
    <w:rsid w:val="00433138"/>
    <w:rsid w:val="00433755"/>
    <w:rsid w:val="004342CE"/>
    <w:rsid w:val="00434A32"/>
    <w:rsid w:val="00435D27"/>
    <w:rsid w:val="00435D87"/>
    <w:rsid w:val="00435EC6"/>
    <w:rsid w:val="004406B4"/>
    <w:rsid w:val="0044241D"/>
    <w:rsid w:val="00442ABD"/>
    <w:rsid w:val="004449D6"/>
    <w:rsid w:val="00444A48"/>
    <w:rsid w:val="0044570E"/>
    <w:rsid w:val="00446540"/>
    <w:rsid w:val="00446A36"/>
    <w:rsid w:val="00447EFD"/>
    <w:rsid w:val="00447F76"/>
    <w:rsid w:val="0045193A"/>
    <w:rsid w:val="00453684"/>
    <w:rsid w:val="00453A2C"/>
    <w:rsid w:val="00454257"/>
    <w:rsid w:val="00454869"/>
    <w:rsid w:val="00455EAA"/>
    <w:rsid w:val="00456951"/>
    <w:rsid w:val="00456C96"/>
    <w:rsid w:val="00456D38"/>
    <w:rsid w:val="00457429"/>
    <w:rsid w:val="00457CDE"/>
    <w:rsid w:val="00457F04"/>
    <w:rsid w:val="004605BA"/>
    <w:rsid w:val="00460AA2"/>
    <w:rsid w:val="00461B1E"/>
    <w:rsid w:val="00462CC3"/>
    <w:rsid w:val="0046350D"/>
    <w:rsid w:val="00465B1D"/>
    <w:rsid w:val="004663A7"/>
    <w:rsid w:val="0046651F"/>
    <w:rsid w:val="00467D31"/>
    <w:rsid w:val="00470303"/>
    <w:rsid w:val="00470970"/>
    <w:rsid w:val="00470A4F"/>
    <w:rsid w:val="00470F95"/>
    <w:rsid w:val="00471780"/>
    <w:rsid w:val="00471BEC"/>
    <w:rsid w:val="00471FE6"/>
    <w:rsid w:val="00472EFC"/>
    <w:rsid w:val="00473165"/>
    <w:rsid w:val="00473C2D"/>
    <w:rsid w:val="00474AF8"/>
    <w:rsid w:val="004754F8"/>
    <w:rsid w:val="004755EC"/>
    <w:rsid w:val="00475E82"/>
    <w:rsid w:val="00476163"/>
    <w:rsid w:val="00476FAC"/>
    <w:rsid w:val="00477FAE"/>
    <w:rsid w:val="00480356"/>
    <w:rsid w:val="004807A1"/>
    <w:rsid w:val="00481007"/>
    <w:rsid w:val="00481498"/>
    <w:rsid w:val="00481D93"/>
    <w:rsid w:val="0048230D"/>
    <w:rsid w:val="00482A41"/>
    <w:rsid w:val="00482A62"/>
    <w:rsid w:val="00483715"/>
    <w:rsid w:val="004837B0"/>
    <w:rsid w:val="00484296"/>
    <w:rsid w:val="004848D8"/>
    <w:rsid w:val="00485660"/>
    <w:rsid w:val="0048649B"/>
    <w:rsid w:val="00486E44"/>
    <w:rsid w:val="004873C6"/>
    <w:rsid w:val="004874E4"/>
    <w:rsid w:val="0048755E"/>
    <w:rsid w:val="00487A39"/>
    <w:rsid w:val="00490BE3"/>
    <w:rsid w:val="00491F46"/>
    <w:rsid w:val="00493D5C"/>
    <w:rsid w:val="0049404A"/>
    <w:rsid w:val="004941B4"/>
    <w:rsid w:val="00494A61"/>
    <w:rsid w:val="00494D15"/>
    <w:rsid w:val="004950C9"/>
    <w:rsid w:val="004953A3"/>
    <w:rsid w:val="004968FE"/>
    <w:rsid w:val="00497591"/>
    <w:rsid w:val="00497A31"/>
    <w:rsid w:val="004A0A7F"/>
    <w:rsid w:val="004A0FB7"/>
    <w:rsid w:val="004A1958"/>
    <w:rsid w:val="004A1CFF"/>
    <w:rsid w:val="004A1E34"/>
    <w:rsid w:val="004A2345"/>
    <w:rsid w:val="004A25B7"/>
    <w:rsid w:val="004A2B66"/>
    <w:rsid w:val="004A2D05"/>
    <w:rsid w:val="004A2E4D"/>
    <w:rsid w:val="004A3280"/>
    <w:rsid w:val="004A4401"/>
    <w:rsid w:val="004A52AD"/>
    <w:rsid w:val="004A6D18"/>
    <w:rsid w:val="004A7348"/>
    <w:rsid w:val="004A74B4"/>
    <w:rsid w:val="004A78D3"/>
    <w:rsid w:val="004B0E2C"/>
    <w:rsid w:val="004B0F1D"/>
    <w:rsid w:val="004B21D0"/>
    <w:rsid w:val="004B21E2"/>
    <w:rsid w:val="004B3464"/>
    <w:rsid w:val="004B3806"/>
    <w:rsid w:val="004B3B03"/>
    <w:rsid w:val="004B3D65"/>
    <w:rsid w:val="004B531D"/>
    <w:rsid w:val="004B641C"/>
    <w:rsid w:val="004B69E0"/>
    <w:rsid w:val="004B6C62"/>
    <w:rsid w:val="004B6FFC"/>
    <w:rsid w:val="004B7AF3"/>
    <w:rsid w:val="004C0E26"/>
    <w:rsid w:val="004C2908"/>
    <w:rsid w:val="004C2CB0"/>
    <w:rsid w:val="004C3210"/>
    <w:rsid w:val="004C35C6"/>
    <w:rsid w:val="004C3FA0"/>
    <w:rsid w:val="004C4A2B"/>
    <w:rsid w:val="004C4D2C"/>
    <w:rsid w:val="004C5935"/>
    <w:rsid w:val="004C6AF9"/>
    <w:rsid w:val="004C6B28"/>
    <w:rsid w:val="004C71B2"/>
    <w:rsid w:val="004C71BC"/>
    <w:rsid w:val="004C71F5"/>
    <w:rsid w:val="004C76AA"/>
    <w:rsid w:val="004C7C13"/>
    <w:rsid w:val="004D0247"/>
    <w:rsid w:val="004D1758"/>
    <w:rsid w:val="004D29D6"/>
    <w:rsid w:val="004D2AF0"/>
    <w:rsid w:val="004D2B56"/>
    <w:rsid w:val="004D3496"/>
    <w:rsid w:val="004D3B4E"/>
    <w:rsid w:val="004D3CDC"/>
    <w:rsid w:val="004D4604"/>
    <w:rsid w:val="004D483B"/>
    <w:rsid w:val="004D50CF"/>
    <w:rsid w:val="004D68DE"/>
    <w:rsid w:val="004E03D4"/>
    <w:rsid w:val="004E1625"/>
    <w:rsid w:val="004E224F"/>
    <w:rsid w:val="004E2643"/>
    <w:rsid w:val="004E2965"/>
    <w:rsid w:val="004E4626"/>
    <w:rsid w:val="004E5F4F"/>
    <w:rsid w:val="004E6246"/>
    <w:rsid w:val="004E6944"/>
    <w:rsid w:val="004E6ADC"/>
    <w:rsid w:val="004E6B4C"/>
    <w:rsid w:val="004E79D8"/>
    <w:rsid w:val="004F0762"/>
    <w:rsid w:val="004F0CC1"/>
    <w:rsid w:val="004F1356"/>
    <w:rsid w:val="004F1BC9"/>
    <w:rsid w:val="004F2BA6"/>
    <w:rsid w:val="004F2D5D"/>
    <w:rsid w:val="004F2DAB"/>
    <w:rsid w:val="004F39A4"/>
    <w:rsid w:val="004F45A3"/>
    <w:rsid w:val="004F482E"/>
    <w:rsid w:val="004F6761"/>
    <w:rsid w:val="0050057C"/>
    <w:rsid w:val="00500F5F"/>
    <w:rsid w:val="00501217"/>
    <w:rsid w:val="00501295"/>
    <w:rsid w:val="0050269F"/>
    <w:rsid w:val="005026EA"/>
    <w:rsid w:val="0050322E"/>
    <w:rsid w:val="00503D5C"/>
    <w:rsid w:val="00503FC4"/>
    <w:rsid w:val="00504463"/>
    <w:rsid w:val="005049B9"/>
    <w:rsid w:val="00504AFC"/>
    <w:rsid w:val="00504D78"/>
    <w:rsid w:val="00504FF4"/>
    <w:rsid w:val="00505330"/>
    <w:rsid w:val="00506A28"/>
    <w:rsid w:val="00511092"/>
    <w:rsid w:val="00511DD1"/>
    <w:rsid w:val="005121FF"/>
    <w:rsid w:val="00512A11"/>
    <w:rsid w:val="0051456F"/>
    <w:rsid w:val="00514D58"/>
    <w:rsid w:val="00515A31"/>
    <w:rsid w:val="00515C83"/>
    <w:rsid w:val="0051632B"/>
    <w:rsid w:val="00517429"/>
    <w:rsid w:val="005202CA"/>
    <w:rsid w:val="005202F5"/>
    <w:rsid w:val="00520E7B"/>
    <w:rsid w:val="005210C7"/>
    <w:rsid w:val="005219CD"/>
    <w:rsid w:val="005220BB"/>
    <w:rsid w:val="0052372C"/>
    <w:rsid w:val="0052414D"/>
    <w:rsid w:val="00524F92"/>
    <w:rsid w:val="0053004E"/>
    <w:rsid w:val="0053054A"/>
    <w:rsid w:val="00531B4E"/>
    <w:rsid w:val="00531EE6"/>
    <w:rsid w:val="00532394"/>
    <w:rsid w:val="00533187"/>
    <w:rsid w:val="00535077"/>
    <w:rsid w:val="005363DA"/>
    <w:rsid w:val="005369C7"/>
    <w:rsid w:val="00536F1C"/>
    <w:rsid w:val="005375A7"/>
    <w:rsid w:val="005407A8"/>
    <w:rsid w:val="00541732"/>
    <w:rsid w:val="00542AA8"/>
    <w:rsid w:val="00542D17"/>
    <w:rsid w:val="005433AE"/>
    <w:rsid w:val="00543A36"/>
    <w:rsid w:val="00543E52"/>
    <w:rsid w:val="00544669"/>
    <w:rsid w:val="00544E65"/>
    <w:rsid w:val="005450AF"/>
    <w:rsid w:val="00545488"/>
    <w:rsid w:val="005457C2"/>
    <w:rsid w:val="00550484"/>
    <w:rsid w:val="00550C7C"/>
    <w:rsid w:val="00550ECF"/>
    <w:rsid w:val="005517B9"/>
    <w:rsid w:val="00551DFE"/>
    <w:rsid w:val="00552120"/>
    <w:rsid w:val="00552B2E"/>
    <w:rsid w:val="00552D58"/>
    <w:rsid w:val="00553123"/>
    <w:rsid w:val="005534FB"/>
    <w:rsid w:val="00554B5C"/>
    <w:rsid w:val="00554D20"/>
    <w:rsid w:val="005550DC"/>
    <w:rsid w:val="00555D20"/>
    <w:rsid w:val="005562F2"/>
    <w:rsid w:val="005567E0"/>
    <w:rsid w:val="00556FC2"/>
    <w:rsid w:val="0056009E"/>
    <w:rsid w:val="005603C9"/>
    <w:rsid w:val="00562378"/>
    <w:rsid w:val="005625F8"/>
    <w:rsid w:val="00562B19"/>
    <w:rsid w:val="0056323B"/>
    <w:rsid w:val="00563D21"/>
    <w:rsid w:val="00564ABD"/>
    <w:rsid w:val="00564DC5"/>
    <w:rsid w:val="00565F1B"/>
    <w:rsid w:val="0056705A"/>
    <w:rsid w:val="00567442"/>
    <w:rsid w:val="005707C0"/>
    <w:rsid w:val="0057149D"/>
    <w:rsid w:val="0057283E"/>
    <w:rsid w:val="00573411"/>
    <w:rsid w:val="00573BC3"/>
    <w:rsid w:val="00573CAD"/>
    <w:rsid w:val="00573EF2"/>
    <w:rsid w:val="0057440A"/>
    <w:rsid w:val="00574DD5"/>
    <w:rsid w:val="005759B4"/>
    <w:rsid w:val="00576004"/>
    <w:rsid w:val="0057644F"/>
    <w:rsid w:val="005819A9"/>
    <w:rsid w:val="0058258F"/>
    <w:rsid w:val="0058360C"/>
    <w:rsid w:val="00584D03"/>
    <w:rsid w:val="00585270"/>
    <w:rsid w:val="005859EB"/>
    <w:rsid w:val="00586FF3"/>
    <w:rsid w:val="0058763B"/>
    <w:rsid w:val="00591741"/>
    <w:rsid w:val="00593D79"/>
    <w:rsid w:val="00594267"/>
    <w:rsid w:val="00594D18"/>
    <w:rsid w:val="00594F26"/>
    <w:rsid w:val="005A070D"/>
    <w:rsid w:val="005A3292"/>
    <w:rsid w:val="005A5619"/>
    <w:rsid w:val="005A5D23"/>
    <w:rsid w:val="005A60FB"/>
    <w:rsid w:val="005A7747"/>
    <w:rsid w:val="005B08E3"/>
    <w:rsid w:val="005B0A29"/>
    <w:rsid w:val="005B0B17"/>
    <w:rsid w:val="005B0C3B"/>
    <w:rsid w:val="005B22B0"/>
    <w:rsid w:val="005B2D8B"/>
    <w:rsid w:val="005B2F22"/>
    <w:rsid w:val="005B7135"/>
    <w:rsid w:val="005C01B3"/>
    <w:rsid w:val="005C0D5A"/>
    <w:rsid w:val="005C1367"/>
    <w:rsid w:val="005C16F0"/>
    <w:rsid w:val="005C26DA"/>
    <w:rsid w:val="005C351F"/>
    <w:rsid w:val="005C36C0"/>
    <w:rsid w:val="005C5609"/>
    <w:rsid w:val="005C6435"/>
    <w:rsid w:val="005C68FB"/>
    <w:rsid w:val="005C6DE1"/>
    <w:rsid w:val="005C6F2A"/>
    <w:rsid w:val="005D0AC4"/>
    <w:rsid w:val="005D0D3B"/>
    <w:rsid w:val="005D24E8"/>
    <w:rsid w:val="005D299B"/>
    <w:rsid w:val="005D358B"/>
    <w:rsid w:val="005D3D6C"/>
    <w:rsid w:val="005D4D17"/>
    <w:rsid w:val="005D51D8"/>
    <w:rsid w:val="005D68F6"/>
    <w:rsid w:val="005D6D27"/>
    <w:rsid w:val="005D7CB5"/>
    <w:rsid w:val="005E0789"/>
    <w:rsid w:val="005E07BA"/>
    <w:rsid w:val="005E1040"/>
    <w:rsid w:val="005E1F75"/>
    <w:rsid w:val="005E36C6"/>
    <w:rsid w:val="005E427A"/>
    <w:rsid w:val="005E45DD"/>
    <w:rsid w:val="005E4C49"/>
    <w:rsid w:val="005E53AD"/>
    <w:rsid w:val="005E57B4"/>
    <w:rsid w:val="005E6E83"/>
    <w:rsid w:val="005E71CB"/>
    <w:rsid w:val="005E7EE7"/>
    <w:rsid w:val="005F0672"/>
    <w:rsid w:val="005F2975"/>
    <w:rsid w:val="005F2CB8"/>
    <w:rsid w:val="005F3054"/>
    <w:rsid w:val="005F3635"/>
    <w:rsid w:val="005F39DA"/>
    <w:rsid w:val="005F440E"/>
    <w:rsid w:val="005F57FE"/>
    <w:rsid w:val="005F5EE5"/>
    <w:rsid w:val="005F6B67"/>
    <w:rsid w:val="005F72FE"/>
    <w:rsid w:val="005F770B"/>
    <w:rsid w:val="00601176"/>
    <w:rsid w:val="00601C26"/>
    <w:rsid w:val="00602032"/>
    <w:rsid w:val="0060274A"/>
    <w:rsid w:val="00604A3C"/>
    <w:rsid w:val="006053FF"/>
    <w:rsid w:val="0060573D"/>
    <w:rsid w:val="00605A35"/>
    <w:rsid w:val="00606602"/>
    <w:rsid w:val="0061087F"/>
    <w:rsid w:val="006113C3"/>
    <w:rsid w:val="006119AB"/>
    <w:rsid w:val="006119DA"/>
    <w:rsid w:val="00611AFC"/>
    <w:rsid w:val="00611D06"/>
    <w:rsid w:val="00613F90"/>
    <w:rsid w:val="006140E8"/>
    <w:rsid w:val="00615479"/>
    <w:rsid w:val="00615758"/>
    <w:rsid w:val="00616169"/>
    <w:rsid w:val="006165B4"/>
    <w:rsid w:val="0061678E"/>
    <w:rsid w:val="00616DD8"/>
    <w:rsid w:val="00620090"/>
    <w:rsid w:val="006208BE"/>
    <w:rsid w:val="00620B76"/>
    <w:rsid w:val="0062111E"/>
    <w:rsid w:val="006232FD"/>
    <w:rsid w:val="00624B2E"/>
    <w:rsid w:val="00625037"/>
    <w:rsid w:val="00626C81"/>
    <w:rsid w:val="00626D15"/>
    <w:rsid w:val="0062726F"/>
    <w:rsid w:val="006322D3"/>
    <w:rsid w:val="006327E1"/>
    <w:rsid w:val="0063409D"/>
    <w:rsid w:val="0063433D"/>
    <w:rsid w:val="00634495"/>
    <w:rsid w:val="00635694"/>
    <w:rsid w:val="00635B1A"/>
    <w:rsid w:val="00636533"/>
    <w:rsid w:val="00636C1A"/>
    <w:rsid w:val="00637137"/>
    <w:rsid w:val="006403B5"/>
    <w:rsid w:val="006417A2"/>
    <w:rsid w:val="006419C2"/>
    <w:rsid w:val="0064203E"/>
    <w:rsid w:val="006420CF"/>
    <w:rsid w:val="00642B4E"/>
    <w:rsid w:val="00643C3A"/>
    <w:rsid w:val="006446FF"/>
    <w:rsid w:val="006452C9"/>
    <w:rsid w:val="00645E19"/>
    <w:rsid w:val="00647E97"/>
    <w:rsid w:val="006501EB"/>
    <w:rsid w:val="00653063"/>
    <w:rsid w:val="00653ADB"/>
    <w:rsid w:val="00653AED"/>
    <w:rsid w:val="00653E93"/>
    <w:rsid w:val="006546A8"/>
    <w:rsid w:val="0065497E"/>
    <w:rsid w:val="00654C6C"/>
    <w:rsid w:val="006555CD"/>
    <w:rsid w:val="00656590"/>
    <w:rsid w:val="00656BCD"/>
    <w:rsid w:val="006571F1"/>
    <w:rsid w:val="0065760B"/>
    <w:rsid w:val="00657746"/>
    <w:rsid w:val="006617FB"/>
    <w:rsid w:val="00661A37"/>
    <w:rsid w:val="00662347"/>
    <w:rsid w:val="00663A27"/>
    <w:rsid w:val="00663A2E"/>
    <w:rsid w:val="00663A8B"/>
    <w:rsid w:val="00663DAA"/>
    <w:rsid w:val="00663F29"/>
    <w:rsid w:val="006641C9"/>
    <w:rsid w:val="00664231"/>
    <w:rsid w:val="00664817"/>
    <w:rsid w:val="0066574C"/>
    <w:rsid w:val="00665AD2"/>
    <w:rsid w:val="006663DA"/>
    <w:rsid w:val="00667AB7"/>
    <w:rsid w:val="006723A8"/>
    <w:rsid w:val="00673065"/>
    <w:rsid w:val="00673388"/>
    <w:rsid w:val="00673DF2"/>
    <w:rsid w:val="00673F96"/>
    <w:rsid w:val="00674489"/>
    <w:rsid w:val="0067471A"/>
    <w:rsid w:val="00674C1C"/>
    <w:rsid w:val="0067643C"/>
    <w:rsid w:val="0067686C"/>
    <w:rsid w:val="00676AB3"/>
    <w:rsid w:val="00676C1F"/>
    <w:rsid w:val="0067769C"/>
    <w:rsid w:val="00677F79"/>
    <w:rsid w:val="006803FA"/>
    <w:rsid w:val="00680B5E"/>
    <w:rsid w:val="00681F7C"/>
    <w:rsid w:val="006828C7"/>
    <w:rsid w:val="00682DC9"/>
    <w:rsid w:val="00682F02"/>
    <w:rsid w:val="00683A97"/>
    <w:rsid w:val="00684636"/>
    <w:rsid w:val="00684880"/>
    <w:rsid w:val="00684F77"/>
    <w:rsid w:val="0068596A"/>
    <w:rsid w:val="00685C97"/>
    <w:rsid w:val="00687148"/>
    <w:rsid w:val="006906EB"/>
    <w:rsid w:val="006907C1"/>
    <w:rsid w:val="00691E74"/>
    <w:rsid w:val="00692607"/>
    <w:rsid w:val="006932B2"/>
    <w:rsid w:val="006945E0"/>
    <w:rsid w:val="006949AD"/>
    <w:rsid w:val="00695342"/>
    <w:rsid w:val="00695747"/>
    <w:rsid w:val="006969F6"/>
    <w:rsid w:val="00697596"/>
    <w:rsid w:val="006A0700"/>
    <w:rsid w:val="006A13C9"/>
    <w:rsid w:val="006A1AF5"/>
    <w:rsid w:val="006A219D"/>
    <w:rsid w:val="006A2855"/>
    <w:rsid w:val="006A31F8"/>
    <w:rsid w:val="006A4181"/>
    <w:rsid w:val="006A447D"/>
    <w:rsid w:val="006A4D36"/>
    <w:rsid w:val="006A6427"/>
    <w:rsid w:val="006A69CA"/>
    <w:rsid w:val="006A6C20"/>
    <w:rsid w:val="006A6DEA"/>
    <w:rsid w:val="006A724B"/>
    <w:rsid w:val="006B0494"/>
    <w:rsid w:val="006B1422"/>
    <w:rsid w:val="006B15A6"/>
    <w:rsid w:val="006B1A7B"/>
    <w:rsid w:val="006B1D34"/>
    <w:rsid w:val="006B2189"/>
    <w:rsid w:val="006B2440"/>
    <w:rsid w:val="006B462B"/>
    <w:rsid w:val="006B4E52"/>
    <w:rsid w:val="006B781C"/>
    <w:rsid w:val="006B7851"/>
    <w:rsid w:val="006C0361"/>
    <w:rsid w:val="006C1280"/>
    <w:rsid w:val="006C14B7"/>
    <w:rsid w:val="006C1F75"/>
    <w:rsid w:val="006C259C"/>
    <w:rsid w:val="006C2DBA"/>
    <w:rsid w:val="006C4661"/>
    <w:rsid w:val="006C46D7"/>
    <w:rsid w:val="006C4753"/>
    <w:rsid w:val="006C4FF4"/>
    <w:rsid w:val="006C527F"/>
    <w:rsid w:val="006D03B9"/>
    <w:rsid w:val="006D0867"/>
    <w:rsid w:val="006D0AF8"/>
    <w:rsid w:val="006D1C62"/>
    <w:rsid w:val="006D2824"/>
    <w:rsid w:val="006D4685"/>
    <w:rsid w:val="006D4A8D"/>
    <w:rsid w:val="006D53EE"/>
    <w:rsid w:val="006D56C1"/>
    <w:rsid w:val="006D5ADF"/>
    <w:rsid w:val="006D5F8B"/>
    <w:rsid w:val="006D6157"/>
    <w:rsid w:val="006D6765"/>
    <w:rsid w:val="006D6C71"/>
    <w:rsid w:val="006D7867"/>
    <w:rsid w:val="006E0DE3"/>
    <w:rsid w:val="006E13A5"/>
    <w:rsid w:val="006E217F"/>
    <w:rsid w:val="006E2259"/>
    <w:rsid w:val="006E2DD7"/>
    <w:rsid w:val="006E328B"/>
    <w:rsid w:val="006E445F"/>
    <w:rsid w:val="006E6F26"/>
    <w:rsid w:val="006E73E9"/>
    <w:rsid w:val="006F0BF5"/>
    <w:rsid w:val="006F0F35"/>
    <w:rsid w:val="006F1A72"/>
    <w:rsid w:val="006F1B67"/>
    <w:rsid w:val="006F24ED"/>
    <w:rsid w:val="006F28D6"/>
    <w:rsid w:val="006F320C"/>
    <w:rsid w:val="006F39D2"/>
    <w:rsid w:val="006F4B39"/>
    <w:rsid w:val="006F4E1F"/>
    <w:rsid w:val="006F519C"/>
    <w:rsid w:val="006F6661"/>
    <w:rsid w:val="006F7FD7"/>
    <w:rsid w:val="00700634"/>
    <w:rsid w:val="00700693"/>
    <w:rsid w:val="00700EDA"/>
    <w:rsid w:val="00701203"/>
    <w:rsid w:val="007022EC"/>
    <w:rsid w:val="00702C78"/>
    <w:rsid w:val="00705675"/>
    <w:rsid w:val="007065F0"/>
    <w:rsid w:val="007069D1"/>
    <w:rsid w:val="00710880"/>
    <w:rsid w:val="007112C9"/>
    <w:rsid w:val="00711348"/>
    <w:rsid w:val="0071142B"/>
    <w:rsid w:val="00711723"/>
    <w:rsid w:val="00711BE4"/>
    <w:rsid w:val="007126A7"/>
    <w:rsid w:val="0071277C"/>
    <w:rsid w:val="00712D52"/>
    <w:rsid w:val="00712DA4"/>
    <w:rsid w:val="0071319C"/>
    <w:rsid w:val="00715A0C"/>
    <w:rsid w:val="00716077"/>
    <w:rsid w:val="0071684C"/>
    <w:rsid w:val="00717E5A"/>
    <w:rsid w:val="007205F8"/>
    <w:rsid w:val="00720D8E"/>
    <w:rsid w:val="00722634"/>
    <w:rsid w:val="00722829"/>
    <w:rsid w:val="00723DE9"/>
    <w:rsid w:val="00725B52"/>
    <w:rsid w:val="00730942"/>
    <w:rsid w:val="00730A60"/>
    <w:rsid w:val="00731183"/>
    <w:rsid w:val="0073249B"/>
    <w:rsid w:val="00732CEF"/>
    <w:rsid w:val="00732DDE"/>
    <w:rsid w:val="0073313D"/>
    <w:rsid w:val="00734056"/>
    <w:rsid w:val="007353E6"/>
    <w:rsid w:val="00735403"/>
    <w:rsid w:val="0073548E"/>
    <w:rsid w:val="00735A8F"/>
    <w:rsid w:val="00735CA6"/>
    <w:rsid w:val="0073629A"/>
    <w:rsid w:val="00737251"/>
    <w:rsid w:val="007372AC"/>
    <w:rsid w:val="00737980"/>
    <w:rsid w:val="00737AAD"/>
    <w:rsid w:val="00740BF1"/>
    <w:rsid w:val="007418BA"/>
    <w:rsid w:val="00741B88"/>
    <w:rsid w:val="00741C64"/>
    <w:rsid w:val="007426A7"/>
    <w:rsid w:val="00742AF2"/>
    <w:rsid w:val="00742DD8"/>
    <w:rsid w:val="00743546"/>
    <w:rsid w:val="007438B5"/>
    <w:rsid w:val="0074426D"/>
    <w:rsid w:val="00744E39"/>
    <w:rsid w:val="00745914"/>
    <w:rsid w:val="00746F4E"/>
    <w:rsid w:val="00747C4B"/>
    <w:rsid w:val="00747CC7"/>
    <w:rsid w:val="007519E7"/>
    <w:rsid w:val="00751C6A"/>
    <w:rsid w:val="00752C13"/>
    <w:rsid w:val="007532B7"/>
    <w:rsid w:val="00754ACE"/>
    <w:rsid w:val="00754E45"/>
    <w:rsid w:val="0075584D"/>
    <w:rsid w:val="00755C06"/>
    <w:rsid w:val="00756679"/>
    <w:rsid w:val="007569BA"/>
    <w:rsid w:val="00761632"/>
    <w:rsid w:val="00762179"/>
    <w:rsid w:val="00762A87"/>
    <w:rsid w:val="00763686"/>
    <w:rsid w:val="00764B99"/>
    <w:rsid w:val="00765D01"/>
    <w:rsid w:val="00765F85"/>
    <w:rsid w:val="00766F94"/>
    <w:rsid w:val="00770048"/>
    <w:rsid w:val="00770489"/>
    <w:rsid w:val="0077048E"/>
    <w:rsid w:val="007711CD"/>
    <w:rsid w:val="00771A77"/>
    <w:rsid w:val="00771CF0"/>
    <w:rsid w:val="00773153"/>
    <w:rsid w:val="00773F35"/>
    <w:rsid w:val="00780045"/>
    <w:rsid w:val="007803E8"/>
    <w:rsid w:val="00780E00"/>
    <w:rsid w:val="00780E59"/>
    <w:rsid w:val="00781384"/>
    <w:rsid w:val="00783E54"/>
    <w:rsid w:val="007851ED"/>
    <w:rsid w:val="0079047D"/>
    <w:rsid w:val="0079086E"/>
    <w:rsid w:val="00791603"/>
    <w:rsid w:val="00791F80"/>
    <w:rsid w:val="007921C6"/>
    <w:rsid w:val="00792833"/>
    <w:rsid w:val="007931CC"/>
    <w:rsid w:val="007932EC"/>
    <w:rsid w:val="0079341F"/>
    <w:rsid w:val="00794F80"/>
    <w:rsid w:val="00795047"/>
    <w:rsid w:val="007953B1"/>
    <w:rsid w:val="007954B3"/>
    <w:rsid w:val="00795638"/>
    <w:rsid w:val="00796368"/>
    <w:rsid w:val="00796A3B"/>
    <w:rsid w:val="0079757B"/>
    <w:rsid w:val="00797BF4"/>
    <w:rsid w:val="007A0C69"/>
    <w:rsid w:val="007A30F7"/>
    <w:rsid w:val="007A57DC"/>
    <w:rsid w:val="007A57F8"/>
    <w:rsid w:val="007A616F"/>
    <w:rsid w:val="007A7174"/>
    <w:rsid w:val="007A71F1"/>
    <w:rsid w:val="007A7D87"/>
    <w:rsid w:val="007B0DE6"/>
    <w:rsid w:val="007B1D9B"/>
    <w:rsid w:val="007B4A9B"/>
    <w:rsid w:val="007B4C97"/>
    <w:rsid w:val="007B5ED8"/>
    <w:rsid w:val="007B6023"/>
    <w:rsid w:val="007B61E4"/>
    <w:rsid w:val="007B6EA0"/>
    <w:rsid w:val="007B7BFE"/>
    <w:rsid w:val="007C0668"/>
    <w:rsid w:val="007C162D"/>
    <w:rsid w:val="007C1CD2"/>
    <w:rsid w:val="007C2F40"/>
    <w:rsid w:val="007C3ACE"/>
    <w:rsid w:val="007C6579"/>
    <w:rsid w:val="007C6962"/>
    <w:rsid w:val="007C7279"/>
    <w:rsid w:val="007C7842"/>
    <w:rsid w:val="007C7D47"/>
    <w:rsid w:val="007D2055"/>
    <w:rsid w:val="007D3B9F"/>
    <w:rsid w:val="007D4C6F"/>
    <w:rsid w:val="007D578F"/>
    <w:rsid w:val="007D78A4"/>
    <w:rsid w:val="007D7F19"/>
    <w:rsid w:val="007E2058"/>
    <w:rsid w:val="007E3170"/>
    <w:rsid w:val="007E37C6"/>
    <w:rsid w:val="007E3925"/>
    <w:rsid w:val="007E4303"/>
    <w:rsid w:val="007E5078"/>
    <w:rsid w:val="007E5B11"/>
    <w:rsid w:val="007F0C52"/>
    <w:rsid w:val="007F1A6B"/>
    <w:rsid w:val="007F2BA6"/>
    <w:rsid w:val="007F4143"/>
    <w:rsid w:val="007F44AB"/>
    <w:rsid w:val="007F4698"/>
    <w:rsid w:val="007F5EDD"/>
    <w:rsid w:val="007F608A"/>
    <w:rsid w:val="007F6B4F"/>
    <w:rsid w:val="007F6D39"/>
    <w:rsid w:val="007F7345"/>
    <w:rsid w:val="00801614"/>
    <w:rsid w:val="008017C9"/>
    <w:rsid w:val="00801B42"/>
    <w:rsid w:val="00802DD0"/>
    <w:rsid w:val="00803051"/>
    <w:rsid w:val="00803562"/>
    <w:rsid w:val="00804089"/>
    <w:rsid w:val="00804103"/>
    <w:rsid w:val="0080462A"/>
    <w:rsid w:val="00804D10"/>
    <w:rsid w:val="00806A88"/>
    <w:rsid w:val="00810ABE"/>
    <w:rsid w:val="00813792"/>
    <w:rsid w:val="00813CBC"/>
    <w:rsid w:val="00813CE9"/>
    <w:rsid w:val="00814924"/>
    <w:rsid w:val="008152EF"/>
    <w:rsid w:val="0081535B"/>
    <w:rsid w:val="0081577A"/>
    <w:rsid w:val="00817E24"/>
    <w:rsid w:val="00820C40"/>
    <w:rsid w:val="008216DB"/>
    <w:rsid w:val="00821F8A"/>
    <w:rsid w:val="0082263B"/>
    <w:rsid w:val="008229FD"/>
    <w:rsid w:val="00822A55"/>
    <w:rsid w:val="00823EFD"/>
    <w:rsid w:val="00825F6A"/>
    <w:rsid w:val="00825FD9"/>
    <w:rsid w:val="00826599"/>
    <w:rsid w:val="00826754"/>
    <w:rsid w:val="00826F14"/>
    <w:rsid w:val="00827905"/>
    <w:rsid w:val="00827B94"/>
    <w:rsid w:val="008305D9"/>
    <w:rsid w:val="00830E2E"/>
    <w:rsid w:val="008322B4"/>
    <w:rsid w:val="008324E1"/>
    <w:rsid w:val="00832518"/>
    <w:rsid w:val="00832836"/>
    <w:rsid w:val="0083341C"/>
    <w:rsid w:val="00833D5E"/>
    <w:rsid w:val="00834203"/>
    <w:rsid w:val="00834272"/>
    <w:rsid w:val="008346CB"/>
    <w:rsid w:val="0083503F"/>
    <w:rsid w:val="00835400"/>
    <w:rsid w:val="008356BF"/>
    <w:rsid w:val="00835B8B"/>
    <w:rsid w:val="00835CF2"/>
    <w:rsid w:val="00836F8A"/>
    <w:rsid w:val="00837820"/>
    <w:rsid w:val="0084033A"/>
    <w:rsid w:val="00840351"/>
    <w:rsid w:val="00840439"/>
    <w:rsid w:val="0084111B"/>
    <w:rsid w:val="00841AD7"/>
    <w:rsid w:val="00841C2E"/>
    <w:rsid w:val="00842319"/>
    <w:rsid w:val="0084253C"/>
    <w:rsid w:val="00843133"/>
    <w:rsid w:val="008458DC"/>
    <w:rsid w:val="00845A6B"/>
    <w:rsid w:val="00845B9F"/>
    <w:rsid w:val="00846099"/>
    <w:rsid w:val="00846B75"/>
    <w:rsid w:val="00847810"/>
    <w:rsid w:val="008478B8"/>
    <w:rsid w:val="008515D3"/>
    <w:rsid w:val="00851F75"/>
    <w:rsid w:val="00852F63"/>
    <w:rsid w:val="008544A5"/>
    <w:rsid w:val="00855443"/>
    <w:rsid w:val="0085594A"/>
    <w:rsid w:val="00855DA8"/>
    <w:rsid w:val="008573D7"/>
    <w:rsid w:val="008575FD"/>
    <w:rsid w:val="00857AD8"/>
    <w:rsid w:val="00857B5A"/>
    <w:rsid w:val="00860FC8"/>
    <w:rsid w:val="008617F0"/>
    <w:rsid w:val="00863F48"/>
    <w:rsid w:val="008649B8"/>
    <w:rsid w:val="00866996"/>
    <w:rsid w:val="00867DBD"/>
    <w:rsid w:val="00870E8D"/>
    <w:rsid w:val="00871516"/>
    <w:rsid w:val="008722D2"/>
    <w:rsid w:val="00872552"/>
    <w:rsid w:val="0087282D"/>
    <w:rsid w:val="00872843"/>
    <w:rsid w:val="00872A5F"/>
    <w:rsid w:val="00872B5A"/>
    <w:rsid w:val="00873159"/>
    <w:rsid w:val="0087333D"/>
    <w:rsid w:val="008737C5"/>
    <w:rsid w:val="0087384D"/>
    <w:rsid w:val="00873AC7"/>
    <w:rsid w:val="00873F24"/>
    <w:rsid w:val="008740A9"/>
    <w:rsid w:val="008742A3"/>
    <w:rsid w:val="00875A98"/>
    <w:rsid w:val="00875AC2"/>
    <w:rsid w:val="00875EC2"/>
    <w:rsid w:val="00880D7C"/>
    <w:rsid w:val="00880E8C"/>
    <w:rsid w:val="00882245"/>
    <w:rsid w:val="00883F30"/>
    <w:rsid w:val="00884BE9"/>
    <w:rsid w:val="00885ADD"/>
    <w:rsid w:val="00885FDD"/>
    <w:rsid w:val="008870EB"/>
    <w:rsid w:val="0089091B"/>
    <w:rsid w:val="00890C53"/>
    <w:rsid w:val="0089245C"/>
    <w:rsid w:val="00892CEB"/>
    <w:rsid w:val="00893360"/>
    <w:rsid w:val="00893493"/>
    <w:rsid w:val="00893FE3"/>
    <w:rsid w:val="0089477F"/>
    <w:rsid w:val="008952D0"/>
    <w:rsid w:val="0089574C"/>
    <w:rsid w:val="00895E55"/>
    <w:rsid w:val="008964FD"/>
    <w:rsid w:val="0089765F"/>
    <w:rsid w:val="008A1B74"/>
    <w:rsid w:val="008A303D"/>
    <w:rsid w:val="008A3970"/>
    <w:rsid w:val="008A400B"/>
    <w:rsid w:val="008A41C3"/>
    <w:rsid w:val="008A4B02"/>
    <w:rsid w:val="008A535B"/>
    <w:rsid w:val="008A54F7"/>
    <w:rsid w:val="008A558F"/>
    <w:rsid w:val="008A6082"/>
    <w:rsid w:val="008A62A9"/>
    <w:rsid w:val="008A631B"/>
    <w:rsid w:val="008A73BC"/>
    <w:rsid w:val="008A7FDF"/>
    <w:rsid w:val="008B04D1"/>
    <w:rsid w:val="008B21D2"/>
    <w:rsid w:val="008B232A"/>
    <w:rsid w:val="008B2764"/>
    <w:rsid w:val="008B2FE8"/>
    <w:rsid w:val="008B32FD"/>
    <w:rsid w:val="008B3FEB"/>
    <w:rsid w:val="008B5A2D"/>
    <w:rsid w:val="008B5ADC"/>
    <w:rsid w:val="008B5C7B"/>
    <w:rsid w:val="008B6065"/>
    <w:rsid w:val="008B7087"/>
    <w:rsid w:val="008B7146"/>
    <w:rsid w:val="008B7423"/>
    <w:rsid w:val="008B7864"/>
    <w:rsid w:val="008B79DF"/>
    <w:rsid w:val="008B7CD8"/>
    <w:rsid w:val="008C13E7"/>
    <w:rsid w:val="008C2A97"/>
    <w:rsid w:val="008C2E10"/>
    <w:rsid w:val="008C2E9F"/>
    <w:rsid w:val="008C2EC8"/>
    <w:rsid w:val="008C398B"/>
    <w:rsid w:val="008C42C3"/>
    <w:rsid w:val="008C538B"/>
    <w:rsid w:val="008C5FDC"/>
    <w:rsid w:val="008C6538"/>
    <w:rsid w:val="008C65DB"/>
    <w:rsid w:val="008C6E1F"/>
    <w:rsid w:val="008D20DA"/>
    <w:rsid w:val="008D20F4"/>
    <w:rsid w:val="008D216E"/>
    <w:rsid w:val="008D25EC"/>
    <w:rsid w:val="008D30D0"/>
    <w:rsid w:val="008D4BCE"/>
    <w:rsid w:val="008D4D10"/>
    <w:rsid w:val="008D657D"/>
    <w:rsid w:val="008E0DEE"/>
    <w:rsid w:val="008E1EF4"/>
    <w:rsid w:val="008E2849"/>
    <w:rsid w:val="008E380E"/>
    <w:rsid w:val="008E4095"/>
    <w:rsid w:val="008E4878"/>
    <w:rsid w:val="008E548F"/>
    <w:rsid w:val="008E5A85"/>
    <w:rsid w:val="008E5E05"/>
    <w:rsid w:val="008E6660"/>
    <w:rsid w:val="008E68C1"/>
    <w:rsid w:val="008E69D0"/>
    <w:rsid w:val="008E6B18"/>
    <w:rsid w:val="008E6C94"/>
    <w:rsid w:val="008E7511"/>
    <w:rsid w:val="008E76C0"/>
    <w:rsid w:val="008E7D6F"/>
    <w:rsid w:val="008F0230"/>
    <w:rsid w:val="008F1203"/>
    <w:rsid w:val="008F1417"/>
    <w:rsid w:val="008F1C8A"/>
    <w:rsid w:val="008F1D12"/>
    <w:rsid w:val="008F3914"/>
    <w:rsid w:val="008F3C06"/>
    <w:rsid w:val="008F41E1"/>
    <w:rsid w:val="008F43AF"/>
    <w:rsid w:val="008F4545"/>
    <w:rsid w:val="008F470F"/>
    <w:rsid w:val="008F49F3"/>
    <w:rsid w:val="008F5CD2"/>
    <w:rsid w:val="008F6579"/>
    <w:rsid w:val="008F7051"/>
    <w:rsid w:val="008F7A96"/>
    <w:rsid w:val="00900E23"/>
    <w:rsid w:val="0090116B"/>
    <w:rsid w:val="009015CC"/>
    <w:rsid w:val="00902B0F"/>
    <w:rsid w:val="0090301C"/>
    <w:rsid w:val="00904059"/>
    <w:rsid w:val="009042FF"/>
    <w:rsid w:val="009043E6"/>
    <w:rsid w:val="0090521F"/>
    <w:rsid w:val="00905EA1"/>
    <w:rsid w:val="0090698D"/>
    <w:rsid w:val="009069B7"/>
    <w:rsid w:val="00907791"/>
    <w:rsid w:val="009078A5"/>
    <w:rsid w:val="00910652"/>
    <w:rsid w:val="00910D8D"/>
    <w:rsid w:val="0091164D"/>
    <w:rsid w:val="009118CF"/>
    <w:rsid w:val="00912A78"/>
    <w:rsid w:val="0091306B"/>
    <w:rsid w:val="0091334F"/>
    <w:rsid w:val="0091422A"/>
    <w:rsid w:val="00914890"/>
    <w:rsid w:val="00914916"/>
    <w:rsid w:val="0091518A"/>
    <w:rsid w:val="00915220"/>
    <w:rsid w:val="00916F10"/>
    <w:rsid w:val="0092039C"/>
    <w:rsid w:val="00920F6F"/>
    <w:rsid w:val="009210ED"/>
    <w:rsid w:val="00923BD6"/>
    <w:rsid w:val="009248FC"/>
    <w:rsid w:val="00925E71"/>
    <w:rsid w:val="009268D1"/>
    <w:rsid w:val="0092694A"/>
    <w:rsid w:val="0092741F"/>
    <w:rsid w:val="00927639"/>
    <w:rsid w:val="009321D5"/>
    <w:rsid w:val="00932E64"/>
    <w:rsid w:val="009346E1"/>
    <w:rsid w:val="009347C8"/>
    <w:rsid w:val="0093570F"/>
    <w:rsid w:val="00935BC9"/>
    <w:rsid w:val="00936A95"/>
    <w:rsid w:val="009375D5"/>
    <w:rsid w:val="00937B97"/>
    <w:rsid w:val="0094075E"/>
    <w:rsid w:val="00940E66"/>
    <w:rsid w:val="0094112C"/>
    <w:rsid w:val="00941230"/>
    <w:rsid w:val="009421A5"/>
    <w:rsid w:val="00942A64"/>
    <w:rsid w:val="00943A71"/>
    <w:rsid w:val="00945761"/>
    <w:rsid w:val="00945785"/>
    <w:rsid w:val="00945BFE"/>
    <w:rsid w:val="009465C3"/>
    <w:rsid w:val="00946641"/>
    <w:rsid w:val="00946B5F"/>
    <w:rsid w:val="009473A0"/>
    <w:rsid w:val="00947759"/>
    <w:rsid w:val="00950067"/>
    <w:rsid w:val="00950C48"/>
    <w:rsid w:val="00951E23"/>
    <w:rsid w:val="00952D94"/>
    <w:rsid w:val="009538F2"/>
    <w:rsid w:val="009543F7"/>
    <w:rsid w:val="00954CA8"/>
    <w:rsid w:val="00955144"/>
    <w:rsid w:val="009553BF"/>
    <w:rsid w:val="009556A9"/>
    <w:rsid w:val="00956182"/>
    <w:rsid w:val="009569B9"/>
    <w:rsid w:val="0095763A"/>
    <w:rsid w:val="00960AA9"/>
    <w:rsid w:val="0096188E"/>
    <w:rsid w:val="00961C80"/>
    <w:rsid w:val="00961FE0"/>
    <w:rsid w:val="0096200A"/>
    <w:rsid w:val="00963F73"/>
    <w:rsid w:val="00965288"/>
    <w:rsid w:val="00966EA0"/>
    <w:rsid w:val="00970C82"/>
    <w:rsid w:val="0097194B"/>
    <w:rsid w:val="00972972"/>
    <w:rsid w:val="00973962"/>
    <w:rsid w:val="00973A24"/>
    <w:rsid w:val="00974A28"/>
    <w:rsid w:val="00974CB5"/>
    <w:rsid w:val="00975766"/>
    <w:rsid w:val="00975948"/>
    <w:rsid w:val="009768F2"/>
    <w:rsid w:val="009778A8"/>
    <w:rsid w:val="00980179"/>
    <w:rsid w:val="00980317"/>
    <w:rsid w:val="00980952"/>
    <w:rsid w:val="009812EE"/>
    <w:rsid w:val="00981396"/>
    <w:rsid w:val="00981484"/>
    <w:rsid w:val="0098392B"/>
    <w:rsid w:val="00984481"/>
    <w:rsid w:val="00984B65"/>
    <w:rsid w:val="00985A6D"/>
    <w:rsid w:val="00986213"/>
    <w:rsid w:val="00986D92"/>
    <w:rsid w:val="0099099F"/>
    <w:rsid w:val="00990F43"/>
    <w:rsid w:val="009914E9"/>
    <w:rsid w:val="0099165B"/>
    <w:rsid w:val="00991B0C"/>
    <w:rsid w:val="00991B7C"/>
    <w:rsid w:val="00991C71"/>
    <w:rsid w:val="00992D32"/>
    <w:rsid w:val="00994387"/>
    <w:rsid w:val="0099574F"/>
    <w:rsid w:val="00996B73"/>
    <w:rsid w:val="0099754D"/>
    <w:rsid w:val="009A0398"/>
    <w:rsid w:val="009A0787"/>
    <w:rsid w:val="009A085A"/>
    <w:rsid w:val="009A27D0"/>
    <w:rsid w:val="009A421F"/>
    <w:rsid w:val="009A4891"/>
    <w:rsid w:val="009A51D7"/>
    <w:rsid w:val="009A6288"/>
    <w:rsid w:val="009A6DD6"/>
    <w:rsid w:val="009A7166"/>
    <w:rsid w:val="009B04AD"/>
    <w:rsid w:val="009B109F"/>
    <w:rsid w:val="009B1314"/>
    <w:rsid w:val="009B140A"/>
    <w:rsid w:val="009B1767"/>
    <w:rsid w:val="009B2478"/>
    <w:rsid w:val="009B3A3A"/>
    <w:rsid w:val="009B42EF"/>
    <w:rsid w:val="009B4520"/>
    <w:rsid w:val="009B4A77"/>
    <w:rsid w:val="009B6EC5"/>
    <w:rsid w:val="009B70AE"/>
    <w:rsid w:val="009B71E4"/>
    <w:rsid w:val="009B780E"/>
    <w:rsid w:val="009B7DDE"/>
    <w:rsid w:val="009B7EAD"/>
    <w:rsid w:val="009C00FC"/>
    <w:rsid w:val="009C1EDA"/>
    <w:rsid w:val="009C2B36"/>
    <w:rsid w:val="009C2D86"/>
    <w:rsid w:val="009C442C"/>
    <w:rsid w:val="009C5319"/>
    <w:rsid w:val="009C5F05"/>
    <w:rsid w:val="009C6AEE"/>
    <w:rsid w:val="009D0603"/>
    <w:rsid w:val="009D1036"/>
    <w:rsid w:val="009D2A66"/>
    <w:rsid w:val="009D4ABC"/>
    <w:rsid w:val="009D5383"/>
    <w:rsid w:val="009D5984"/>
    <w:rsid w:val="009D7255"/>
    <w:rsid w:val="009D7DEB"/>
    <w:rsid w:val="009E02EB"/>
    <w:rsid w:val="009E0306"/>
    <w:rsid w:val="009E15C9"/>
    <w:rsid w:val="009E183B"/>
    <w:rsid w:val="009E21DD"/>
    <w:rsid w:val="009E2758"/>
    <w:rsid w:val="009E29CF"/>
    <w:rsid w:val="009E2EA5"/>
    <w:rsid w:val="009E5A70"/>
    <w:rsid w:val="009E651A"/>
    <w:rsid w:val="009E735A"/>
    <w:rsid w:val="009E77B5"/>
    <w:rsid w:val="009F0B7C"/>
    <w:rsid w:val="009F0F0D"/>
    <w:rsid w:val="009F2358"/>
    <w:rsid w:val="009F27FF"/>
    <w:rsid w:val="009F3430"/>
    <w:rsid w:val="009F3B82"/>
    <w:rsid w:val="009F45B9"/>
    <w:rsid w:val="009F4679"/>
    <w:rsid w:val="009F4D6B"/>
    <w:rsid w:val="009F5CEB"/>
    <w:rsid w:val="009F6AD2"/>
    <w:rsid w:val="009F7E9A"/>
    <w:rsid w:val="00A00EEE"/>
    <w:rsid w:val="00A0213F"/>
    <w:rsid w:val="00A021A9"/>
    <w:rsid w:val="00A022F8"/>
    <w:rsid w:val="00A03047"/>
    <w:rsid w:val="00A05AFD"/>
    <w:rsid w:val="00A06B2A"/>
    <w:rsid w:val="00A06CE3"/>
    <w:rsid w:val="00A07A6D"/>
    <w:rsid w:val="00A1093A"/>
    <w:rsid w:val="00A10A80"/>
    <w:rsid w:val="00A10C81"/>
    <w:rsid w:val="00A11F21"/>
    <w:rsid w:val="00A12C1F"/>
    <w:rsid w:val="00A12F11"/>
    <w:rsid w:val="00A13343"/>
    <w:rsid w:val="00A134A7"/>
    <w:rsid w:val="00A148F3"/>
    <w:rsid w:val="00A14D5A"/>
    <w:rsid w:val="00A14FF0"/>
    <w:rsid w:val="00A15F2E"/>
    <w:rsid w:val="00A16E4B"/>
    <w:rsid w:val="00A171BE"/>
    <w:rsid w:val="00A17EC4"/>
    <w:rsid w:val="00A20BBF"/>
    <w:rsid w:val="00A213AA"/>
    <w:rsid w:val="00A222D9"/>
    <w:rsid w:val="00A226D2"/>
    <w:rsid w:val="00A2325C"/>
    <w:rsid w:val="00A23575"/>
    <w:rsid w:val="00A237EC"/>
    <w:rsid w:val="00A24C3C"/>
    <w:rsid w:val="00A2632B"/>
    <w:rsid w:val="00A263AB"/>
    <w:rsid w:val="00A26E42"/>
    <w:rsid w:val="00A279D0"/>
    <w:rsid w:val="00A30095"/>
    <w:rsid w:val="00A30ADD"/>
    <w:rsid w:val="00A328B7"/>
    <w:rsid w:val="00A32A79"/>
    <w:rsid w:val="00A3336E"/>
    <w:rsid w:val="00A3399D"/>
    <w:rsid w:val="00A33EED"/>
    <w:rsid w:val="00A346ED"/>
    <w:rsid w:val="00A3505F"/>
    <w:rsid w:val="00A357C9"/>
    <w:rsid w:val="00A37554"/>
    <w:rsid w:val="00A404C3"/>
    <w:rsid w:val="00A40561"/>
    <w:rsid w:val="00A439FD"/>
    <w:rsid w:val="00A445F9"/>
    <w:rsid w:val="00A456A5"/>
    <w:rsid w:val="00A45BFB"/>
    <w:rsid w:val="00A460A5"/>
    <w:rsid w:val="00A46357"/>
    <w:rsid w:val="00A46514"/>
    <w:rsid w:val="00A465DD"/>
    <w:rsid w:val="00A46B9C"/>
    <w:rsid w:val="00A4736E"/>
    <w:rsid w:val="00A47996"/>
    <w:rsid w:val="00A50817"/>
    <w:rsid w:val="00A51BF8"/>
    <w:rsid w:val="00A51C9F"/>
    <w:rsid w:val="00A5230D"/>
    <w:rsid w:val="00A532EE"/>
    <w:rsid w:val="00A557E7"/>
    <w:rsid w:val="00A5693E"/>
    <w:rsid w:val="00A57B20"/>
    <w:rsid w:val="00A57B62"/>
    <w:rsid w:val="00A60091"/>
    <w:rsid w:val="00A60FAE"/>
    <w:rsid w:val="00A614E4"/>
    <w:rsid w:val="00A61575"/>
    <w:rsid w:val="00A6238B"/>
    <w:rsid w:val="00A62EC4"/>
    <w:rsid w:val="00A63FED"/>
    <w:rsid w:val="00A6401D"/>
    <w:rsid w:val="00A646C2"/>
    <w:rsid w:val="00A64834"/>
    <w:rsid w:val="00A64F12"/>
    <w:rsid w:val="00A667D4"/>
    <w:rsid w:val="00A66866"/>
    <w:rsid w:val="00A6693E"/>
    <w:rsid w:val="00A6704B"/>
    <w:rsid w:val="00A673B2"/>
    <w:rsid w:val="00A67A1A"/>
    <w:rsid w:val="00A72193"/>
    <w:rsid w:val="00A72A2F"/>
    <w:rsid w:val="00A72AF1"/>
    <w:rsid w:val="00A734C3"/>
    <w:rsid w:val="00A736A3"/>
    <w:rsid w:val="00A73CD8"/>
    <w:rsid w:val="00A745AE"/>
    <w:rsid w:val="00A74FAB"/>
    <w:rsid w:val="00A75A18"/>
    <w:rsid w:val="00A75ADE"/>
    <w:rsid w:val="00A767C7"/>
    <w:rsid w:val="00A80028"/>
    <w:rsid w:val="00A80248"/>
    <w:rsid w:val="00A8165F"/>
    <w:rsid w:val="00A82464"/>
    <w:rsid w:val="00A82782"/>
    <w:rsid w:val="00A8387A"/>
    <w:rsid w:val="00A83971"/>
    <w:rsid w:val="00A84CE3"/>
    <w:rsid w:val="00A8536B"/>
    <w:rsid w:val="00A85AB2"/>
    <w:rsid w:val="00A86A35"/>
    <w:rsid w:val="00A86FD3"/>
    <w:rsid w:val="00A870A8"/>
    <w:rsid w:val="00A87349"/>
    <w:rsid w:val="00A90546"/>
    <w:rsid w:val="00A90F39"/>
    <w:rsid w:val="00A9122F"/>
    <w:rsid w:val="00A94473"/>
    <w:rsid w:val="00A94DF8"/>
    <w:rsid w:val="00A95514"/>
    <w:rsid w:val="00A95860"/>
    <w:rsid w:val="00A95B5E"/>
    <w:rsid w:val="00A95CBF"/>
    <w:rsid w:val="00A96BAC"/>
    <w:rsid w:val="00A97376"/>
    <w:rsid w:val="00A973C0"/>
    <w:rsid w:val="00A97A3C"/>
    <w:rsid w:val="00AA1502"/>
    <w:rsid w:val="00AA1B47"/>
    <w:rsid w:val="00AA2060"/>
    <w:rsid w:val="00AA2137"/>
    <w:rsid w:val="00AA3A56"/>
    <w:rsid w:val="00AA3F0F"/>
    <w:rsid w:val="00AA4DC8"/>
    <w:rsid w:val="00AA6BFB"/>
    <w:rsid w:val="00AA6D72"/>
    <w:rsid w:val="00AB0964"/>
    <w:rsid w:val="00AB09C9"/>
    <w:rsid w:val="00AB1139"/>
    <w:rsid w:val="00AB1352"/>
    <w:rsid w:val="00AB13C0"/>
    <w:rsid w:val="00AB22CD"/>
    <w:rsid w:val="00AB3AE4"/>
    <w:rsid w:val="00AB44C8"/>
    <w:rsid w:val="00AB47E6"/>
    <w:rsid w:val="00AB4C09"/>
    <w:rsid w:val="00AB4D04"/>
    <w:rsid w:val="00AB4F6A"/>
    <w:rsid w:val="00AB5598"/>
    <w:rsid w:val="00AB63D0"/>
    <w:rsid w:val="00AB6DDC"/>
    <w:rsid w:val="00AB72D8"/>
    <w:rsid w:val="00AB7666"/>
    <w:rsid w:val="00AC01C0"/>
    <w:rsid w:val="00AC0D3A"/>
    <w:rsid w:val="00AC1398"/>
    <w:rsid w:val="00AC16C7"/>
    <w:rsid w:val="00AC4969"/>
    <w:rsid w:val="00AC49CF"/>
    <w:rsid w:val="00AC4D99"/>
    <w:rsid w:val="00AC50AE"/>
    <w:rsid w:val="00AC5868"/>
    <w:rsid w:val="00AC5B0B"/>
    <w:rsid w:val="00AC6A1A"/>
    <w:rsid w:val="00AC6A3D"/>
    <w:rsid w:val="00AD013A"/>
    <w:rsid w:val="00AD0731"/>
    <w:rsid w:val="00AD0FB4"/>
    <w:rsid w:val="00AD19E0"/>
    <w:rsid w:val="00AD2BEF"/>
    <w:rsid w:val="00AD3F60"/>
    <w:rsid w:val="00AD41E6"/>
    <w:rsid w:val="00AD443A"/>
    <w:rsid w:val="00AD49FE"/>
    <w:rsid w:val="00AD4FA0"/>
    <w:rsid w:val="00AD52C9"/>
    <w:rsid w:val="00AD6DC7"/>
    <w:rsid w:val="00AD7063"/>
    <w:rsid w:val="00AD72C3"/>
    <w:rsid w:val="00AD76A3"/>
    <w:rsid w:val="00AD78E2"/>
    <w:rsid w:val="00AE0403"/>
    <w:rsid w:val="00AE0E9E"/>
    <w:rsid w:val="00AE123B"/>
    <w:rsid w:val="00AE1378"/>
    <w:rsid w:val="00AE1411"/>
    <w:rsid w:val="00AE2475"/>
    <w:rsid w:val="00AE267F"/>
    <w:rsid w:val="00AE5765"/>
    <w:rsid w:val="00AE738D"/>
    <w:rsid w:val="00AE7C37"/>
    <w:rsid w:val="00AF1334"/>
    <w:rsid w:val="00AF185F"/>
    <w:rsid w:val="00AF4177"/>
    <w:rsid w:val="00AF49E8"/>
    <w:rsid w:val="00AF5CE2"/>
    <w:rsid w:val="00AF5CFF"/>
    <w:rsid w:val="00AF63CA"/>
    <w:rsid w:val="00AF7FAD"/>
    <w:rsid w:val="00B0095D"/>
    <w:rsid w:val="00B00F02"/>
    <w:rsid w:val="00B0198E"/>
    <w:rsid w:val="00B01A56"/>
    <w:rsid w:val="00B026B0"/>
    <w:rsid w:val="00B035DB"/>
    <w:rsid w:val="00B03B50"/>
    <w:rsid w:val="00B0407F"/>
    <w:rsid w:val="00B05B0E"/>
    <w:rsid w:val="00B05E27"/>
    <w:rsid w:val="00B06565"/>
    <w:rsid w:val="00B06B10"/>
    <w:rsid w:val="00B06BAE"/>
    <w:rsid w:val="00B103E7"/>
    <w:rsid w:val="00B1086F"/>
    <w:rsid w:val="00B11C9D"/>
    <w:rsid w:val="00B1252A"/>
    <w:rsid w:val="00B1260B"/>
    <w:rsid w:val="00B129F6"/>
    <w:rsid w:val="00B12CB1"/>
    <w:rsid w:val="00B1366C"/>
    <w:rsid w:val="00B14143"/>
    <w:rsid w:val="00B14724"/>
    <w:rsid w:val="00B16718"/>
    <w:rsid w:val="00B16FE0"/>
    <w:rsid w:val="00B176CC"/>
    <w:rsid w:val="00B201FD"/>
    <w:rsid w:val="00B2024E"/>
    <w:rsid w:val="00B2047E"/>
    <w:rsid w:val="00B20D69"/>
    <w:rsid w:val="00B21005"/>
    <w:rsid w:val="00B21265"/>
    <w:rsid w:val="00B217A3"/>
    <w:rsid w:val="00B227AA"/>
    <w:rsid w:val="00B22DA4"/>
    <w:rsid w:val="00B23BC8"/>
    <w:rsid w:val="00B2456C"/>
    <w:rsid w:val="00B26E54"/>
    <w:rsid w:val="00B26FEA"/>
    <w:rsid w:val="00B276AA"/>
    <w:rsid w:val="00B278BE"/>
    <w:rsid w:val="00B3038A"/>
    <w:rsid w:val="00B30D7D"/>
    <w:rsid w:val="00B30F5C"/>
    <w:rsid w:val="00B3198B"/>
    <w:rsid w:val="00B3294F"/>
    <w:rsid w:val="00B330D6"/>
    <w:rsid w:val="00B33564"/>
    <w:rsid w:val="00B33705"/>
    <w:rsid w:val="00B3639C"/>
    <w:rsid w:val="00B36550"/>
    <w:rsid w:val="00B379F6"/>
    <w:rsid w:val="00B37D08"/>
    <w:rsid w:val="00B407B2"/>
    <w:rsid w:val="00B40A47"/>
    <w:rsid w:val="00B42160"/>
    <w:rsid w:val="00B421E1"/>
    <w:rsid w:val="00B43676"/>
    <w:rsid w:val="00B437C9"/>
    <w:rsid w:val="00B47C57"/>
    <w:rsid w:val="00B5064F"/>
    <w:rsid w:val="00B50944"/>
    <w:rsid w:val="00B513CD"/>
    <w:rsid w:val="00B52400"/>
    <w:rsid w:val="00B53385"/>
    <w:rsid w:val="00B53971"/>
    <w:rsid w:val="00B53A6E"/>
    <w:rsid w:val="00B53D86"/>
    <w:rsid w:val="00B53FFD"/>
    <w:rsid w:val="00B54997"/>
    <w:rsid w:val="00B54E4E"/>
    <w:rsid w:val="00B55FDD"/>
    <w:rsid w:val="00B56C1A"/>
    <w:rsid w:val="00B57192"/>
    <w:rsid w:val="00B57751"/>
    <w:rsid w:val="00B6126D"/>
    <w:rsid w:val="00B621B0"/>
    <w:rsid w:val="00B6294A"/>
    <w:rsid w:val="00B62977"/>
    <w:rsid w:val="00B64635"/>
    <w:rsid w:val="00B65F30"/>
    <w:rsid w:val="00B66291"/>
    <w:rsid w:val="00B67321"/>
    <w:rsid w:val="00B7096E"/>
    <w:rsid w:val="00B70AF0"/>
    <w:rsid w:val="00B71595"/>
    <w:rsid w:val="00B71A92"/>
    <w:rsid w:val="00B720E7"/>
    <w:rsid w:val="00B72C06"/>
    <w:rsid w:val="00B72F72"/>
    <w:rsid w:val="00B73C85"/>
    <w:rsid w:val="00B74192"/>
    <w:rsid w:val="00B7423A"/>
    <w:rsid w:val="00B74FB4"/>
    <w:rsid w:val="00B75CB7"/>
    <w:rsid w:val="00B766BF"/>
    <w:rsid w:val="00B766C2"/>
    <w:rsid w:val="00B775FC"/>
    <w:rsid w:val="00B802E9"/>
    <w:rsid w:val="00B81307"/>
    <w:rsid w:val="00B817CD"/>
    <w:rsid w:val="00B82053"/>
    <w:rsid w:val="00B827E1"/>
    <w:rsid w:val="00B82CBF"/>
    <w:rsid w:val="00B82D43"/>
    <w:rsid w:val="00B831AC"/>
    <w:rsid w:val="00B832CF"/>
    <w:rsid w:val="00B838FC"/>
    <w:rsid w:val="00B83D36"/>
    <w:rsid w:val="00B84FF9"/>
    <w:rsid w:val="00B85EC6"/>
    <w:rsid w:val="00B85F0D"/>
    <w:rsid w:val="00B86B69"/>
    <w:rsid w:val="00B87F7D"/>
    <w:rsid w:val="00B90946"/>
    <w:rsid w:val="00B90CD8"/>
    <w:rsid w:val="00B91983"/>
    <w:rsid w:val="00B92618"/>
    <w:rsid w:val="00B9378C"/>
    <w:rsid w:val="00B93A42"/>
    <w:rsid w:val="00B93CE6"/>
    <w:rsid w:val="00B93E85"/>
    <w:rsid w:val="00B94796"/>
    <w:rsid w:val="00B955BA"/>
    <w:rsid w:val="00B957F6"/>
    <w:rsid w:val="00B97116"/>
    <w:rsid w:val="00B974D8"/>
    <w:rsid w:val="00B97CBE"/>
    <w:rsid w:val="00BA038D"/>
    <w:rsid w:val="00BA0966"/>
    <w:rsid w:val="00BA0FB8"/>
    <w:rsid w:val="00BA1979"/>
    <w:rsid w:val="00BA1E26"/>
    <w:rsid w:val="00BA2970"/>
    <w:rsid w:val="00BA2C6A"/>
    <w:rsid w:val="00BA39E9"/>
    <w:rsid w:val="00BA4B98"/>
    <w:rsid w:val="00BA7074"/>
    <w:rsid w:val="00BB140F"/>
    <w:rsid w:val="00BB209E"/>
    <w:rsid w:val="00BB2390"/>
    <w:rsid w:val="00BB2D57"/>
    <w:rsid w:val="00BB2F40"/>
    <w:rsid w:val="00BB39FA"/>
    <w:rsid w:val="00BB61AD"/>
    <w:rsid w:val="00BB69D7"/>
    <w:rsid w:val="00BB6A46"/>
    <w:rsid w:val="00BB75E5"/>
    <w:rsid w:val="00BC01DC"/>
    <w:rsid w:val="00BC0CDC"/>
    <w:rsid w:val="00BC0FE6"/>
    <w:rsid w:val="00BC1974"/>
    <w:rsid w:val="00BC1EFD"/>
    <w:rsid w:val="00BC2795"/>
    <w:rsid w:val="00BC41BA"/>
    <w:rsid w:val="00BC41E8"/>
    <w:rsid w:val="00BC4E9A"/>
    <w:rsid w:val="00BC5225"/>
    <w:rsid w:val="00BD0A21"/>
    <w:rsid w:val="00BD0BF6"/>
    <w:rsid w:val="00BD1567"/>
    <w:rsid w:val="00BD1E47"/>
    <w:rsid w:val="00BD22B4"/>
    <w:rsid w:val="00BD244B"/>
    <w:rsid w:val="00BD244F"/>
    <w:rsid w:val="00BD5B78"/>
    <w:rsid w:val="00BD5BA0"/>
    <w:rsid w:val="00BD7154"/>
    <w:rsid w:val="00BD7664"/>
    <w:rsid w:val="00BE0892"/>
    <w:rsid w:val="00BE1BFD"/>
    <w:rsid w:val="00BE2EF2"/>
    <w:rsid w:val="00BE493A"/>
    <w:rsid w:val="00BE63A9"/>
    <w:rsid w:val="00BE7922"/>
    <w:rsid w:val="00BE7A69"/>
    <w:rsid w:val="00BF012A"/>
    <w:rsid w:val="00BF09C3"/>
    <w:rsid w:val="00BF24A0"/>
    <w:rsid w:val="00BF26BE"/>
    <w:rsid w:val="00BF3AC7"/>
    <w:rsid w:val="00BF575D"/>
    <w:rsid w:val="00BF58C9"/>
    <w:rsid w:val="00BF7716"/>
    <w:rsid w:val="00BF7ABC"/>
    <w:rsid w:val="00C00034"/>
    <w:rsid w:val="00C01075"/>
    <w:rsid w:val="00C01E2B"/>
    <w:rsid w:val="00C02302"/>
    <w:rsid w:val="00C024DF"/>
    <w:rsid w:val="00C034B9"/>
    <w:rsid w:val="00C034FA"/>
    <w:rsid w:val="00C037C6"/>
    <w:rsid w:val="00C04C39"/>
    <w:rsid w:val="00C04FF5"/>
    <w:rsid w:val="00C051C4"/>
    <w:rsid w:val="00C05B99"/>
    <w:rsid w:val="00C05C4B"/>
    <w:rsid w:val="00C06D30"/>
    <w:rsid w:val="00C10011"/>
    <w:rsid w:val="00C10218"/>
    <w:rsid w:val="00C10B35"/>
    <w:rsid w:val="00C1193B"/>
    <w:rsid w:val="00C11EDB"/>
    <w:rsid w:val="00C127D8"/>
    <w:rsid w:val="00C12C10"/>
    <w:rsid w:val="00C1306A"/>
    <w:rsid w:val="00C14248"/>
    <w:rsid w:val="00C1496A"/>
    <w:rsid w:val="00C14CB6"/>
    <w:rsid w:val="00C151D4"/>
    <w:rsid w:val="00C15B40"/>
    <w:rsid w:val="00C17389"/>
    <w:rsid w:val="00C17507"/>
    <w:rsid w:val="00C1767A"/>
    <w:rsid w:val="00C200C1"/>
    <w:rsid w:val="00C2068E"/>
    <w:rsid w:val="00C212B8"/>
    <w:rsid w:val="00C219A0"/>
    <w:rsid w:val="00C23E55"/>
    <w:rsid w:val="00C2428F"/>
    <w:rsid w:val="00C249E5"/>
    <w:rsid w:val="00C25CB0"/>
    <w:rsid w:val="00C25F4F"/>
    <w:rsid w:val="00C261DA"/>
    <w:rsid w:val="00C30943"/>
    <w:rsid w:val="00C30B4A"/>
    <w:rsid w:val="00C32498"/>
    <w:rsid w:val="00C335AC"/>
    <w:rsid w:val="00C33DAF"/>
    <w:rsid w:val="00C3404A"/>
    <w:rsid w:val="00C3462A"/>
    <w:rsid w:val="00C34B85"/>
    <w:rsid w:val="00C3536D"/>
    <w:rsid w:val="00C359C8"/>
    <w:rsid w:val="00C36610"/>
    <w:rsid w:val="00C371EF"/>
    <w:rsid w:val="00C409F7"/>
    <w:rsid w:val="00C40DB5"/>
    <w:rsid w:val="00C4136E"/>
    <w:rsid w:val="00C41FDB"/>
    <w:rsid w:val="00C429D9"/>
    <w:rsid w:val="00C42BB1"/>
    <w:rsid w:val="00C42F4D"/>
    <w:rsid w:val="00C430C2"/>
    <w:rsid w:val="00C44FC4"/>
    <w:rsid w:val="00C46B3B"/>
    <w:rsid w:val="00C46D2A"/>
    <w:rsid w:val="00C4717C"/>
    <w:rsid w:val="00C47834"/>
    <w:rsid w:val="00C50227"/>
    <w:rsid w:val="00C52FA8"/>
    <w:rsid w:val="00C53B57"/>
    <w:rsid w:val="00C54231"/>
    <w:rsid w:val="00C55168"/>
    <w:rsid w:val="00C55485"/>
    <w:rsid w:val="00C55E93"/>
    <w:rsid w:val="00C57459"/>
    <w:rsid w:val="00C6027B"/>
    <w:rsid w:val="00C60446"/>
    <w:rsid w:val="00C6126A"/>
    <w:rsid w:val="00C6197E"/>
    <w:rsid w:val="00C61CDD"/>
    <w:rsid w:val="00C620B8"/>
    <w:rsid w:val="00C622B4"/>
    <w:rsid w:val="00C638E0"/>
    <w:rsid w:val="00C63DB0"/>
    <w:rsid w:val="00C64718"/>
    <w:rsid w:val="00C65034"/>
    <w:rsid w:val="00C65693"/>
    <w:rsid w:val="00C658D9"/>
    <w:rsid w:val="00C65CC6"/>
    <w:rsid w:val="00C67882"/>
    <w:rsid w:val="00C7021E"/>
    <w:rsid w:val="00C70249"/>
    <w:rsid w:val="00C72E6B"/>
    <w:rsid w:val="00C7348E"/>
    <w:rsid w:val="00C737A2"/>
    <w:rsid w:val="00C738B1"/>
    <w:rsid w:val="00C74000"/>
    <w:rsid w:val="00C740D9"/>
    <w:rsid w:val="00C74F16"/>
    <w:rsid w:val="00C76ECB"/>
    <w:rsid w:val="00C771FF"/>
    <w:rsid w:val="00C77495"/>
    <w:rsid w:val="00C77FEC"/>
    <w:rsid w:val="00C80426"/>
    <w:rsid w:val="00C80EAB"/>
    <w:rsid w:val="00C821EA"/>
    <w:rsid w:val="00C82CF3"/>
    <w:rsid w:val="00C83C26"/>
    <w:rsid w:val="00C84145"/>
    <w:rsid w:val="00C85180"/>
    <w:rsid w:val="00C86009"/>
    <w:rsid w:val="00C907A7"/>
    <w:rsid w:val="00C910CA"/>
    <w:rsid w:val="00C917DF"/>
    <w:rsid w:val="00C937BC"/>
    <w:rsid w:val="00C9387E"/>
    <w:rsid w:val="00C94154"/>
    <w:rsid w:val="00C947E1"/>
    <w:rsid w:val="00C95181"/>
    <w:rsid w:val="00C95DD6"/>
    <w:rsid w:val="00C9605E"/>
    <w:rsid w:val="00C967DD"/>
    <w:rsid w:val="00C97901"/>
    <w:rsid w:val="00C9796C"/>
    <w:rsid w:val="00C97A5E"/>
    <w:rsid w:val="00C97EF3"/>
    <w:rsid w:val="00C97FB6"/>
    <w:rsid w:val="00CA0FE1"/>
    <w:rsid w:val="00CA17B7"/>
    <w:rsid w:val="00CA1829"/>
    <w:rsid w:val="00CA2AB2"/>
    <w:rsid w:val="00CA2AD7"/>
    <w:rsid w:val="00CA34F6"/>
    <w:rsid w:val="00CA3C8B"/>
    <w:rsid w:val="00CA5124"/>
    <w:rsid w:val="00CA72E8"/>
    <w:rsid w:val="00CA7451"/>
    <w:rsid w:val="00CA7A9A"/>
    <w:rsid w:val="00CB0397"/>
    <w:rsid w:val="00CB0554"/>
    <w:rsid w:val="00CB1218"/>
    <w:rsid w:val="00CB2385"/>
    <w:rsid w:val="00CB2402"/>
    <w:rsid w:val="00CB3375"/>
    <w:rsid w:val="00CB4502"/>
    <w:rsid w:val="00CB4953"/>
    <w:rsid w:val="00CB4C26"/>
    <w:rsid w:val="00CB4F6B"/>
    <w:rsid w:val="00CB54AF"/>
    <w:rsid w:val="00CB5645"/>
    <w:rsid w:val="00CB5CEC"/>
    <w:rsid w:val="00CB6B5C"/>
    <w:rsid w:val="00CB6DD2"/>
    <w:rsid w:val="00CB6DE1"/>
    <w:rsid w:val="00CB7107"/>
    <w:rsid w:val="00CC0102"/>
    <w:rsid w:val="00CC08A5"/>
    <w:rsid w:val="00CC17FA"/>
    <w:rsid w:val="00CC17FB"/>
    <w:rsid w:val="00CC3339"/>
    <w:rsid w:val="00CC380C"/>
    <w:rsid w:val="00CC38C4"/>
    <w:rsid w:val="00CC4862"/>
    <w:rsid w:val="00CC4D50"/>
    <w:rsid w:val="00CC6441"/>
    <w:rsid w:val="00CC67C1"/>
    <w:rsid w:val="00CC6D55"/>
    <w:rsid w:val="00CC7502"/>
    <w:rsid w:val="00CD0F93"/>
    <w:rsid w:val="00CD0FBC"/>
    <w:rsid w:val="00CD2325"/>
    <w:rsid w:val="00CD2B0F"/>
    <w:rsid w:val="00CD2CCB"/>
    <w:rsid w:val="00CD2ED7"/>
    <w:rsid w:val="00CD5452"/>
    <w:rsid w:val="00CD54FE"/>
    <w:rsid w:val="00CD5728"/>
    <w:rsid w:val="00CD582C"/>
    <w:rsid w:val="00CD6AB8"/>
    <w:rsid w:val="00CD6C47"/>
    <w:rsid w:val="00CE1616"/>
    <w:rsid w:val="00CE1DB6"/>
    <w:rsid w:val="00CE1F2B"/>
    <w:rsid w:val="00CE38A2"/>
    <w:rsid w:val="00CE5549"/>
    <w:rsid w:val="00CE6FC8"/>
    <w:rsid w:val="00CF019F"/>
    <w:rsid w:val="00CF1A50"/>
    <w:rsid w:val="00CF1C95"/>
    <w:rsid w:val="00CF2251"/>
    <w:rsid w:val="00CF2A32"/>
    <w:rsid w:val="00CF34A3"/>
    <w:rsid w:val="00CF36B4"/>
    <w:rsid w:val="00CF3CB3"/>
    <w:rsid w:val="00CF5027"/>
    <w:rsid w:val="00CF54B8"/>
    <w:rsid w:val="00CF5D3E"/>
    <w:rsid w:val="00CF6054"/>
    <w:rsid w:val="00CF66C0"/>
    <w:rsid w:val="00CF6892"/>
    <w:rsid w:val="00CF7977"/>
    <w:rsid w:val="00D00412"/>
    <w:rsid w:val="00D0063A"/>
    <w:rsid w:val="00D009CC"/>
    <w:rsid w:val="00D01F7D"/>
    <w:rsid w:val="00D01FBF"/>
    <w:rsid w:val="00D02F99"/>
    <w:rsid w:val="00D03D38"/>
    <w:rsid w:val="00D047B8"/>
    <w:rsid w:val="00D0488B"/>
    <w:rsid w:val="00D049D3"/>
    <w:rsid w:val="00D04E50"/>
    <w:rsid w:val="00D05579"/>
    <w:rsid w:val="00D05920"/>
    <w:rsid w:val="00D06A7C"/>
    <w:rsid w:val="00D06C23"/>
    <w:rsid w:val="00D07011"/>
    <w:rsid w:val="00D07920"/>
    <w:rsid w:val="00D07D1F"/>
    <w:rsid w:val="00D11B1A"/>
    <w:rsid w:val="00D11DDF"/>
    <w:rsid w:val="00D11F05"/>
    <w:rsid w:val="00D128E7"/>
    <w:rsid w:val="00D135A1"/>
    <w:rsid w:val="00D141AD"/>
    <w:rsid w:val="00D14E4D"/>
    <w:rsid w:val="00D14F1F"/>
    <w:rsid w:val="00D15389"/>
    <w:rsid w:val="00D15A49"/>
    <w:rsid w:val="00D15B94"/>
    <w:rsid w:val="00D15DA7"/>
    <w:rsid w:val="00D16ADD"/>
    <w:rsid w:val="00D173A1"/>
    <w:rsid w:val="00D17B35"/>
    <w:rsid w:val="00D20102"/>
    <w:rsid w:val="00D201E1"/>
    <w:rsid w:val="00D2025F"/>
    <w:rsid w:val="00D2050E"/>
    <w:rsid w:val="00D20544"/>
    <w:rsid w:val="00D21507"/>
    <w:rsid w:val="00D22EAA"/>
    <w:rsid w:val="00D236E9"/>
    <w:rsid w:val="00D23CAA"/>
    <w:rsid w:val="00D2404F"/>
    <w:rsid w:val="00D24799"/>
    <w:rsid w:val="00D24DC6"/>
    <w:rsid w:val="00D252CF"/>
    <w:rsid w:val="00D25360"/>
    <w:rsid w:val="00D2567C"/>
    <w:rsid w:val="00D26285"/>
    <w:rsid w:val="00D2632E"/>
    <w:rsid w:val="00D2705A"/>
    <w:rsid w:val="00D27162"/>
    <w:rsid w:val="00D273C5"/>
    <w:rsid w:val="00D27985"/>
    <w:rsid w:val="00D27D57"/>
    <w:rsid w:val="00D27F8F"/>
    <w:rsid w:val="00D307D6"/>
    <w:rsid w:val="00D30DFF"/>
    <w:rsid w:val="00D315E4"/>
    <w:rsid w:val="00D3165E"/>
    <w:rsid w:val="00D322E5"/>
    <w:rsid w:val="00D3361A"/>
    <w:rsid w:val="00D34218"/>
    <w:rsid w:val="00D36980"/>
    <w:rsid w:val="00D36F7B"/>
    <w:rsid w:val="00D37532"/>
    <w:rsid w:val="00D3796B"/>
    <w:rsid w:val="00D37A5F"/>
    <w:rsid w:val="00D41BA0"/>
    <w:rsid w:val="00D4294D"/>
    <w:rsid w:val="00D4299E"/>
    <w:rsid w:val="00D43B66"/>
    <w:rsid w:val="00D443C9"/>
    <w:rsid w:val="00D44708"/>
    <w:rsid w:val="00D44BDC"/>
    <w:rsid w:val="00D45CF1"/>
    <w:rsid w:val="00D45D4A"/>
    <w:rsid w:val="00D45D5C"/>
    <w:rsid w:val="00D46E08"/>
    <w:rsid w:val="00D47AF0"/>
    <w:rsid w:val="00D47F44"/>
    <w:rsid w:val="00D51634"/>
    <w:rsid w:val="00D52165"/>
    <w:rsid w:val="00D52586"/>
    <w:rsid w:val="00D5284B"/>
    <w:rsid w:val="00D52EDA"/>
    <w:rsid w:val="00D53132"/>
    <w:rsid w:val="00D542DD"/>
    <w:rsid w:val="00D54ABB"/>
    <w:rsid w:val="00D550E0"/>
    <w:rsid w:val="00D55176"/>
    <w:rsid w:val="00D5563A"/>
    <w:rsid w:val="00D57D7F"/>
    <w:rsid w:val="00D6170C"/>
    <w:rsid w:val="00D62A53"/>
    <w:rsid w:val="00D63E3D"/>
    <w:rsid w:val="00D63F3B"/>
    <w:rsid w:val="00D6451B"/>
    <w:rsid w:val="00D64748"/>
    <w:rsid w:val="00D6510E"/>
    <w:rsid w:val="00D65384"/>
    <w:rsid w:val="00D6544C"/>
    <w:rsid w:val="00D65787"/>
    <w:rsid w:val="00D66C14"/>
    <w:rsid w:val="00D674AC"/>
    <w:rsid w:val="00D7082F"/>
    <w:rsid w:val="00D708DA"/>
    <w:rsid w:val="00D709F0"/>
    <w:rsid w:val="00D72E7F"/>
    <w:rsid w:val="00D741D9"/>
    <w:rsid w:val="00D74700"/>
    <w:rsid w:val="00D75B8F"/>
    <w:rsid w:val="00D76304"/>
    <w:rsid w:val="00D7705A"/>
    <w:rsid w:val="00D77097"/>
    <w:rsid w:val="00D770E1"/>
    <w:rsid w:val="00D7782B"/>
    <w:rsid w:val="00D817D1"/>
    <w:rsid w:val="00D81D9F"/>
    <w:rsid w:val="00D82567"/>
    <w:rsid w:val="00D828CE"/>
    <w:rsid w:val="00D839A6"/>
    <w:rsid w:val="00D849FB"/>
    <w:rsid w:val="00D8542E"/>
    <w:rsid w:val="00D85D66"/>
    <w:rsid w:val="00D85E70"/>
    <w:rsid w:val="00D86825"/>
    <w:rsid w:val="00D86A7B"/>
    <w:rsid w:val="00D90590"/>
    <w:rsid w:val="00D90DAF"/>
    <w:rsid w:val="00D90F9E"/>
    <w:rsid w:val="00D91230"/>
    <w:rsid w:val="00D91EA8"/>
    <w:rsid w:val="00D94A65"/>
    <w:rsid w:val="00D95D1C"/>
    <w:rsid w:val="00D969D3"/>
    <w:rsid w:val="00D97D69"/>
    <w:rsid w:val="00DA04AD"/>
    <w:rsid w:val="00DA0A3B"/>
    <w:rsid w:val="00DA0D53"/>
    <w:rsid w:val="00DA1070"/>
    <w:rsid w:val="00DA1478"/>
    <w:rsid w:val="00DA24EE"/>
    <w:rsid w:val="00DA2634"/>
    <w:rsid w:val="00DA3683"/>
    <w:rsid w:val="00DA79DB"/>
    <w:rsid w:val="00DB0551"/>
    <w:rsid w:val="00DB1323"/>
    <w:rsid w:val="00DB13B1"/>
    <w:rsid w:val="00DB17E8"/>
    <w:rsid w:val="00DB17F9"/>
    <w:rsid w:val="00DB204A"/>
    <w:rsid w:val="00DB2E83"/>
    <w:rsid w:val="00DB343F"/>
    <w:rsid w:val="00DB3709"/>
    <w:rsid w:val="00DB427C"/>
    <w:rsid w:val="00DB46E4"/>
    <w:rsid w:val="00DB51DB"/>
    <w:rsid w:val="00DB53ED"/>
    <w:rsid w:val="00DB5577"/>
    <w:rsid w:val="00DB6782"/>
    <w:rsid w:val="00DB7EE8"/>
    <w:rsid w:val="00DB7F43"/>
    <w:rsid w:val="00DB7F62"/>
    <w:rsid w:val="00DC038E"/>
    <w:rsid w:val="00DC0C2C"/>
    <w:rsid w:val="00DC1FFA"/>
    <w:rsid w:val="00DC3CDA"/>
    <w:rsid w:val="00DC3FD1"/>
    <w:rsid w:val="00DC3FE6"/>
    <w:rsid w:val="00DC4716"/>
    <w:rsid w:val="00DC472F"/>
    <w:rsid w:val="00DC4DC2"/>
    <w:rsid w:val="00DC5371"/>
    <w:rsid w:val="00DC542E"/>
    <w:rsid w:val="00DC5D7C"/>
    <w:rsid w:val="00DC62A6"/>
    <w:rsid w:val="00DC735B"/>
    <w:rsid w:val="00DC775F"/>
    <w:rsid w:val="00DC7827"/>
    <w:rsid w:val="00DD028C"/>
    <w:rsid w:val="00DD091C"/>
    <w:rsid w:val="00DD095D"/>
    <w:rsid w:val="00DD18B6"/>
    <w:rsid w:val="00DD3867"/>
    <w:rsid w:val="00DD39CC"/>
    <w:rsid w:val="00DD40A1"/>
    <w:rsid w:val="00DD463A"/>
    <w:rsid w:val="00DD51E2"/>
    <w:rsid w:val="00DD52BA"/>
    <w:rsid w:val="00DD55FD"/>
    <w:rsid w:val="00DD6EBF"/>
    <w:rsid w:val="00DD7A68"/>
    <w:rsid w:val="00DE03EA"/>
    <w:rsid w:val="00DE0FA5"/>
    <w:rsid w:val="00DE1B2C"/>
    <w:rsid w:val="00DE1B30"/>
    <w:rsid w:val="00DE3A75"/>
    <w:rsid w:val="00DE4378"/>
    <w:rsid w:val="00DE52BB"/>
    <w:rsid w:val="00DE5AEF"/>
    <w:rsid w:val="00DE6158"/>
    <w:rsid w:val="00DE61F6"/>
    <w:rsid w:val="00DE6570"/>
    <w:rsid w:val="00DE7332"/>
    <w:rsid w:val="00DF0423"/>
    <w:rsid w:val="00DF205C"/>
    <w:rsid w:val="00DF220C"/>
    <w:rsid w:val="00DF2C4C"/>
    <w:rsid w:val="00DF3AA3"/>
    <w:rsid w:val="00DF3E36"/>
    <w:rsid w:val="00DF44BC"/>
    <w:rsid w:val="00DF48BC"/>
    <w:rsid w:val="00DF52A4"/>
    <w:rsid w:val="00DF598B"/>
    <w:rsid w:val="00DF714D"/>
    <w:rsid w:val="00DF7A5D"/>
    <w:rsid w:val="00E013A1"/>
    <w:rsid w:val="00E01E28"/>
    <w:rsid w:val="00E0361A"/>
    <w:rsid w:val="00E039F1"/>
    <w:rsid w:val="00E03A01"/>
    <w:rsid w:val="00E03A9D"/>
    <w:rsid w:val="00E041D6"/>
    <w:rsid w:val="00E05673"/>
    <w:rsid w:val="00E05ADD"/>
    <w:rsid w:val="00E061DF"/>
    <w:rsid w:val="00E0683D"/>
    <w:rsid w:val="00E0709D"/>
    <w:rsid w:val="00E11372"/>
    <w:rsid w:val="00E11788"/>
    <w:rsid w:val="00E11998"/>
    <w:rsid w:val="00E12D50"/>
    <w:rsid w:val="00E12F85"/>
    <w:rsid w:val="00E13C76"/>
    <w:rsid w:val="00E15922"/>
    <w:rsid w:val="00E15BE8"/>
    <w:rsid w:val="00E169A1"/>
    <w:rsid w:val="00E20C93"/>
    <w:rsid w:val="00E21C00"/>
    <w:rsid w:val="00E21C7B"/>
    <w:rsid w:val="00E234D6"/>
    <w:rsid w:val="00E235E4"/>
    <w:rsid w:val="00E23654"/>
    <w:rsid w:val="00E245FA"/>
    <w:rsid w:val="00E249F3"/>
    <w:rsid w:val="00E256E0"/>
    <w:rsid w:val="00E25961"/>
    <w:rsid w:val="00E268FE"/>
    <w:rsid w:val="00E27EB4"/>
    <w:rsid w:val="00E30608"/>
    <w:rsid w:val="00E30FB9"/>
    <w:rsid w:val="00E3212E"/>
    <w:rsid w:val="00E32B01"/>
    <w:rsid w:val="00E32B56"/>
    <w:rsid w:val="00E3525C"/>
    <w:rsid w:val="00E356B0"/>
    <w:rsid w:val="00E379E8"/>
    <w:rsid w:val="00E42AD9"/>
    <w:rsid w:val="00E42E18"/>
    <w:rsid w:val="00E431B9"/>
    <w:rsid w:val="00E433EA"/>
    <w:rsid w:val="00E44354"/>
    <w:rsid w:val="00E452D9"/>
    <w:rsid w:val="00E45FC3"/>
    <w:rsid w:val="00E50668"/>
    <w:rsid w:val="00E51065"/>
    <w:rsid w:val="00E51739"/>
    <w:rsid w:val="00E52832"/>
    <w:rsid w:val="00E53951"/>
    <w:rsid w:val="00E54567"/>
    <w:rsid w:val="00E547A8"/>
    <w:rsid w:val="00E548BF"/>
    <w:rsid w:val="00E549FA"/>
    <w:rsid w:val="00E54A0A"/>
    <w:rsid w:val="00E54C36"/>
    <w:rsid w:val="00E54D32"/>
    <w:rsid w:val="00E54D5F"/>
    <w:rsid w:val="00E56701"/>
    <w:rsid w:val="00E56965"/>
    <w:rsid w:val="00E56AC4"/>
    <w:rsid w:val="00E57147"/>
    <w:rsid w:val="00E5762F"/>
    <w:rsid w:val="00E57DCA"/>
    <w:rsid w:val="00E60079"/>
    <w:rsid w:val="00E60C51"/>
    <w:rsid w:val="00E60FE3"/>
    <w:rsid w:val="00E61422"/>
    <w:rsid w:val="00E614FE"/>
    <w:rsid w:val="00E61FC4"/>
    <w:rsid w:val="00E62766"/>
    <w:rsid w:val="00E62D9A"/>
    <w:rsid w:val="00E65A55"/>
    <w:rsid w:val="00E65CD7"/>
    <w:rsid w:val="00E6718B"/>
    <w:rsid w:val="00E71DF0"/>
    <w:rsid w:val="00E7232D"/>
    <w:rsid w:val="00E72BCF"/>
    <w:rsid w:val="00E73069"/>
    <w:rsid w:val="00E73B0D"/>
    <w:rsid w:val="00E73B89"/>
    <w:rsid w:val="00E74342"/>
    <w:rsid w:val="00E74C3C"/>
    <w:rsid w:val="00E74EE5"/>
    <w:rsid w:val="00E756C7"/>
    <w:rsid w:val="00E769B2"/>
    <w:rsid w:val="00E77C48"/>
    <w:rsid w:val="00E81BC6"/>
    <w:rsid w:val="00E826AF"/>
    <w:rsid w:val="00E82F21"/>
    <w:rsid w:val="00E84171"/>
    <w:rsid w:val="00E8503E"/>
    <w:rsid w:val="00E86230"/>
    <w:rsid w:val="00E86A4D"/>
    <w:rsid w:val="00E879E4"/>
    <w:rsid w:val="00E87D66"/>
    <w:rsid w:val="00E90BED"/>
    <w:rsid w:val="00E90EF8"/>
    <w:rsid w:val="00E9110C"/>
    <w:rsid w:val="00E91CF0"/>
    <w:rsid w:val="00E9347C"/>
    <w:rsid w:val="00E94878"/>
    <w:rsid w:val="00E94D45"/>
    <w:rsid w:val="00E9559B"/>
    <w:rsid w:val="00E9564A"/>
    <w:rsid w:val="00E95789"/>
    <w:rsid w:val="00E95E11"/>
    <w:rsid w:val="00E960E5"/>
    <w:rsid w:val="00E96316"/>
    <w:rsid w:val="00E97927"/>
    <w:rsid w:val="00E97B1F"/>
    <w:rsid w:val="00EA1439"/>
    <w:rsid w:val="00EA1892"/>
    <w:rsid w:val="00EA1EA1"/>
    <w:rsid w:val="00EA22AE"/>
    <w:rsid w:val="00EA2CEF"/>
    <w:rsid w:val="00EA422B"/>
    <w:rsid w:val="00EA4365"/>
    <w:rsid w:val="00EA4464"/>
    <w:rsid w:val="00EA4609"/>
    <w:rsid w:val="00EA4631"/>
    <w:rsid w:val="00EA49B6"/>
    <w:rsid w:val="00EA57DE"/>
    <w:rsid w:val="00EA5F04"/>
    <w:rsid w:val="00EA60A2"/>
    <w:rsid w:val="00EA6825"/>
    <w:rsid w:val="00EA6988"/>
    <w:rsid w:val="00EA6F57"/>
    <w:rsid w:val="00EB0521"/>
    <w:rsid w:val="00EB14AC"/>
    <w:rsid w:val="00EB2097"/>
    <w:rsid w:val="00EB2CAE"/>
    <w:rsid w:val="00EB2CC6"/>
    <w:rsid w:val="00EB2DA1"/>
    <w:rsid w:val="00EB2E87"/>
    <w:rsid w:val="00EB3E2E"/>
    <w:rsid w:val="00EB4A7C"/>
    <w:rsid w:val="00EB6572"/>
    <w:rsid w:val="00EB6A4B"/>
    <w:rsid w:val="00EB6F47"/>
    <w:rsid w:val="00EB6FE2"/>
    <w:rsid w:val="00EB73A9"/>
    <w:rsid w:val="00EB7CC6"/>
    <w:rsid w:val="00EB7F50"/>
    <w:rsid w:val="00EC1237"/>
    <w:rsid w:val="00EC1BF1"/>
    <w:rsid w:val="00EC2134"/>
    <w:rsid w:val="00EC328E"/>
    <w:rsid w:val="00EC3A5D"/>
    <w:rsid w:val="00EC46B7"/>
    <w:rsid w:val="00EC5266"/>
    <w:rsid w:val="00EC531D"/>
    <w:rsid w:val="00EC571E"/>
    <w:rsid w:val="00EC5C17"/>
    <w:rsid w:val="00EC65EA"/>
    <w:rsid w:val="00EC68F7"/>
    <w:rsid w:val="00EC6928"/>
    <w:rsid w:val="00EC70E3"/>
    <w:rsid w:val="00EC7582"/>
    <w:rsid w:val="00EC7664"/>
    <w:rsid w:val="00EC79EC"/>
    <w:rsid w:val="00EC7A0A"/>
    <w:rsid w:val="00ED036A"/>
    <w:rsid w:val="00ED0721"/>
    <w:rsid w:val="00ED0C35"/>
    <w:rsid w:val="00ED5276"/>
    <w:rsid w:val="00ED533F"/>
    <w:rsid w:val="00ED5879"/>
    <w:rsid w:val="00ED5D2A"/>
    <w:rsid w:val="00ED71E6"/>
    <w:rsid w:val="00ED7A28"/>
    <w:rsid w:val="00EE18A7"/>
    <w:rsid w:val="00EE1E8A"/>
    <w:rsid w:val="00EE3233"/>
    <w:rsid w:val="00EE39A7"/>
    <w:rsid w:val="00EE3A55"/>
    <w:rsid w:val="00EE3C5A"/>
    <w:rsid w:val="00EE6376"/>
    <w:rsid w:val="00EE6C1D"/>
    <w:rsid w:val="00EE7185"/>
    <w:rsid w:val="00EE7DBC"/>
    <w:rsid w:val="00EF1325"/>
    <w:rsid w:val="00EF1CF9"/>
    <w:rsid w:val="00EF2DBF"/>
    <w:rsid w:val="00EF3131"/>
    <w:rsid w:val="00EF42D5"/>
    <w:rsid w:val="00EF43FA"/>
    <w:rsid w:val="00EF4514"/>
    <w:rsid w:val="00EF4D80"/>
    <w:rsid w:val="00EF54DD"/>
    <w:rsid w:val="00EF63A6"/>
    <w:rsid w:val="00EF7D71"/>
    <w:rsid w:val="00F006EF"/>
    <w:rsid w:val="00F00768"/>
    <w:rsid w:val="00F00CB8"/>
    <w:rsid w:val="00F00D0F"/>
    <w:rsid w:val="00F013F0"/>
    <w:rsid w:val="00F021F5"/>
    <w:rsid w:val="00F0255E"/>
    <w:rsid w:val="00F02C5C"/>
    <w:rsid w:val="00F03BE8"/>
    <w:rsid w:val="00F047C9"/>
    <w:rsid w:val="00F05EEA"/>
    <w:rsid w:val="00F0632F"/>
    <w:rsid w:val="00F07BE6"/>
    <w:rsid w:val="00F1082B"/>
    <w:rsid w:val="00F108AB"/>
    <w:rsid w:val="00F10B57"/>
    <w:rsid w:val="00F114A8"/>
    <w:rsid w:val="00F11BFA"/>
    <w:rsid w:val="00F120E3"/>
    <w:rsid w:val="00F123D9"/>
    <w:rsid w:val="00F1264A"/>
    <w:rsid w:val="00F134A8"/>
    <w:rsid w:val="00F13A82"/>
    <w:rsid w:val="00F140BA"/>
    <w:rsid w:val="00F1459C"/>
    <w:rsid w:val="00F1542F"/>
    <w:rsid w:val="00F15E26"/>
    <w:rsid w:val="00F17352"/>
    <w:rsid w:val="00F1744A"/>
    <w:rsid w:val="00F1759E"/>
    <w:rsid w:val="00F203C5"/>
    <w:rsid w:val="00F2093E"/>
    <w:rsid w:val="00F20EAA"/>
    <w:rsid w:val="00F21109"/>
    <w:rsid w:val="00F21D32"/>
    <w:rsid w:val="00F2223C"/>
    <w:rsid w:val="00F2262F"/>
    <w:rsid w:val="00F25600"/>
    <w:rsid w:val="00F27A30"/>
    <w:rsid w:val="00F300E3"/>
    <w:rsid w:val="00F31C30"/>
    <w:rsid w:val="00F32027"/>
    <w:rsid w:val="00F321D6"/>
    <w:rsid w:val="00F32AF8"/>
    <w:rsid w:val="00F34D36"/>
    <w:rsid w:val="00F35445"/>
    <w:rsid w:val="00F35F6E"/>
    <w:rsid w:val="00F365DB"/>
    <w:rsid w:val="00F36A7E"/>
    <w:rsid w:val="00F36B0B"/>
    <w:rsid w:val="00F37EA8"/>
    <w:rsid w:val="00F4182C"/>
    <w:rsid w:val="00F42115"/>
    <w:rsid w:val="00F422BC"/>
    <w:rsid w:val="00F4283F"/>
    <w:rsid w:val="00F43CBA"/>
    <w:rsid w:val="00F445E7"/>
    <w:rsid w:val="00F44782"/>
    <w:rsid w:val="00F44C13"/>
    <w:rsid w:val="00F44FE7"/>
    <w:rsid w:val="00F45148"/>
    <w:rsid w:val="00F45EF2"/>
    <w:rsid w:val="00F47598"/>
    <w:rsid w:val="00F50267"/>
    <w:rsid w:val="00F5065A"/>
    <w:rsid w:val="00F53C65"/>
    <w:rsid w:val="00F55E75"/>
    <w:rsid w:val="00F56366"/>
    <w:rsid w:val="00F568B8"/>
    <w:rsid w:val="00F56B8D"/>
    <w:rsid w:val="00F60069"/>
    <w:rsid w:val="00F60273"/>
    <w:rsid w:val="00F60D1B"/>
    <w:rsid w:val="00F61BD6"/>
    <w:rsid w:val="00F61CEF"/>
    <w:rsid w:val="00F61D22"/>
    <w:rsid w:val="00F62157"/>
    <w:rsid w:val="00F62523"/>
    <w:rsid w:val="00F62AED"/>
    <w:rsid w:val="00F62C73"/>
    <w:rsid w:val="00F63894"/>
    <w:rsid w:val="00F649C8"/>
    <w:rsid w:val="00F64E55"/>
    <w:rsid w:val="00F65130"/>
    <w:rsid w:val="00F651BD"/>
    <w:rsid w:val="00F65CA0"/>
    <w:rsid w:val="00F65CAC"/>
    <w:rsid w:val="00F65CBA"/>
    <w:rsid w:val="00F6694E"/>
    <w:rsid w:val="00F675AC"/>
    <w:rsid w:val="00F7033E"/>
    <w:rsid w:val="00F714D3"/>
    <w:rsid w:val="00F715D0"/>
    <w:rsid w:val="00F7355B"/>
    <w:rsid w:val="00F7377F"/>
    <w:rsid w:val="00F7439E"/>
    <w:rsid w:val="00F74968"/>
    <w:rsid w:val="00F76F43"/>
    <w:rsid w:val="00F77876"/>
    <w:rsid w:val="00F77E1C"/>
    <w:rsid w:val="00F82216"/>
    <w:rsid w:val="00F83196"/>
    <w:rsid w:val="00F833E3"/>
    <w:rsid w:val="00F83831"/>
    <w:rsid w:val="00F846F5"/>
    <w:rsid w:val="00F8493F"/>
    <w:rsid w:val="00F8574C"/>
    <w:rsid w:val="00F86DB7"/>
    <w:rsid w:val="00F8769D"/>
    <w:rsid w:val="00F90056"/>
    <w:rsid w:val="00F907F3"/>
    <w:rsid w:val="00F90C6B"/>
    <w:rsid w:val="00F9119F"/>
    <w:rsid w:val="00F911EF"/>
    <w:rsid w:val="00F924B9"/>
    <w:rsid w:val="00F92984"/>
    <w:rsid w:val="00F93864"/>
    <w:rsid w:val="00F94223"/>
    <w:rsid w:val="00F94AD2"/>
    <w:rsid w:val="00F94F99"/>
    <w:rsid w:val="00F959C2"/>
    <w:rsid w:val="00F970F5"/>
    <w:rsid w:val="00F97CA7"/>
    <w:rsid w:val="00FA0D09"/>
    <w:rsid w:val="00FA119E"/>
    <w:rsid w:val="00FA14A1"/>
    <w:rsid w:val="00FA1DB9"/>
    <w:rsid w:val="00FA2821"/>
    <w:rsid w:val="00FA2D7E"/>
    <w:rsid w:val="00FA3CB6"/>
    <w:rsid w:val="00FA510F"/>
    <w:rsid w:val="00FA512C"/>
    <w:rsid w:val="00FA637E"/>
    <w:rsid w:val="00FA69E3"/>
    <w:rsid w:val="00FA7929"/>
    <w:rsid w:val="00FA7FCE"/>
    <w:rsid w:val="00FB1281"/>
    <w:rsid w:val="00FB1F81"/>
    <w:rsid w:val="00FB2207"/>
    <w:rsid w:val="00FB33D7"/>
    <w:rsid w:val="00FB3C63"/>
    <w:rsid w:val="00FB4C0A"/>
    <w:rsid w:val="00FB568A"/>
    <w:rsid w:val="00FB5751"/>
    <w:rsid w:val="00FB5A23"/>
    <w:rsid w:val="00FB5C57"/>
    <w:rsid w:val="00FB6BB0"/>
    <w:rsid w:val="00FB6EC9"/>
    <w:rsid w:val="00FB7684"/>
    <w:rsid w:val="00FC0332"/>
    <w:rsid w:val="00FC0469"/>
    <w:rsid w:val="00FC21AD"/>
    <w:rsid w:val="00FC244D"/>
    <w:rsid w:val="00FC32B6"/>
    <w:rsid w:val="00FC345C"/>
    <w:rsid w:val="00FC349B"/>
    <w:rsid w:val="00FC37DC"/>
    <w:rsid w:val="00FC3819"/>
    <w:rsid w:val="00FC3CEB"/>
    <w:rsid w:val="00FC40E7"/>
    <w:rsid w:val="00FC4EB2"/>
    <w:rsid w:val="00FC538D"/>
    <w:rsid w:val="00FC58E7"/>
    <w:rsid w:val="00FC5971"/>
    <w:rsid w:val="00FC7634"/>
    <w:rsid w:val="00FC7D5A"/>
    <w:rsid w:val="00FD3D30"/>
    <w:rsid w:val="00FD43E2"/>
    <w:rsid w:val="00FD4713"/>
    <w:rsid w:val="00FD4F02"/>
    <w:rsid w:val="00FD61E0"/>
    <w:rsid w:val="00FD7476"/>
    <w:rsid w:val="00FD7FC5"/>
    <w:rsid w:val="00FE04A9"/>
    <w:rsid w:val="00FE1A24"/>
    <w:rsid w:val="00FE1BF9"/>
    <w:rsid w:val="00FE1C2E"/>
    <w:rsid w:val="00FE2032"/>
    <w:rsid w:val="00FE2507"/>
    <w:rsid w:val="00FE3961"/>
    <w:rsid w:val="00FE40C0"/>
    <w:rsid w:val="00FE43BD"/>
    <w:rsid w:val="00FE4B78"/>
    <w:rsid w:val="00FE526E"/>
    <w:rsid w:val="00FE5EAB"/>
    <w:rsid w:val="00FE6105"/>
    <w:rsid w:val="00FE6190"/>
    <w:rsid w:val="00FF0828"/>
    <w:rsid w:val="00FF1003"/>
    <w:rsid w:val="00FF14C2"/>
    <w:rsid w:val="00FF1683"/>
    <w:rsid w:val="00FF27CC"/>
    <w:rsid w:val="00FF2884"/>
    <w:rsid w:val="00FF5315"/>
    <w:rsid w:val="00FF6A58"/>
    <w:rsid w:val="00FF6ACE"/>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DAA00"/>
  <w15:chartTrackingRefBased/>
  <w15:docId w15:val="{E274CA9B-9BA1-4CEF-A97C-D7321E2AD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lang w:val="en-US"/>
    </w:rPr>
  </w:style>
  <w:style w:type="paragraph" w:styleId="Heading1">
    <w:name w:val="heading 1"/>
    <w:basedOn w:val="Normal"/>
    <w:next w:val="Normal"/>
    <w:link w:val="Heading1Char"/>
    <w:uiPriority w:val="9"/>
    <w:qFormat/>
    <w:rsid w:val="004A52A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21C6"/>
    <w:pPr>
      <w:keepNext/>
      <w:keepLines/>
      <w:spacing w:before="40" w:line="240" w:lineRule="auto"/>
      <w:jc w:val="left"/>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65D01"/>
    <w:pPr>
      <w:spacing w:after="200" w:line="240" w:lineRule="auto"/>
    </w:pPr>
    <w:rPr>
      <w:i/>
      <w:iCs/>
      <w:color w:val="44546A" w:themeColor="text2"/>
      <w:sz w:val="18"/>
      <w:szCs w:val="18"/>
    </w:rPr>
  </w:style>
  <w:style w:type="table" w:styleId="TableGrid">
    <w:name w:val="Table Grid"/>
    <w:basedOn w:val="TableNormal"/>
    <w:uiPriority w:val="39"/>
    <w:rsid w:val="00D6538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F2CB8"/>
    <w:pPr>
      <w:tabs>
        <w:tab w:val="center" w:pos="4419"/>
        <w:tab w:val="right" w:pos="8838"/>
      </w:tabs>
      <w:spacing w:line="240" w:lineRule="auto"/>
    </w:pPr>
  </w:style>
  <w:style w:type="character" w:customStyle="1" w:styleId="HeaderChar">
    <w:name w:val="Header Char"/>
    <w:basedOn w:val="DefaultParagraphFont"/>
    <w:link w:val="Header"/>
    <w:uiPriority w:val="99"/>
    <w:rsid w:val="005F2CB8"/>
  </w:style>
  <w:style w:type="paragraph" w:styleId="Footer">
    <w:name w:val="footer"/>
    <w:basedOn w:val="Normal"/>
    <w:link w:val="FooterChar"/>
    <w:uiPriority w:val="99"/>
    <w:unhideWhenUsed/>
    <w:rsid w:val="005F2CB8"/>
    <w:pPr>
      <w:tabs>
        <w:tab w:val="center" w:pos="4419"/>
        <w:tab w:val="right" w:pos="8838"/>
      </w:tabs>
      <w:spacing w:line="240" w:lineRule="auto"/>
    </w:pPr>
  </w:style>
  <w:style w:type="character" w:customStyle="1" w:styleId="FooterChar">
    <w:name w:val="Footer Char"/>
    <w:basedOn w:val="DefaultParagraphFont"/>
    <w:link w:val="Footer"/>
    <w:uiPriority w:val="99"/>
    <w:rsid w:val="005F2CB8"/>
  </w:style>
  <w:style w:type="table" w:styleId="PlainTable2">
    <w:name w:val="Plain Table 2"/>
    <w:basedOn w:val="TableNormal"/>
    <w:uiPriority w:val="42"/>
    <w:rsid w:val="000674FC"/>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0674FC"/>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779C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4A52AD"/>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C771FF"/>
    <w:rPr>
      <w:sz w:val="16"/>
      <w:szCs w:val="16"/>
    </w:rPr>
  </w:style>
  <w:style w:type="paragraph" w:styleId="CommentText">
    <w:name w:val="annotation text"/>
    <w:basedOn w:val="Normal"/>
    <w:link w:val="CommentTextChar"/>
    <w:uiPriority w:val="99"/>
    <w:semiHidden/>
    <w:unhideWhenUsed/>
    <w:rsid w:val="00C771FF"/>
    <w:pPr>
      <w:spacing w:line="240" w:lineRule="auto"/>
    </w:pPr>
    <w:rPr>
      <w:sz w:val="20"/>
      <w:szCs w:val="20"/>
    </w:rPr>
  </w:style>
  <w:style w:type="character" w:customStyle="1" w:styleId="CommentTextChar">
    <w:name w:val="Comment Text Char"/>
    <w:basedOn w:val="DefaultParagraphFont"/>
    <w:link w:val="CommentText"/>
    <w:uiPriority w:val="99"/>
    <w:semiHidden/>
    <w:rsid w:val="00C771FF"/>
    <w:rPr>
      <w:sz w:val="20"/>
      <w:szCs w:val="20"/>
    </w:rPr>
  </w:style>
  <w:style w:type="paragraph" w:styleId="CommentSubject">
    <w:name w:val="annotation subject"/>
    <w:basedOn w:val="CommentText"/>
    <w:next w:val="CommentText"/>
    <w:link w:val="CommentSubjectChar"/>
    <w:uiPriority w:val="99"/>
    <w:semiHidden/>
    <w:unhideWhenUsed/>
    <w:rsid w:val="00C771FF"/>
    <w:rPr>
      <w:b/>
      <w:bCs/>
    </w:rPr>
  </w:style>
  <w:style w:type="character" w:customStyle="1" w:styleId="CommentSubjectChar">
    <w:name w:val="Comment Subject Char"/>
    <w:basedOn w:val="CommentTextChar"/>
    <w:link w:val="CommentSubject"/>
    <w:uiPriority w:val="99"/>
    <w:semiHidden/>
    <w:rsid w:val="00C771FF"/>
    <w:rPr>
      <w:b/>
      <w:bCs/>
      <w:sz w:val="20"/>
      <w:szCs w:val="20"/>
    </w:rPr>
  </w:style>
  <w:style w:type="paragraph" w:styleId="BalloonText">
    <w:name w:val="Balloon Text"/>
    <w:basedOn w:val="Normal"/>
    <w:link w:val="BalloonTextChar"/>
    <w:uiPriority w:val="99"/>
    <w:semiHidden/>
    <w:unhideWhenUsed/>
    <w:rsid w:val="00C771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71FF"/>
    <w:rPr>
      <w:rFonts w:ascii="Segoe UI" w:hAnsi="Segoe UI" w:cs="Segoe UI"/>
      <w:sz w:val="18"/>
      <w:szCs w:val="18"/>
    </w:rPr>
  </w:style>
  <w:style w:type="paragraph" w:styleId="ListParagraph">
    <w:name w:val="List Paragraph"/>
    <w:basedOn w:val="Normal"/>
    <w:uiPriority w:val="34"/>
    <w:qFormat/>
    <w:rsid w:val="007F44AB"/>
    <w:pPr>
      <w:ind w:left="720"/>
      <w:contextualSpacing/>
    </w:pPr>
  </w:style>
  <w:style w:type="character" w:styleId="Hyperlink">
    <w:name w:val="Hyperlink"/>
    <w:basedOn w:val="DefaultParagraphFont"/>
    <w:uiPriority w:val="99"/>
    <w:unhideWhenUsed/>
    <w:rsid w:val="00DC4716"/>
    <w:rPr>
      <w:color w:val="0563C1" w:themeColor="hyperlink"/>
      <w:u w:val="single"/>
    </w:rPr>
  </w:style>
  <w:style w:type="character" w:customStyle="1" w:styleId="Mencinsinresolver1">
    <w:name w:val="Mención sin resolver1"/>
    <w:basedOn w:val="DefaultParagraphFont"/>
    <w:uiPriority w:val="99"/>
    <w:semiHidden/>
    <w:unhideWhenUsed/>
    <w:rsid w:val="00DC4716"/>
    <w:rPr>
      <w:color w:val="605E5C"/>
      <w:shd w:val="clear" w:color="auto" w:fill="E1DFDD"/>
    </w:rPr>
  </w:style>
  <w:style w:type="paragraph" w:styleId="Revision">
    <w:name w:val="Revision"/>
    <w:hidden/>
    <w:uiPriority w:val="99"/>
    <w:semiHidden/>
    <w:rsid w:val="006A6DEA"/>
    <w:pPr>
      <w:spacing w:line="240" w:lineRule="auto"/>
    </w:pPr>
    <w:rPr>
      <w:lang w:val="en-US"/>
    </w:rPr>
  </w:style>
  <w:style w:type="paragraph" w:styleId="NormalWeb">
    <w:name w:val="Normal (Web)"/>
    <w:basedOn w:val="Normal"/>
    <w:uiPriority w:val="99"/>
    <w:unhideWhenUsed/>
    <w:rsid w:val="006C259C"/>
    <w:pPr>
      <w:spacing w:before="100" w:beforeAutospacing="1" w:after="100" w:afterAutospacing="1" w:line="240" w:lineRule="auto"/>
      <w:jc w:val="left"/>
    </w:pPr>
    <w:rPr>
      <w:rFonts w:ascii="Times New Roman" w:eastAsia="Times New Roman" w:hAnsi="Times New Roman" w:cs="Times New Roman"/>
      <w:sz w:val="24"/>
      <w:szCs w:val="24"/>
      <w:lang w:val="es-CL" w:eastAsia="es-CL"/>
    </w:rPr>
  </w:style>
  <w:style w:type="paragraph" w:styleId="Bibliography">
    <w:name w:val="Bibliography"/>
    <w:basedOn w:val="Normal"/>
    <w:next w:val="Normal"/>
    <w:uiPriority w:val="37"/>
    <w:unhideWhenUsed/>
    <w:rsid w:val="007921C6"/>
  </w:style>
  <w:style w:type="character" w:customStyle="1" w:styleId="Heading2Char">
    <w:name w:val="Heading 2 Char"/>
    <w:basedOn w:val="DefaultParagraphFont"/>
    <w:link w:val="Heading2"/>
    <w:uiPriority w:val="9"/>
    <w:rsid w:val="007921C6"/>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7921C6"/>
    <w:pPr>
      <w:spacing w:line="240" w:lineRule="auto"/>
      <w:contextualSpacing/>
      <w:jc w:val="left"/>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21C6"/>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7921C6"/>
    <w:pPr>
      <w:spacing w:line="240" w:lineRule="auto"/>
      <w:jc w:val="left"/>
    </w:pPr>
    <w:rPr>
      <w:sz w:val="20"/>
      <w:szCs w:val="20"/>
    </w:rPr>
  </w:style>
  <w:style w:type="character" w:customStyle="1" w:styleId="FootnoteTextChar">
    <w:name w:val="Footnote Text Char"/>
    <w:basedOn w:val="DefaultParagraphFont"/>
    <w:link w:val="FootnoteText"/>
    <w:uiPriority w:val="99"/>
    <w:semiHidden/>
    <w:rsid w:val="007921C6"/>
    <w:rPr>
      <w:sz w:val="20"/>
      <w:szCs w:val="20"/>
    </w:rPr>
  </w:style>
  <w:style w:type="character" w:styleId="FootnoteReference">
    <w:name w:val="footnote reference"/>
    <w:basedOn w:val="DefaultParagraphFont"/>
    <w:uiPriority w:val="99"/>
    <w:semiHidden/>
    <w:unhideWhenUsed/>
    <w:rsid w:val="007921C6"/>
    <w:rPr>
      <w:vertAlign w:val="superscript"/>
    </w:rPr>
  </w:style>
  <w:style w:type="character" w:styleId="UnresolvedMention">
    <w:name w:val="Unresolved Mention"/>
    <w:basedOn w:val="DefaultParagraphFont"/>
    <w:uiPriority w:val="99"/>
    <w:semiHidden/>
    <w:unhideWhenUsed/>
    <w:rsid w:val="006340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78559">
      <w:bodyDiv w:val="1"/>
      <w:marLeft w:val="0"/>
      <w:marRight w:val="0"/>
      <w:marTop w:val="0"/>
      <w:marBottom w:val="0"/>
      <w:divBdr>
        <w:top w:val="none" w:sz="0" w:space="0" w:color="auto"/>
        <w:left w:val="none" w:sz="0" w:space="0" w:color="auto"/>
        <w:bottom w:val="none" w:sz="0" w:space="0" w:color="auto"/>
        <w:right w:val="none" w:sz="0" w:space="0" w:color="auto"/>
      </w:divBdr>
      <w:divsChild>
        <w:div w:id="1125545849">
          <w:marLeft w:val="480"/>
          <w:marRight w:val="0"/>
          <w:marTop w:val="0"/>
          <w:marBottom w:val="0"/>
          <w:divBdr>
            <w:top w:val="none" w:sz="0" w:space="0" w:color="auto"/>
            <w:left w:val="none" w:sz="0" w:space="0" w:color="auto"/>
            <w:bottom w:val="none" w:sz="0" w:space="0" w:color="auto"/>
            <w:right w:val="none" w:sz="0" w:space="0" w:color="auto"/>
          </w:divBdr>
          <w:divsChild>
            <w:div w:id="163120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1125">
      <w:bodyDiv w:val="1"/>
      <w:marLeft w:val="0"/>
      <w:marRight w:val="0"/>
      <w:marTop w:val="0"/>
      <w:marBottom w:val="0"/>
      <w:divBdr>
        <w:top w:val="none" w:sz="0" w:space="0" w:color="auto"/>
        <w:left w:val="none" w:sz="0" w:space="0" w:color="auto"/>
        <w:bottom w:val="none" w:sz="0" w:space="0" w:color="auto"/>
        <w:right w:val="none" w:sz="0" w:space="0" w:color="auto"/>
      </w:divBdr>
      <w:divsChild>
        <w:div w:id="2106533384">
          <w:marLeft w:val="480"/>
          <w:marRight w:val="0"/>
          <w:marTop w:val="0"/>
          <w:marBottom w:val="0"/>
          <w:divBdr>
            <w:top w:val="none" w:sz="0" w:space="0" w:color="auto"/>
            <w:left w:val="none" w:sz="0" w:space="0" w:color="auto"/>
            <w:bottom w:val="none" w:sz="0" w:space="0" w:color="auto"/>
            <w:right w:val="none" w:sz="0" w:space="0" w:color="auto"/>
          </w:divBdr>
          <w:divsChild>
            <w:div w:id="76834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9804">
      <w:bodyDiv w:val="1"/>
      <w:marLeft w:val="0"/>
      <w:marRight w:val="0"/>
      <w:marTop w:val="0"/>
      <w:marBottom w:val="0"/>
      <w:divBdr>
        <w:top w:val="none" w:sz="0" w:space="0" w:color="auto"/>
        <w:left w:val="none" w:sz="0" w:space="0" w:color="auto"/>
        <w:bottom w:val="none" w:sz="0" w:space="0" w:color="auto"/>
        <w:right w:val="none" w:sz="0" w:space="0" w:color="auto"/>
      </w:divBdr>
      <w:divsChild>
        <w:div w:id="1138835527">
          <w:marLeft w:val="480"/>
          <w:marRight w:val="0"/>
          <w:marTop w:val="0"/>
          <w:marBottom w:val="0"/>
          <w:divBdr>
            <w:top w:val="none" w:sz="0" w:space="0" w:color="auto"/>
            <w:left w:val="none" w:sz="0" w:space="0" w:color="auto"/>
            <w:bottom w:val="none" w:sz="0" w:space="0" w:color="auto"/>
            <w:right w:val="none" w:sz="0" w:space="0" w:color="auto"/>
          </w:divBdr>
          <w:divsChild>
            <w:div w:id="156926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9274">
      <w:bodyDiv w:val="1"/>
      <w:marLeft w:val="0"/>
      <w:marRight w:val="0"/>
      <w:marTop w:val="0"/>
      <w:marBottom w:val="0"/>
      <w:divBdr>
        <w:top w:val="none" w:sz="0" w:space="0" w:color="auto"/>
        <w:left w:val="none" w:sz="0" w:space="0" w:color="auto"/>
        <w:bottom w:val="none" w:sz="0" w:space="0" w:color="auto"/>
        <w:right w:val="none" w:sz="0" w:space="0" w:color="auto"/>
      </w:divBdr>
    </w:div>
    <w:div w:id="236986199">
      <w:bodyDiv w:val="1"/>
      <w:marLeft w:val="0"/>
      <w:marRight w:val="0"/>
      <w:marTop w:val="0"/>
      <w:marBottom w:val="0"/>
      <w:divBdr>
        <w:top w:val="none" w:sz="0" w:space="0" w:color="auto"/>
        <w:left w:val="none" w:sz="0" w:space="0" w:color="auto"/>
        <w:bottom w:val="none" w:sz="0" w:space="0" w:color="auto"/>
        <w:right w:val="none" w:sz="0" w:space="0" w:color="auto"/>
      </w:divBdr>
    </w:div>
    <w:div w:id="259678357">
      <w:bodyDiv w:val="1"/>
      <w:marLeft w:val="0"/>
      <w:marRight w:val="0"/>
      <w:marTop w:val="0"/>
      <w:marBottom w:val="0"/>
      <w:divBdr>
        <w:top w:val="none" w:sz="0" w:space="0" w:color="auto"/>
        <w:left w:val="none" w:sz="0" w:space="0" w:color="auto"/>
        <w:bottom w:val="none" w:sz="0" w:space="0" w:color="auto"/>
        <w:right w:val="none" w:sz="0" w:space="0" w:color="auto"/>
      </w:divBdr>
      <w:divsChild>
        <w:div w:id="1371762222">
          <w:marLeft w:val="480"/>
          <w:marRight w:val="0"/>
          <w:marTop w:val="0"/>
          <w:marBottom w:val="0"/>
          <w:divBdr>
            <w:top w:val="none" w:sz="0" w:space="0" w:color="auto"/>
            <w:left w:val="none" w:sz="0" w:space="0" w:color="auto"/>
            <w:bottom w:val="none" w:sz="0" w:space="0" w:color="auto"/>
            <w:right w:val="none" w:sz="0" w:space="0" w:color="auto"/>
          </w:divBdr>
          <w:divsChild>
            <w:div w:id="114396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44733">
      <w:bodyDiv w:val="1"/>
      <w:marLeft w:val="0"/>
      <w:marRight w:val="0"/>
      <w:marTop w:val="0"/>
      <w:marBottom w:val="0"/>
      <w:divBdr>
        <w:top w:val="none" w:sz="0" w:space="0" w:color="auto"/>
        <w:left w:val="none" w:sz="0" w:space="0" w:color="auto"/>
        <w:bottom w:val="none" w:sz="0" w:space="0" w:color="auto"/>
        <w:right w:val="none" w:sz="0" w:space="0" w:color="auto"/>
      </w:divBdr>
      <w:divsChild>
        <w:div w:id="1071198112">
          <w:marLeft w:val="480"/>
          <w:marRight w:val="0"/>
          <w:marTop w:val="0"/>
          <w:marBottom w:val="0"/>
          <w:divBdr>
            <w:top w:val="none" w:sz="0" w:space="0" w:color="auto"/>
            <w:left w:val="none" w:sz="0" w:space="0" w:color="auto"/>
            <w:bottom w:val="none" w:sz="0" w:space="0" w:color="auto"/>
            <w:right w:val="none" w:sz="0" w:space="0" w:color="auto"/>
          </w:divBdr>
          <w:divsChild>
            <w:div w:id="7142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07992">
      <w:bodyDiv w:val="1"/>
      <w:marLeft w:val="0"/>
      <w:marRight w:val="0"/>
      <w:marTop w:val="0"/>
      <w:marBottom w:val="0"/>
      <w:divBdr>
        <w:top w:val="none" w:sz="0" w:space="0" w:color="auto"/>
        <w:left w:val="none" w:sz="0" w:space="0" w:color="auto"/>
        <w:bottom w:val="none" w:sz="0" w:space="0" w:color="auto"/>
        <w:right w:val="none" w:sz="0" w:space="0" w:color="auto"/>
      </w:divBdr>
      <w:divsChild>
        <w:div w:id="791024005">
          <w:marLeft w:val="480"/>
          <w:marRight w:val="0"/>
          <w:marTop w:val="0"/>
          <w:marBottom w:val="0"/>
          <w:divBdr>
            <w:top w:val="none" w:sz="0" w:space="0" w:color="auto"/>
            <w:left w:val="none" w:sz="0" w:space="0" w:color="auto"/>
            <w:bottom w:val="none" w:sz="0" w:space="0" w:color="auto"/>
            <w:right w:val="none" w:sz="0" w:space="0" w:color="auto"/>
          </w:divBdr>
          <w:divsChild>
            <w:div w:id="70883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56574">
      <w:bodyDiv w:val="1"/>
      <w:marLeft w:val="0"/>
      <w:marRight w:val="0"/>
      <w:marTop w:val="0"/>
      <w:marBottom w:val="0"/>
      <w:divBdr>
        <w:top w:val="none" w:sz="0" w:space="0" w:color="auto"/>
        <w:left w:val="none" w:sz="0" w:space="0" w:color="auto"/>
        <w:bottom w:val="none" w:sz="0" w:space="0" w:color="auto"/>
        <w:right w:val="none" w:sz="0" w:space="0" w:color="auto"/>
      </w:divBdr>
      <w:divsChild>
        <w:div w:id="2030640447">
          <w:marLeft w:val="480"/>
          <w:marRight w:val="0"/>
          <w:marTop w:val="0"/>
          <w:marBottom w:val="0"/>
          <w:divBdr>
            <w:top w:val="none" w:sz="0" w:space="0" w:color="auto"/>
            <w:left w:val="none" w:sz="0" w:space="0" w:color="auto"/>
            <w:bottom w:val="none" w:sz="0" w:space="0" w:color="auto"/>
            <w:right w:val="none" w:sz="0" w:space="0" w:color="auto"/>
          </w:divBdr>
          <w:divsChild>
            <w:div w:id="161895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460810">
      <w:bodyDiv w:val="1"/>
      <w:marLeft w:val="0"/>
      <w:marRight w:val="0"/>
      <w:marTop w:val="0"/>
      <w:marBottom w:val="0"/>
      <w:divBdr>
        <w:top w:val="none" w:sz="0" w:space="0" w:color="auto"/>
        <w:left w:val="none" w:sz="0" w:space="0" w:color="auto"/>
        <w:bottom w:val="none" w:sz="0" w:space="0" w:color="auto"/>
        <w:right w:val="none" w:sz="0" w:space="0" w:color="auto"/>
      </w:divBdr>
    </w:div>
    <w:div w:id="536552335">
      <w:bodyDiv w:val="1"/>
      <w:marLeft w:val="0"/>
      <w:marRight w:val="0"/>
      <w:marTop w:val="0"/>
      <w:marBottom w:val="0"/>
      <w:divBdr>
        <w:top w:val="none" w:sz="0" w:space="0" w:color="auto"/>
        <w:left w:val="none" w:sz="0" w:space="0" w:color="auto"/>
        <w:bottom w:val="none" w:sz="0" w:space="0" w:color="auto"/>
        <w:right w:val="none" w:sz="0" w:space="0" w:color="auto"/>
      </w:divBdr>
    </w:div>
    <w:div w:id="557395349">
      <w:bodyDiv w:val="1"/>
      <w:marLeft w:val="0"/>
      <w:marRight w:val="0"/>
      <w:marTop w:val="0"/>
      <w:marBottom w:val="0"/>
      <w:divBdr>
        <w:top w:val="none" w:sz="0" w:space="0" w:color="auto"/>
        <w:left w:val="none" w:sz="0" w:space="0" w:color="auto"/>
        <w:bottom w:val="none" w:sz="0" w:space="0" w:color="auto"/>
        <w:right w:val="none" w:sz="0" w:space="0" w:color="auto"/>
      </w:divBdr>
    </w:div>
    <w:div w:id="559557288">
      <w:bodyDiv w:val="1"/>
      <w:marLeft w:val="0"/>
      <w:marRight w:val="0"/>
      <w:marTop w:val="0"/>
      <w:marBottom w:val="0"/>
      <w:divBdr>
        <w:top w:val="none" w:sz="0" w:space="0" w:color="auto"/>
        <w:left w:val="none" w:sz="0" w:space="0" w:color="auto"/>
        <w:bottom w:val="none" w:sz="0" w:space="0" w:color="auto"/>
        <w:right w:val="none" w:sz="0" w:space="0" w:color="auto"/>
      </w:divBdr>
      <w:divsChild>
        <w:div w:id="506864610">
          <w:marLeft w:val="480"/>
          <w:marRight w:val="0"/>
          <w:marTop w:val="0"/>
          <w:marBottom w:val="0"/>
          <w:divBdr>
            <w:top w:val="none" w:sz="0" w:space="0" w:color="auto"/>
            <w:left w:val="none" w:sz="0" w:space="0" w:color="auto"/>
            <w:bottom w:val="none" w:sz="0" w:space="0" w:color="auto"/>
            <w:right w:val="none" w:sz="0" w:space="0" w:color="auto"/>
          </w:divBdr>
          <w:divsChild>
            <w:div w:id="66690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66541">
      <w:bodyDiv w:val="1"/>
      <w:marLeft w:val="0"/>
      <w:marRight w:val="0"/>
      <w:marTop w:val="0"/>
      <w:marBottom w:val="0"/>
      <w:divBdr>
        <w:top w:val="none" w:sz="0" w:space="0" w:color="auto"/>
        <w:left w:val="none" w:sz="0" w:space="0" w:color="auto"/>
        <w:bottom w:val="none" w:sz="0" w:space="0" w:color="auto"/>
        <w:right w:val="none" w:sz="0" w:space="0" w:color="auto"/>
      </w:divBdr>
      <w:divsChild>
        <w:div w:id="1382437761">
          <w:marLeft w:val="480"/>
          <w:marRight w:val="0"/>
          <w:marTop w:val="0"/>
          <w:marBottom w:val="0"/>
          <w:divBdr>
            <w:top w:val="none" w:sz="0" w:space="0" w:color="auto"/>
            <w:left w:val="none" w:sz="0" w:space="0" w:color="auto"/>
            <w:bottom w:val="none" w:sz="0" w:space="0" w:color="auto"/>
            <w:right w:val="none" w:sz="0" w:space="0" w:color="auto"/>
          </w:divBdr>
          <w:divsChild>
            <w:div w:id="61768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967724">
      <w:bodyDiv w:val="1"/>
      <w:marLeft w:val="0"/>
      <w:marRight w:val="0"/>
      <w:marTop w:val="0"/>
      <w:marBottom w:val="0"/>
      <w:divBdr>
        <w:top w:val="none" w:sz="0" w:space="0" w:color="auto"/>
        <w:left w:val="none" w:sz="0" w:space="0" w:color="auto"/>
        <w:bottom w:val="none" w:sz="0" w:space="0" w:color="auto"/>
        <w:right w:val="none" w:sz="0" w:space="0" w:color="auto"/>
      </w:divBdr>
    </w:div>
    <w:div w:id="697972269">
      <w:bodyDiv w:val="1"/>
      <w:marLeft w:val="0"/>
      <w:marRight w:val="0"/>
      <w:marTop w:val="0"/>
      <w:marBottom w:val="0"/>
      <w:divBdr>
        <w:top w:val="none" w:sz="0" w:space="0" w:color="auto"/>
        <w:left w:val="none" w:sz="0" w:space="0" w:color="auto"/>
        <w:bottom w:val="none" w:sz="0" w:space="0" w:color="auto"/>
        <w:right w:val="none" w:sz="0" w:space="0" w:color="auto"/>
      </w:divBdr>
      <w:divsChild>
        <w:div w:id="286207567">
          <w:marLeft w:val="480"/>
          <w:marRight w:val="0"/>
          <w:marTop w:val="0"/>
          <w:marBottom w:val="0"/>
          <w:divBdr>
            <w:top w:val="none" w:sz="0" w:space="0" w:color="auto"/>
            <w:left w:val="none" w:sz="0" w:space="0" w:color="auto"/>
            <w:bottom w:val="none" w:sz="0" w:space="0" w:color="auto"/>
            <w:right w:val="none" w:sz="0" w:space="0" w:color="auto"/>
          </w:divBdr>
          <w:divsChild>
            <w:div w:id="204408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3549">
      <w:bodyDiv w:val="1"/>
      <w:marLeft w:val="0"/>
      <w:marRight w:val="0"/>
      <w:marTop w:val="0"/>
      <w:marBottom w:val="0"/>
      <w:divBdr>
        <w:top w:val="none" w:sz="0" w:space="0" w:color="auto"/>
        <w:left w:val="none" w:sz="0" w:space="0" w:color="auto"/>
        <w:bottom w:val="none" w:sz="0" w:space="0" w:color="auto"/>
        <w:right w:val="none" w:sz="0" w:space="0" w:color="auto"/>
      </w:divBdr>
    </w:div>
    <w:div w:id="723943418">
      <w:bodyDiv w:val="1"/>
      <w:marLeft w:val="0"/>
      <w:marRight w:val="0"/>
      <w:marTop w:val="0"/>
      <w:marBottom w:val="0"/>
      <w:divBdr>
        <w:top w:val="none" w:sz="0" w:space="0" w:color="auto"/>
        <w:left w:val="none" w:sz="0" w:space="0" w:color="auto"/>
        <w:bottom w:val="none" w:sz="0" w:space="0" w:color="auto"/>
        <w:right w:val="none" w:sz="0" w:space="0" w:color="auto"/>
      </w:divBdr>
      <w:divsChild>
        <w:div w:id="1546211478">
          <w:marLeft w:val="480"/>
          <w:marRight w:val="0"/>
          <w:marTop w:val="0"/>
          <w:marBottom w:val="0"/>
          <w:divBdr>
            <w:top w:val="none" w:sz="0" w:space="0" w:color="auto"/>
            <w:left w:val="none" w:sz="0" w:space="0" w:color="auto"/>
            <w:bottom w:val="none" w:sz="0" w:space="0" w:color="auto"/>
            <w:right w:val="none" w:sz="0" w:space="0" w:color="auto"/>
          </w:divBdr>
          <w:divsChild>
            <w:div w:id="149055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99084">
      <w:bodyDiv w:val="1"/>
      <w:marLeft w:val="0"/>
      <w:marRight w:val="0"/>
      <w:marTop w:val="0"/>
      <w:marBottom w:val="0"/>
      <w:divBdr>
        <w:top w:val="none" w:sz="0" w:space="0" w:color="auto"/>
        <w:left w:val="none" w:sz="0" w:space="0" w:color="auto"/>
        <w:bottom w:val="none" w:sz="0" w:space="0" w:color="auto"/>
        <w:right w:val="none" w:sz="0" w:space="0" w:color="auto"/>
      </w:divBdr>
    </w:div>
    <w:div w:id="852956039">
      <w:bodyDiv w:val="1"/>
      <w:marLeft w:val="0"/>
      <w:marRight w:val="0"/>
      <w:marTop w:val="0"/>
      <w:marBottom w:val="0"/>
      <w:divBdr>
        <w:top w:val="none" w:sz="0" w:space="0" w:color="auto"/>
        <w:left w:val="none" w:sz="0" w:space="0" w:color="auto"/>
        <w:bottom w:val="none" w:sz="0" w:space="0" w:color="auto"/>
        <w:right w:val="none" w:sz="0" w:space="0" w:color="auto"/>
      </w:divBdr>
      <w:divsChild>
        <w:div w:id="1455561421">
          <w:marLeft w:val="480"/>
          <w:marRight w:val="0"/>
          <w:marTop w:val="0"/>
          <w:marBottom w:val="0"/>
          <w:divBdr>
            <w:top w:val="none" w:sz="0" w:space="0" w:color="auto"/>
            <w:left w:val="none" w:sz="0" w:space="0" w:color="auto"/>
            <w:bottom w:val="none" w:sz="0" w:space="0" w:color="auto"/>
            <w:right w:val="none" w:sz="0" w:space="0" w:color="auto"/>
          </w:divBdr>
          <w:divsChild>
            <w:div w:id="208333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15331">
      <w:bodyDiv w:val="1"/>
      <w:marLeft w:val="0"/>
      <w:marRight w:val="0"/>
      <w:marTop w:val="0"/>
      <w:marBottom w:val="0"/>
      <w:divBdr>
        <w:top w:val="none" w:sz="0" w:space="0" w:color="auto"/>
        <w:left w:val="none" w:sz="0" w:space="0" w:color="auto"/>
        <w:bottom w:val="none" w:sz="0" w:space="0" w:color="auto"/>
        <w:right w:val="none" w:sz="0" w:space="0" w:color="auto"/>
      </w:divBdr>
      <w:divsChild>
        <w:div w:id="421141814">
          <w:marLeft w:val="480"/>
          <w:marRight w:val="0"/>
          <w:marTop w:val="0"/>
          <w:marBottom w:val="0"/>
          <w:divBdr>
            <w:top w:val="none" w:sz="0" w:space="0" w:color="auto"/>
            <w:left w:val="none" w:sz="0" w:space="0" w:color="auto"/>
            <w:bottom w:val="none" w:sz="0" w:space="0" w:color="auto"/>
            <w:right w:val="none" w:sz="0" w:space="0" w:color="auto"/>
          </w:divBdr>
          <w:divsChild>
            <w:div w:id="66501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62458">
      <w:bodyDiv w:val="1"/>
      <w:marLeft w:val="0"/>
      <w:marRight w:val="0"/>
      <w:marTop w:val="0"/>
      <w:marBottom w:val="0"/>
      <w:divBdr>
        <w:top w:val="none" w:sz="0" w:space="0" w:color="auto"/>
        <w:left w:val="none" w:sz="0" w:space="0" w:color="auto"/>
        <w:bottom w:val="none" w:sz="0" w:space="0" w:color="auto"/>
        <w:right w:val="none" w:sz="0" w:space="0" w:color="auto"/>
      </w:divBdr>
      <w:divsChild>
        <w:div w:id="1228151407">
          <w:marLeft w:val="480"/>
          <w:marRight w:val="0"/>
          <w:marTop w:val="0"/>
          <w:marBottom w:val="0"/>
          <w:divBdr>
            <w:top w:val="none" w:sz="0" w:space="0" w:color="auto"/>
            <w:left w:val="none" w:sz="0" w:space="0" w:color="auto"/>
            <w:bottom w:val="none" w:sz="0" w:space="0" w:color="auto"/>
            <w:right w:val="none" w:sz="0" w:space="0" w:color="auto"/>
          </w:divBdr>
          <w:divsChild>
            <w:div w:id="24762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3884">
      <w:bodyDiv w:val="1"/>
      <w:marLeft w:val="0"/>
      <w:marRight w:val="0"/>
      <w:marTop w:val="0"/>
      <w:marBottom w:val="0"/>
      <w:divBdr>
        <w:top w:val="none" w:sz="0" w:space="0" w:color="auto"/>
        <w:left w:val="none" w:sz="0" w:space="0" w:color="auto"/>
        <w:bottom w:val="none" w:sz="0" w:space="0" w:color="auto"/>
        <w:right w:val="none" w:sz="0" w:space="0" w:color="auto"/>
      </w:divBdr>
      <w:divsChild>
        <w:div w:id="925770018">
          <w:marLeft w:val="480"/>
          <w:marRight w:val="0"/>
          <w:marTop w:val="0"/>
          <w:marBottom w:val="0"/>
          <w:divBdr>
            <w:top w:val="none" w:sz="0" w:space="0" w:color="auto"/>
            <w:left w:val="none" w:sz="0" w:space="0" w:color="auto"/>
            <w:bottom w:val="none" w:sz="0" w:space="0" w:color="auto"/>
            <w:right w:val="none" w:sz="0" w:space="0" w:color="auto"/>
          </w:divBdr>
          <w:divsChild>
            <w:div w:id="1050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773361">
      <w:bodyDiv w:val="1"/>
      <w:marLeft w:val="0"/>
      <w:marRight w:val="0"/>
      <w:marTop w:val="0"/>
      <w:marBottom w:val="0"/>
      <w:divBdr>
        <w:top w:val="none" w:sz="0" w:space="0" w:color="auto"/>
        <w:left w:val="none" w:sz="0" w:space="0" w:color="auto"/>
        <w:bottom w:val="none" w:sz="0" w:space="0" w:color="auto"/>
        <w:right w:val="none" w:sz="0" w:space="0" w:color="auto"/>
      </w:divBdr>
      <w:divsChild>
        <w:div w:id="1526401466">
          <w:marLeft w:val="480"/>
          <w:marRight w:val="0"/>
          <w:marTop w:val="0"/>
          <w:marBottom w:val="0"/>
          <w:divBdr>
            <w:top w:val="none" w:sz="0" w:space="0" w:color="auto"/>
            <w:left w:val="none" w:sz="0" w:space="0" w:color="auto"/>
            <w:bottom w:val="none" w:sz="0" w:space="0" w:color="auto"/>
            <w:right w:val="none" w:sz="0" w:space="0" w:color="auto"/>
          </w:divBdr>
          <w:divsChild>
            <w:div w:id="5811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03395">
      <w:bodyDiv w:val="1"/>
      <w:marLeft w:val="0"/>
      <w:marRight w:val="0"/>
      <w:marTop w:val="0"/>
      <w:marBottom w:val="0"/>
      <w:divBdr>
        <w:top w:val="none" w:sz="0" w:space="0" w:color="auto"/>
        <w:left w:val="none" w:sz="0" w:space="0" w:color="auto"/>
        <w:bottom w:val="none" w:sz="0" w:space="0" w:color="auto"/>
        <w:right w:val="none" w:sz="0" w:space="0" w:color="auto"/>
      </w:divBdr>
      <w:divsChild>
        <w:div w:id="1081947628">
          <w:marLeft w:val="480"/>
          <w:marRight w:val="0"/>
          <w:marTop w:val="0"/>
          <w:marBottom w:val="0"/>
          <w:divBdr>
            <w:top w:val="none" w:sz="0" w:space="0" w:color="auto"/>
            <w:left w:val="none" w:sz="0" w:space="0" w:color="auto"/>
            <w:bottom w:val="none" w:sz="0" w:space="0" w:color="auto"/>
            <w:right w:val="none" w:sz="0" w:space="0" w:color="auto"/>
          </w:divBdr>
          <w:divsChild>
            <w:div w:id="2695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22401">
      <w:bodyDiv w:val="1"/>
      <w:marLeft w:val="0"/>
      <w:marRight w:val="0"/>
      <w:marTop w:val="0"/>
      <w:marBottom w:val="0"/>
      <w:divBdr>
        <w:top w:val="none" w:sz="0" w:space="0" w:color="auto"/>
        <w:left w:val="none" w:sz="0" w:space="0" w:color="auto"/>
        <w:bottom w:val="none" w:sz="0" w:space="0" w:color="auto"/>
        <w:right w:val="none" w:sz="0" w:space="0" w:color="auto"/>
      </w:divBdr>
      <w:divsChild>
        <w:div w:id="317803557">
          <w:marLeft w:val="480"/>
          <w:marRight w:val="0"/>
          <w:marTop w:val="0"/>
          <w:marBottom w:val="0"/>
          <w:divBdr>
            <w:top w:val="none" w:sz="0" w:space="0" w:color="auto"/>
            <w:left w:val="none" w:sz="0" w:space="0" w:color="auto"/>
            <w:bottom w:val="none" w:sz="0" w:space="0" w:color="auto"/>
            <w:right w:val="none" w:sz="0" w:space="0" w:color="auto"/>
          </w:divBdr>
          <w:divsChild>
            <w:div w:id="189269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60176">
      <w:bodyDiv w:val="1"/>
      <w:marLeft w:val="0"/>
      <w:marRight w:val="0"/>
      <w:marTop w:val="0"/>
      <w:marBottom w:val="0"/>
      <w:divBdr>
        <w:top w:val="none" w:sz="0" w:space="0" w:color="auto"/>
        <w:left w:val="none" w:sz="0" w:space="0" w:color="auto"/>
        <w:bottom w:val="none" w:sz="0" w:space="0" w:color="auto"/>
        <w:right w:val="none" w:sz="0" w:space="0" w:color="auto"/>
      </w:divBdr>
    </w:div>
    <w:div w:id="1062485204">
      <w:bodyDiv w:val="1"/>
      <w:marLeft w:val="0"/>
      <w:marRight w:val="0"/>
      <w:marTop w:val="0"/>
      <w:marBottom w:val="0"/>
      <w:divBdr>
        <w:top w:val="none" w:sz="0" w:space="0" w:color="auto"/>
        <w:left w:val="none" w:sz="0" w:space="0" w:color="auto"/>
        <w:bottom w:val="none" w:sz="0" w:space="0" w:color="auto"/>
        <w:right w:val="none" w:sz="0" w:space="0" w:color="auto"/>
      </w:divBdr>
      <w:divsChild>
        <w:div w:id="1659765098">
          <w:marLeft w:val="480"/>
          <w:marRight w:val="0"/>
          <w:marTop w:val="0"/>
          <w:marBottom w:val="0"/>
          <w:divBdr>
            <w:top w:val="none" w:sz="0" w:space="0" w:color="auto"/>
            <w:left w:val="none" w:sz="0" w:space="0" w:color="auto"/>
            <w:bottom w:val="none" w:sz="0" w:space="0" w:color="auto"/>
            <w:right w:val="none" w:sz="0" w:space="0" w:color="auto"/>
          </w:divBdr>
          <w:divsChild>
            <w:div w:id="79510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548153">
      <w:bodyDiv w:val="1"/>
      <w:marLeft w:val="0"/>
      <w:marRight w:val="0"/>
      <w:marTop w:val="0"/>
      <w:marBottom w:val="0"/>
      <w:divBdr>
        <w:top w:val="none" w:sz="0" w:space="0" w:color="auto"/>
        <w:left w:val="none" w:sz="0" w:space="0" w:color="auto"/>
        <w:bottom w:val="none" w:sz="0" w:space="0" w:color="auto"/>
        <w:right w:val="none" w:sz="0" w:space="0" w:color="auto"/>
      </w:divBdr>
    </w:div>
    <w:div w:id="1115563799">
      <w:bodyDiv w:val="1"/>
      <w:marLeft w:val="0"/>
      <w:marRight w:val="0"/>
      <w:marTop w:val="0"/>
      <w:marBottom w:val="0"/>
      <w:divBdr>
        <w:top w:val="none" w:sz="0" w:space="0" w:color="auto"/>
        <w:left w:val="none" w:sz="0" w:space="0" w:color="auto"/>
        <w:bottom w:val="none" w:sz="0" w:space="0" w:color="auto"/>
        <w:right w:val="none" w:sz="0" w:space="0" w:color="auto"/>
      </w:divBdr>
      <w:divsChild>
        <w:div w:id="1441339188">
          <w:marLeft w:val="480"/>
          <w:marRight w:val="0"/>
          <w:marTop w:val="0"/>
          <w:marBottom w:val="0"/>
          <w:divBdr>
            <w:top w:val="none" w:sz="0" w:space="0" w:color="auto"/>
            <w:left w:val="none" w:sz="0" w:space="0" w:color="auto"/>
            <w:bottom w:val="none" w:sz="0" w:space="0" w:color="auto"/>
            <w:right w:val="none" w:sz="0" w:space="0" w:color="auto"/>
          </w:divBdr>
          <w:divsChild>
            <w:div w:id="182886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366513">
      <w:bodyDiv w:val="1"/>
      <w:marLeft w:val="0"/>
      <w:marRight w:val="0"/>
      <w:marTop w:val="0"/>
      <w:marBottom w:val="0"/>
      <w:divBdr>
        <w:top w:val="none" w:sz="0" w:space="0" w:color="auto"/>
        <w:left w:val="none" w:sz="0" w:space="0" w:color="auto"/>
        <w:bottom w:val="none" w:sz="0" w:space="0" w:color="auto"/>
        <w:right w:val="none" w:sz="0" w:space="0" w:color="auto"/>
      </w:divBdr>
    </w:div>
    <w:div w:id="1184171668">
      <w:bodyDiv w:val="1"/>
      <w:marLeft w:val="0"/>
      <w:marRight w:val="0"/>
      <w:marTop w:val="0"/>
      <w:marBottom w:val="0"/>
      <w:divBdr>
        <w:top w:val="none" w:sz="0" w:space="0" w:color="auto"/>
        <w:left w:val="none" w:sz="0" w:space="0" w:color="auto"/>
        <w:bottom w:val="none" w:sz="0" w:space="0" w:color="auto"/>
        <w:right w:val="none" w:sz="0" w:space="0" w:color="auto"/>
      </w:divBdr>
    </w:div>
    <w:div w:id="1184520037">
      <w:bodyDiv w:val="1"/>
      <w:marLeft w:val="0"/>
      <w:marRight w:val="0"/>
      <w:marTop w:val="0"/>
      <w:marBottom w:val="0"/>
      <w:divBdr>
        <w:top w:val="none" w:sz="0" w:space="0" w:color="auto"/>
        <w:left w:val="none" w:sz="0" w:space="0" w:color="auto"/>
        <w:bottom w:val="none" w:sz="0" w:space="0" w:color="auto"/>
        <w:right w:val="none" w:sz="0" w:space="0" w:color="auto"/>
      </w:divBdr>
    </w:div>
    <w:div w:id="1192182681">
      <w:bodyDiv w:val="1"/>
      <w:marLeft w:val="0"/>
      <w:marRight w:val="0"/>
      <w:marTop w:val="0"/>
      <w:marBottom w:val="0"/>
      <w:divBdr>
        <w:top w:val="none" w:sz="0" w:space="0" w:color="auto"/>
        <w:left w:val="none" w:sz="0" w:space="0" w:color="auto"/>
        <w:bottom w:val="none" w:sz="0" w:space="0" w:color="auto"/>
        <w:right w:val="none" w:sz="0" w:space="0" w:color="auto"/>
      </w:divBdr>
    </w:div>
    <w:div w:id="1203638251">
      <w:bodyDiv w:val="1"/>
      <w:marLeft w:val="0"/>
      <w:marRight w:val="0"/>
      <w:marTop w:val="0"/>
      <w:marBottom w:val="0"/>
      <w:divBdr>
        <w:top w:val="none" w:sz="0" w:space="0" w:color="auto"/>
        <w:left w:val="none" w:sz="0" w:space="0" w:color="auto"/>
        <w:bottom w:val="none" w:sz="0" w:space="0" w:color="auto"/>
        <w:right w:val="none" w:sz="0" w:space="0" w:color="auto"/>
      </w:divBdr>
      <w:divsChild>
        <w:div w:id="1061489326">
          <w:marLeft w:val="480"/>
          <w:marRight w:val="0"/>
          <w:marTop w:val="0"/>
          <w:marBottom w:val="0"/>
          <w:divBdr>
            <w:top w:val="none" w:sz="0" w:space="0" w:color="auto"/>
            <w:left w:val="none" w:sz="0" w:space="0" w:color="auto"/>
            <w:bottom w:val="none" w:sz="0" w:space="0" w:color="auto"/>
            <w:right w:val="none" w:sz="0" w:space="0" w:color="auto"/>
          </w:divBdr>
          <w:divsChild>
            <w:div w:id="21786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284161">
      <w:bodyDiv w:val="1"/>
      <w:marLeft w:val="0"/>
      <w:marRight w:val="0"/>
      <w:marTop w:val="0"/>
      <w:marBottom w:val="0"/>
      <w:divBdr>
        <w:top w:val="none" w:sz="0" w:space="0" w:color="auto"/>
        <w:left w:val="none" w:sz="0" w:space="0" w:color="auto"/>
        <w:bottom w:val="none" w:sz="0" w:space="0" w:color="auto"/>
        <w:right w:val="none" w:sz="0" w:space="0" w:color="auto"/>
      </w:divBdr>
      <w:divsChild>
        <w:div w:id="1901093657">
          <w:marLeft w:val="480"/>
          <w:marRight w:val="0"/>
          <w:marTop w:val="0"/>
          <w:marBottom w:val="0"/>
          <w:divBdr>
            <w:top w:val="none" w:sz="0" w:space="0" w:color="auto"/>
            <w:left w:val="none" w:sz="0" w:space="0" w:color="auto"/>
            <w:bottom w:val="none" w:sz="0" w:space="0" w:color="auto"/>
            <w:right w:val="none" w:sz="0" w:space="0" w:color="auto"/>
          </w:divBdr>
          <w:divsChild>
            <w:div w:id="141389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10281">
      <w:bodyDiv w:val="1"/>
      <w:marLeft w:val="0"/>
      <w:marRight w:val="0"/>
      <w:marTop w:val="0"/>
      <w:marBottom w:val="0"/>
      <w:divBdr>
        <w:top w:val="none" w:sz="0" w:space="0" w:color="auto"/>
        <w:left w:val="none" w:sz="0" w:space="0" w:color="auto"/>
        <w:bottom w:val="none" w:sz="0" w:space="0" w:color="auto"/>
        <w:right w:val="none" w:sz="0" w:space="0" w:color="auto"/>
      </w:divBdr>
      <w:divsChild>
        <w:div w:id="1269580206">
          <w:marLeft w:val="480"/>
          <w:marRight w:val="0"/>
          <w:marTop w:val="0"/>
          <w:marBottom w:val="0"/>
          <w:divBdr>
            <w:top w:val="none" w:sz="0" w:space="0" w:color="auto"/>
            <w:left w:val="none" w:sz="0" w:space="0" w:color="auto"/>
            <w:bottom w:val="none" w:sz="0" w:space="0" w:color="auto"/>
            <w:right w:val="none" w:sz="0" w:space="0" w:color="auto"/>
          </w:divBdr>
          <w:divsChild>
            <w:div w:id="195967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61830">
      <w:bodyDiv w:val="1"/>
      <w:marLeft w:val="0"/>
      <w:marRight w:val="0"/>
      <w:marTop w:val="0"/>
      <w:marBottom w:val="0"/>
      <w:divBdr>
        <w:top w:val="none" w:sz="0" w:space="0" w:color="auto"/>
        <w:left w:val="none" w:sz="0" w:space="0" w:color="auto"/>
        <w:bottom w:val="none" w:sz="0" w:space="0" w:color="auto"/>
        <w:right w:val="none" w:sz="0" w:space="0" w:color="auto"/>
      </w:divBdr>
      <w:divsChild>
        <w:div w:id="1016032592">
          <w:marLeft w:val="480"/>
          <w:marRight w:val="0"/>
          <w:marTop w:val="0"/>
          <w:marBottom w:val="0"/>
          <w:divBdr>
            <w:top w:val="none" w:sz="0" w:space="0" w:color="auto"/>
            <w:left w:val="none" w:sz="0" w:space="0" w:color="auto"/>
            <w:bottom w:val="none" w:sz="0" w:space="0" w:color="auto"/>
            <w:right w:val="none" w:sz="0" w:space="0" w:color="auto"/>
          </w:divBdr>
          <w:divsChild>
            <w:div w:id="5636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98297">
      <w:bodyDiv w:val="1"/>
      <w:marLeft w:val="0"/>
      <w:marRight w:val="0"/>
      <w:marTop w:val="0"/>
      <w:marBottom w:val="0"/>
      <w:divBdr>
        <w:top w:val="none" w:sz="0" w:space="0" w:color="auto"/>
        <w:left w:val="none" w:sz="0" w:space="0" w:color="auto"/>
        <w:bottom w:val="none" w:sz="0" w:space="0" w:color="auto"/>
        <w:right w:val="none" w:sz="0" w:space="0" w:color="auto"/>
      </w:divBdr>
    </w:div>
    <w:div w:id="1369138940">
      <w:bodyDiv w:val="1"/>
      <w:marLeft w:val="0"/>
      <w:marRight w:val="0"/>
      <w:marTop w:val="0"/>
      <w:marBottom w:val="0"/>
      <w:divBdr>
        <w:top w:val="none" w:sz="0" w:space="0" w:color="auto"/>
        <w:left w:val="none" w:sz="0" w:space="0" w:color="auto"/>
        <w:bottom w:val="none" w:sz="0" w:space="0" w:color="auto"/>
        <w:right w:val="none" w:sz="0" w:space="0" w:color="auto"/>
      </w:divBdr>
      <w:divsChild>
        <w:div w:id="195896581">
          <w:marLeft w:val="0"/>
          <w:marRight w:val="0"/>
          <w:marTop w:val="0"/>
          <w:marBottom w:val="0"/>
          <w:divBdr>
            <w:top w:val="none" w:sz="0" w:space="0" w:color="auto"/>
            <w:left w:val="none" w:sz="0" w:space="0" w:color="auto"/>
            <w:bottom w:val="none" w:sz="0" w:space="0" w:color="auto"/>
            <w:right w:val="none" w:sz="0" w:space="0" w:color="auto"/>
          </w:divBdr>
        </w:div>
      </w:divsChild>
    </w:div>
    <w:div w:id="1373967006">
      <w:bodyDiv w:val="1"/>
      <w:marLeft w:val="0"/>
      <w:marRight w:val="0"/>
      <w:marTop w:val="0"/>
      <w:marBottom w:val="0"/>
      <w:divBdr>
        <w:top w:val="none" w:sz="0" w:space="0" w:color="auto"/>
        <w:left w:val="none" w:sz="0" w:space="0" w:color="auto"/>
        <w:bottom w:val="none" w:sz="0" w:space="0" w:color="auto"/>
        <w:right w:val="none" w:sz="0" w:space="0" w:color="auto"/>
      </w:divBdr>
    </w:div>
    <w:div w:id="1408529429">
      <w:bodyDiv w:val="1"/>
      <w:marLeft w:val="0"/>
      <w:marRight w:val="0"/>
      <w:marTop w:val="0"/>
      <w:marBottom w:val="0"/>
      <w:divBdr>
        <w:top w:val="none" w:sz="0" w:space="0" w:color="auto"/>
        <w:left w:val="none" w:sz="0" w:space="0" w:color="auto"/>
        <w:bottom w:val="none" w:sz="0" w:space="0" w:color="auto"/>
        <w:right w:val="none" w:sz="0" w:space="0" w:color="auto"/>
      </w:divBdr>
      <w:divsChild>
        <w:div w:id="310325957">
          <w:marLeft w:val="480"/>
          <w:marRight w:val="0"/>
          <w:marTop w:val="0"/>
          <w:marBottom w:val="0"/>
          <w:divBdr>
            <w:top w:val="none" w:sz="0" w:space="0" w:color="auto"/>
            <w:left w:val="none" w:sz="0" w:space="0" w:color="auto"/>
            <w:bottom w:val="none" w:sz="0" w:space="0" w:color="auto"/>
            <w:right w:val="none" w:sz="0" w:space="0" w:color="auto"/>
          </w:divBdr>
          <w:divsChild>
            <w:div w:id="192383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29115">
      <w:bodyDiv w:val="1"/>
      <w:marLeft w:val="0"/>
      <w:marRight w:val="0"/>
      <w:marTop w:val="0"/>
      <w:marBottom w:val="0"/>
      <w:divBdr>
        <w:top w:val="none" w:sz="0" w:space="0" w:color="auto"/>
        <w:left w:val="none" w:sz="0" w:space="0" w:color="auto"/>
        <w:bottom w:val="none" w:sz="0" w:space="0" w:color="auto"/>
        <w:right w:val="none" w:sz="0" w:space="0" w:color="auto"/>
      </w:divBdr>
    </w:div>
    <w:div w:id="1532112677">
      <w:bodyDiv w:val="1"/>
      <w:marLeft w:val="0"/>
      <w:marRight w:val="0"/>
      <w:marTop w:val="0"/>
      <w:marBottom w:val="0"/>
      <w:divBdr>
        <w:top w:val="none" w:sz="0" w:space="0" w:color="auto"/>
        <w:left w:val="none" w:sz="0" w:space="0" w:color="auto"/>
        <w:bottom w:val="none" w:sz="0" w:space="0" w:color="auto"/>
        <w:right w:val="none" w:sz="0" w:space="0" w:color="auto"/>
      </w:divBdr>
    </w:div>
    <w:div w:id="1548713610">
      <w:bodyDiv w:val="1"/>
      <w:marLeft w:val="0"/>
      <w:marRight w:val="0"/>
      <w:marTop w:val="0"/>
      <w:marBottom w:val="0"/>
      <w:divBdr>
        <w:top w:val="none" w:sz="0" w:space="0" w:color="auto"/>
        <w:left w:val="none" w:sz="0" w:space="0" w:color="auto"/>
        <w:bottom w:val="none" w:sz="0" w:space="0" w:color="auto"/>
        <w:right w:val="none" w:sz="0" w:space="0" w:color="auto"/>
      </w:divBdr>
    </w:div>
    <w:div w:id="1595089886">
      <w:bodyDiv w:val="1"/>
      <w:marLeft w:val="0"/>
      <w:marRight w:val="0"/>
      <w:marTop w:val="0"/>
      <w:marBottom w:val="0"/>
      <w:divBdr>
        <w:top w:val="none" w:sz="0" w:space="0" w:color="auto"/>
        <w:left w:val="none" w:sz="0" w:space="0" w:color="auto"/>
        <w:bottom w:val="none" w:sz="0" w:space="0" w:color="auto"/>
        <w:right w:val="none" w:sz="0" w:space="0" w:color="auto"/>
      </w:divBdr>
      <w:divsChild>
        <w:div w:id="264001534">
          <w:marLeft w:val="480"/>
          <w:marRight w:val="0"/>
          <w:marTop w:val="0"/>
          <w:marBottom w:val="0"/>
          <w:divBdr>
            <w:top w:val="none" w:sz="0" w:space="0" w:color="auto"/>
            <w:left w:val="none" w:sz="0" w:space="0" w:color="auto"/>
            <w:bottom w:val="none" w:sz="0" w:space="0" w:color="auto"/>
            <w:right w:val="none" w:sz="0" w:space="0" w:color="auto"/>
          </w:divBdr>
          <w:divsChild>
            <w:div w:id="115614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45616">
      <w:bodyDiv w:val="1"/>
      <w:marLeft w:val="0"/>
      <w:marRight w:val="0"/>
      <w:marTop w:val="0"/>
      <w:marBottom w:val="0"/>
      <w:divBdr>
        <w:top w:val="none" w:sz="0" w:space="0" w:color="auto"/>
        <w:left w:val="none" w:sz="0" w:space="0" w:color="auto"/>
        <w:bottom w:val="none" w:sz="0" w:space="0" w:color="auto"/>
        <w:right w:val="none" w:sz="0" w:space="0" w:color="auto"/>
      </w:divBdr>
    </w:div>
    <w:div w:id="1624115667">
      <w:bodyDiv w:val="1"/>
      <w:marLeft w:val="0"/>
      <w:marRight w:val="0"/>
      <w:marTop w:val="0"/>
      <w:marBottom w:val="0"/>
      <w:divBdr>
        <w:top w:val="none" w:sz="0" w:space="0" w:color="auto"/>
        <w:left w:val="none" w:sz="0" w:space="0" w:color="auto"/>
        <w:bottom w:val="none" w:sz="0" w:space="0" w:color="auto"/>
        <w:right w:val="none" w:sz="0" w:space="0" w:color="auto"/>
      </w:divBdr>
      <w:divsChild>
        <w:div w:id="758675750">
          <w:marLeft w:val="547"/>
          <w:marRight w:val="0"/>
          <w:marTop w:val="0"/>
          <w:marBottom w:val="0"/>
          <w:divBdr>
            <w:top w:val="none" w:sz="0" w:space="0" w:color="auto"/>
            <w:left w:val="none" w:sz="0" w:space="0" w:color="auto"/>
            <w:bottom w:val="none" w:sz="0" w:space="0" w:color="auto"/>
            <w:right w:val="none" w:sz="0" w:space="0" w:color="auto"/>
          </w:divBdr>
        </w:div>
      </w:divsChild>
    </w:div>
    <w:div w:id="1669677892">
      <w:bodyDiv w:val="1"/>
      <w:marLeft w:val="0"/>
      <w:marRight w:val="0"/>
      <w:marTop w:val="0"/>
      <w:marBottom w:val="0"/>
      <w:divBdr>
        <w:top w:val="none" w:sz="0" w:space="0" w:color="auto"/>
        <w:left w:val="none" w:sz="0" w:space="0" w:color="auto"/>
        <w:bottom w:val="none" w:sz="0" w:space="0" w:color="auto"/>
        <w:right w:val="none" w:sz="0" w:space="0" w:color="auto"/>
      </w:divBdr>
    </w:div>
    <w:div w:id="1699431414">
      <w:bodyDiv w:val="1"/>
      <w:marLeft w:val="0"/>
      <w:marRight w:val="0"/>
      <w:marTop w:val="0"/>
      <w:marBottom w:val="0"/>
      <w:divBdr>
        <w:top w:val="none" w:sz="0" w:space="0" w:color="auto"/>
        <w:left w:val="none" w:sz="0" w:space="0" w:color="auto"/>
        <w:bottom w:val="none" w:sz="0" w:space="0" w:color="auto"/>
        <w:right w:val="none" w:sz="0" w:space="0" w:color="auto"/>
      </w:divBdr>
    </w:div>
    <w:div w:id="1738822944">
      <w:bodyDiv w:val="1"/>
      <w:marLeft w:val="0"/>
      <w:marRight w:val="0"/>
      <w:marTop w:val="0"/>
      <w:marBottom w:val="0"/>
      <w:divBdr>
        <w:top w:val="none" w:sz="0" w:space="0" w:color="auto"/>
        <w:left w:val="none" w:sz="0" w:space="0" w:color="auto"/>
        <w:bottom w:val="none" w:sz="0" w:space="0" w:color="auto"/>
        <w:right w:val="none" w:sz="0" w:space="0" w:color="auto"/>
      </w:divBdr>
      <w:divsChild>
        <w:div w:id="1108311095">
          <w:marLeft w:val="480"/>
          <w:marRight w:val="0"/>
          <w:marTop w:val="0"/>
          <w:marBottom w:val="0"/>
          <w:divBdr>
            <w:top w:val="none" w:sz="0" w:space="0" w:color="auto"/>
            <w:left w:val="none" w:sz="0" w:space="0" w:color="auto"/>
            <w:bottom w:val="none" w:sz="0" w:space="0" w:color="auto"/>
            <w:right w:val="none" w:sz="0" w:space="0" w:color="auto"/>
          </w:divBdr>
          <w:divsChild>
            <w:div w:id="9605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75972">
      <w:bodyDiv w:val="1"/>
      <w:marLeft w:val="0"/>
      <w:marRight w:val="0"/>
      <w:marTop w:val="0"/>
      <w:marBottom w:val="0"/>
      <w:divBdr>
        <w:top w:val="none" w:sz="0" w:space="0" w:color="auto"/>
        <w:left w:val="none" w:sz="0" w:space="0" w:color="auto"/>
        <w:bottom w:val="none" w:sz="0" w:space="0" w:color="auto"/>
        <w:right w:val="none" w:sz="0" w:space="0" w:color="auto"/>
      </w:divBdr>
      <w:divsChild>
        <w:div w:id="1682272914">
          <w:marLeft w:val="547"/>
          <w:marRight w:val="0"/>
          <w:marTop w:val="0"/>
          <w:marBottom w:val="0"/>
          <w:divBdr>
            <w:top w:val="none" w:sz="0" w:space="0" w:color="auto"/>
            <w:left w:val="none" w:sz="0" w:space="0" w:color="auto"/>
            <w:bottom w:val="none" w:sz="0" w:space="0" w:color="auto"/>
            <w:right w:val="none" w:sz="0" w:space="0" w:color="auto"/>
          </w:divBdr>
        </w:div>
      </w:divsChild>
    </w:div>
    <w:div w:id="1807383358">
      <w:bodyDiv w:val="1"/>
      <w:marLeft w:val="0"/>
      <w:marRight w:val="0"/>
      <w:marTop w:val="0"/>
      <w:marBottom w:val="0"/>
      <w:divBdr>
        <w:top w:val="none" w:sz="0" w:space="0" w:color="auto"/>
        <w:left w:val="none" w:sz="0" w:space="0" w:color="auto"/>
        <w:bottom w:val="none" w:sz="0" w:space="0" w:color="auto"/>
        <w:right w:val="none" w:sz="0" w:space="0" w:color="auto"/>
      </w:divBdr>
    </w:div>
    <w:div w:id="1809204630">
      <w:bodyDiv w:val="1"/>
      <w:marLeft w:val="0"/>
      <w:marRight w:val="0"/>
      <w:marTop w:val="0"/>
      <w:marBottom w:val="0"/>
      <w:divBdr>
        <w:top w:val="none" w:sz="0" w:space="0" w:color="auto"/>
        <w:left w:val="none" w:sz="0" w:space="0" w:color="auto"/>
        <w:bottom w:val="none" w:sz="0" w:space="0" w:color="auto"/>
        <w:right w:val="none" w:sz="0" w:space="0" w:color="auto"/>
      </w:divBdr>
      <w:divsChild>
        <w:div w:id="1089891008">
          <w:marLeft w:val="480"/>
          <w:marRight w:val="0"/>
          <w:marTop w:val="0"/>
          <w:marBottom w:val="0"/>
          <w:divBdr>
            <w:top w:val="none" w:sz="0" w:space="0" w:color="auto"/>
            <w:left w:val="none" w:sz="0" w:space="0" w:color="auto"/>
            <w:bottom w:val="none" w:sz="0" w:space="0" w:color="auto"/>
            <w:right w:val="none" w:sz="0" w:space="0" w:color="auto"/>
          </w:divBdr>
          <w:divsChild>
            <w:div w:id="23147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38628">
      <w:bodyDiv w:val="1"/>
      <w:marLeft w:val="0"/>
      <w:marRight w:val="0"/>
      <w:marTop w:val="0"/>
      <w:marBottom w:val="0"/>
      <w:divBdr>
        <w:top w:val="none" w:sz="0" w:space="0" w:color="auto"/>
        <w:left w:val="none" w:sz="0" w:space="0" w:color="auto"/>
        <w:bottom w:val="none" w:sz="0" w:space="0" w:color="auto"/>
        <w:right w:val="none" w:sz="0" w:space="0" w:color="auto"/>
      </w:divBdr>
    </w:div>
    <w:div w:id="1882668724">
      <w:bodyDiv w:val="1"/>
      <w:marLeft w:val="0"/>
      <w:marRight w:val="0"/>
      <w:marTop w:val="0"/>
      <w:marBottom w:val="0"/>
      <w:divBdr>
        <w:top w:val="none" w:sz="0" w:space="0" w:color="auto"/>
        <w:left w:val="none" w:sz="0" w:space="0" w:color="auto"/>
        <w:bottom w:val="none" w:sz="0" w:space="0" w:color="auto"/>
        <w:right w:val="none" w:sz="0" w:space="0" w:color="auto"/>
      </w:divBdr>
    </w:div>
    <w:div w:id="1883402420">
      <w:bodyDiv w:val="1"/>
      <w:marLeft w:val="0"/>
      <w:marRight w:val="0"/>
      <w:marTop w:val="0"/>
      <w:marBottom w:val="0"/>
      <w:divBdr>
        <w:top w:val="none" w:sz="0" w:space="0" w:color="auto"/>
        <w:left w:val="none" w:sz="0" w:space="0" w:color="auto"/>
        <w:bottom w:val="none" w:sz="0" w:space="0" w:color="auto"/>
        <w:right w:val="none" w:sz="0" w:space="0" w:color="auto"/>
      </w:divBdr>
    </w:div>
    <w:div w:id="1884518222">
      <w:bodyDiv w:val="1"/>
      <w:marLeft w:val="0"/>
      <w:marRight w:val="0"/>
      <w:marTop w:val="0"/>
      <w:marBottom w:val="0"/>
      <w:divBdr>
        <w:top w:val="none" w:sz="0" w:space="0" w:color="auto"/>
        <w:left w:val="none" w:sz="0" w:space="0" w:color="auto"/>
        <w:bottom w:val="none" w:sz="0" w:space="0" w:color="auto"/>
        <w:right w:val="none" w:sz="0" w:space="0" w:color="auto"/>
      </w:divBdr>
    </w:div>
    <w:div w:id="1924029674">
      <w:bodyDiv w:val="1"/>
      <w:marLeft w:val="0"/>
      <w:marRight w:val="0"/>
      <w:marTop w:val="0"/>
      <w:marBottom w:val="0"/>
      <w:divBdr>
        <w:top w:val="none" w:sz="0" w:space="0" w:color="auto"/>
        <w:left w:val="none" w:sz="0" w:space="0" w:color="auto"/>
        <w:bottom w:val="none" w:sz="0" w:space="0" w:color="auto"/>
        <w:right w:val="none" w:sz="0" w:space="0" w:color="auto"/>
      </w:divBdr>
    </w:div>
    <w:div w:id="1924869538">
      <w:bodyDiv w:val="1"/>
      <w:marLeft w:val="0"/>
      <w:marRight w:val="0"/>
      <w:marTop w:val="0"/>
      <w:marBottom w:val="0"/>
      <w:divBdr>
        <w:top w:val="none" w:sz="0" w:space="0" w:color="auto"/>
        <w:left w:val="none" w:sz="0" w:space="0" w:color="auto"/>
        <w:bottom w:val="none" w:sz="0" w:space="0" w:color="auto"/>
        <w:right w:val="none" w:sz="0" w:space="0" w:color="auto"/>
      </w:divBdr>
    </w:div>
    <w:div w:id="1969772458">
      <w:bodyDiv w:val="1"/>
      <w:marLeft w:val="0"/>
      <w:marRight w:val="0"/>
      <w:marTop w:val="0"/>
      <w:marBottom w:val="0"/>
      <w:divBdr>
        <w:top w:val="none" w:sz="0" w:space="0" w:color="auto"/>
        <w:left w:val="none" w:sz="0" w:space="0" w:color="auto"/>
        <w:bottom w:val="none" w:sz="0" w:space="0" w:color="auto"/>
        <w:right w:val="none" w:sz="0" w:space="0" w:color="auto"/>
      </w:divBdr>
      <w:divsChild>
        <w:div w:id="1667783586">
          <w:marLeft w:val="480"/>
          <w:marRight w:val="0"/>
          <w:marTop w:val="0"/>
          <w:marBottom w:val="0"/>
          <w:divBdr>
            <w:top w:val="none" w:sz="0" w:space="0" w:color="auto"/>
            <w:left w:val="none" w:sz="0" w:space="0" w:color="auto"/>
            <w:bottom w:val="none" w:sz="0" w:space="0" w:color="auto"/>
            <w:right w:val="none" w:sz="0" w:space="0" w:color="auto"/>
          </w:divBdr>
          <w:divsChild>
            <w:div w:id="160880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0234">
      <w:bodyDiv w:val="1"/>
      <w:marLeft w:val="0"/>
      <w:marRight w:val="0"/>
      <w:marTop w:val="0"/>
      <w:marBottom w:val="0"/>
      <w:divBdr>
        <w:top w:val="none" w:sz="0" w:space="0" w:color="auto"/>
        <w:left w:val="none" w:sz="0" w:space="0" w:color="auto"/>
        <w:bottom w:val="none" w:sz="0" w:space="0" w:color="auto"/>
        <w:right w:val="none" w:sz="0" w:space="0" w:color="auto"/>
      </w:divBdr>
    </w:div>
    <w:div w:id="2024669664">
      <w:bodyDiv w:val="1"/>
      <w:marLeft w:val="0"/>
      <w:marRight w:val="0"/>
      <w:marTop w:val="0"/>
      <w:marBottom w:val="0"/>
      <w:divBdr>
        <w:top w:val="none" w:sz="0" w:space="0" w:color="auto"/>
        <w:left w:val="none" w:sz="0" w:space="0" w:color="auto"/>
        <w:bottom w:val="none" w:sz="0" w:space="0" w:color="auto"/>
        <w:right w:val="none" w:sz="0" w:space="0" w:color="auto"/>
      </w:divBdr>
    </w:div>
    <w:div w:id="2049986690">
      <w:bodyDiv w:val="1"/>
      <w:marLeft w:val="0"/>
      <w:marRight w:val="0"/>
      <w:marTop w:val="0"/>
      <w:marBottom w:val="0"/>
      <w:divBdr>
        <w:top w:val="none" w:sz="0" w:space="0" w:color="auto"/>
        <w:left w:val="none" w:sz="0" w:space="0" w:color="auto"/>
        <w:bottom w:val="none" w:sz="0" w:space="0" w:color="auto"/>
        <w:right w:val="none" w:sz="0" w:space="0" w:color="auto"/>
      </w:divBdr>
    </w:div>
    <w:div w:id="2135054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5281/zenodo.5906766" TargetMode="External"/><Relationship Id="rId13" Type="http://schemas.openxmlformats.org/officeDocument/2006/relationships/image" Target="media/image1.jpeg"/><Relationship Id="rId18" Type="http://schemas.openxmlformats.org/officeDocument/2006/relationships/image" Target="media/image3.emf"/><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yperlink" Target="https://doi.org/10.5281/zenodo.5904156" TargetMode="Externa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5.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5281/zenodo.5906766"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https://doi.org/10.5281/zenodo.5906766" TargetMode="External"/><Relationship Id="rId19"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hyperlink" Target="https://doi.org/10.5281/zenodo.5904156" TargetMode="External"/><Relationship Id="rId14" Type="http://schemas.openxmlformats.org/officeDocument/2006/relationships/comments" Target="comments.xml"/><Relationship Id="rId22" Type="http://schemas.openxmlformats.org/officeDocument/2006/relationships/footer" Target="footer1.xml"/><Relationship Id="rId27" Type="http://schemas.openxmlformats.org/officeDocument/2006/relationships/image" Target="media/image11.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mercator-ocean.eu/en/solutions-expertise/accessing-digital-data/product-details/?offer=4217979b-2662-329a-907c-602fdc69c3a3&amp;system=d35404e4-40d3-59d6-3608-581c9495d86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CF7EB-D7D1-4365-B5A1-39EC2AAFC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44</Pages>
  <Words>12952</Words>
  <Characters>73832</Characters>
  <Application>Microsoft Office Word</Application>
  <DocSecurity>0</DocSecurity>
  <Lines>615</Lines>
  <Paragraphs>173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86611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Diamela De Veer</dc:creator>
  <cp:keywords/>
  <dc:description/>
  <cp:lastModifiedBy>Ypma, S.L. (Stefanie)</cp:lastModifiedBy>
  <cp:revision>16</cp:revision>
  <dcterms:created xsi:type="dcterms:W3CDTF">2022-07-31T16:33:00Z</dcterms:created>
  <dcterms:modified xsi:type="dcterms:W3CDTF">2022-08-18T08:10:00Z</dcterms:modified>
</cp:coreProperties>
</file>